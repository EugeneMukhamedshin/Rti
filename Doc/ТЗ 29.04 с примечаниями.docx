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7CF9C7D9" w14:textId="77777777" w:rsidR="00295E57" w:rsidRDefault="00DD7803">
      <w:pPr>
        <w:pStyle w:val="12"/>
        <w:tabs>
          <w:tab w:val="right" w:leader="dot" w:pos="10762"/>
        </w:tabs>
        <w:rPr>
          <w:ins w:id="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4-20T12:10:00Z">
        <w:r w:rsidR="00295E57" w:rsidRPr="00E121D8">
          <w:rPr>
            <w:rStyle w:val="a7"/>
            <w:noProof/>
          </w:rPr>
          <w:fldChar w:fldCharType="begin"/>
        </w:r>
        <w:r w:rsidR="00295E57" w:rsidRPr="00E121D8">
          <w:rPr>
            <w:rStyle w:val="a7"/>
            <w:noProof/>
          </w:rPr>
          <w:instrText xml:space="preserve"> </w:instrText>
        </w:r>
        <w:r w:rsidR="00295E57">
          <w:rPr>
            <w:noProof/>
          </w:rPr>
          <w:instrText>HYPERLINK \l "_Toc448917539"</w:instrText>
        </w:r>
        <w:r w:rsidR="00295E57" w:rsidRPr="00E121D8">
          <w:rPr>
            <w:rStyle w:val="a7"/>
            <w:noProof/>
          </w:rPr>
          <w:instrText xml:space="preserve"> </w:instrText>
        </w:r>
        <w:r w:rsidR="00295E57" w:rsidRPr="00E121D8">
          <w:rPr>
            <w:rStyle w:val="a7"/>
            <w:noProof/>
          </w:rPr>
          <w:fldChar w:fldCharType="separate"/>
        </w:r>
        <w:r w:rsidR="00295E57" w:rsidRPr="00E121D8">
          <w:rPr>
            <w:rStyle w:val="a7"/>
            <w:noProof/>
          </w:rPr>
          <w:t>1 ПОСТАНОВКА ЗАДАЧИ</w:t>
        </w:r>
        <w:r w:rsidR="00295E57">
          <w:rPr>
            <w:noProof/>
            <w:webHidden/>
          </w:rPr>
          <w:tab/>
        </w:r>
        <w:r w:rsidR="00295E57">
          <w:rPr>
            <w:noProof/>
            <w:webHidden/>
          </w:rPr>
          <w:fldChar w:fldCharType="begin"/>
        </w:r>
        <w:r w:rsidR="00295E57">
          <w:rPr>
            <w:noProof/>
            <w:webHidden/>
          </w:rPr>
          <w:instrText xml:space="preserve"> PAGEREF _Toc448917539 \h </w:instrText>
        </w:r>
      </w:ins>
      <w:r w:rsidR="00295E57">
        <w:rPr>
          <w:noProof/>
          <w:webHidden/>
        </w:rPr>
      </w:r>
      <w:r w:rsidR="00295E57">
        <w:rPr>
          <w:noProof/>
          <w:webHidden/>
        </w:rPr>
        <w:fldChar w:fldCharType="separate"/>
      </w:r>
      <w:ins w:id="3" w:author="Екатерина Луткова" w:date="2016-04-20T12:10:00Z">
        <w:r w:rsidR="00295E57">
          <w:rPr>
            <w:noProof/>
            <w:webHidden/>
          </w:rPr>
          <w:t>4</w:t>
        </w:r>
        <w:r w:rsidR="00295E57">
          <w:rPr>
            <w:noProof/>
            <w:webHidden/>
          </w:rPr>
          <w:fldChar w:fldCharType="end"/>
        </w:r>
        <w:r w:rsidR="00295E57" w:rsidRPr="00E121D8">
          <w:rPr>
            <w:rStyle w:val="a7"/>
            <w:noProof/>
          </w:rPr>
          <w:fldChar w:fldCharType="end"/>
        </w:r>
      </w:ins>
    </w:p>
    <w:p w14:paraId="1574D7C1" w14:textId="77777777" w:rsidR="00295E57" w:rsidRDefault="00295E57">
      <w:pPr>
        <w:pStyle w:val="21"/>
        <w:tabs>
          <w:tab w:val="right" w:leader="dot" w:pos="10762"/>
        </w:tabs>
        <w:rPr>
          <w:ins w:id="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E85CDC5" w14:textId="77777777" w:rsidR="00295E57" w:rsidRDefault="00295E57">
      <w:pPr>
        <w:pStyle w:val="21"/>
        <w:tabs>
          <w:tab w:val="right" w:leader="dot" w:pos="10762"/>
        </w:tabs>
        <w:rPr>
          <w:ins w:id="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33E36C" w14:textId="77777777" w:rsidR="00295E57" w:rsidRDefault="00295E57">
      <w:pPr>
        <w:pStyle w:val="12"/>
        <w:tabs>
          <w:tab w:val="right" w:leader="dot" w:pos="10762"/>
        </w:tabs>
        <w:rPr>
          <w:ins w:id="1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7A86C72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3550C75" w14:textId="77777777" w:rsidR="00295E57" w:rsidRDefault="00295E57">
      <w:pPr>
        <w:pStyle w:val="21"/>
        <w:tabs>
          <w:tab w:val="right" w:leader="dot" w:pos="10762"/>
        </w:tabs>
        <w:rPr>
          <w:ins w:id="1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Екатерина Луткова" w:date="2016-04-20T12:10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0CBC370" w14:textId="77777777" w:rsidR="00295E57" w:rsidRDefault="00295E57">
      <w:pPr>
        <w:pStyle w:val="21"/>
        <w:tabs>
          <w:tab w:val="right" w:leader="dot" w:pos="10762"/>
        </w:tabs>
        <w:rPr>
          <w:ins w:id="1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caps/>
            <w:noProof/>
          </w:rPr>
          <w:t xml:space="preserve">2.3. </w:t>
        </w:r>
        <w:r w:rsidRPr="00E121D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157EDA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B01888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Екатерина Луткова" w:date="2016-04-20T12:10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AA011B" w14:textId="77777777" w:rsidR="00295E57" w:rsidRDefault="00295E57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9F951A3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"_Toc448917549"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CBD921D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Екатерина Луткова" w:date="2016-04-20T12:10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F9B295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E8DE16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0CC406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Екатерина Луткова" w:date="2016-04-20T12:10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C8D5F8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BC5895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432F7B7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Екатерина Луткова" w:date="2016-04-20T12:10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256264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Екатерина Луткова" w:date="2016-04-20T12:10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E0698B5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1D0C5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"_Toc448917559"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_Toc448917559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B6FC62B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Екатерина Луткова" w:date="2016-04-20T12:10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A1221A2" w14:textId="77777777" w:rsidR="00295E57" w:rsidRDefault="00295E57">
      <w:pPr>
        <w:pStyle w:val="31"/>
        <w:tabs>
          <w:tab w:val="right" w:leader="dot" w:pos="10762"/>
        </w:tabs>
        <w:rPr>
          <w:ins w:id="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"_Toc448917561"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_Toc448917561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A11EAA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Екатерина Луткова" w:date="2016-04-20T12:10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4223F4B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E2EA6D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Екатерина Луткова" w:date="2016-04-20T12:10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C482AB2" w14:textId="77777777" w:rsidR="00295E57" w:rsidRDefault="00295E57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79AB2FF" w14:textId="77777777" w:rsidR="00295E57" w:rsidRDefault="00295E57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Екатерина Луткова" w:date="2016-04-20T12:10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4D1D3A7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Екатерина Луткова" w:date="2016-04-20T12:10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B18089" w14:textId="77777777" w:rsidR="00295E57" w:rsidRDefault="00295E57">
      <w:pPr>
        <w:pStyle w:val="31"/>
        <w:tabs>
          <w:tab w:val="right" w:leader="dot" w:pos="10762"/>
        </w:tabs>
        <w:rPr>
          <w:ins w:id="8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Екатерина Луткова" w:date="2016-04-20T12:10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9D03EC" w14:textId="77777777" w:rsidR="00295E57" w:rsidRDefault="00295E57">
      <w:pPr>
        <w:pStyle w:val="31"/>
        <w:tabs>
          <w:tab w:val="right" w:leader="dot" w:pos="10762"/>
        </w:tabs>
        <w:rPr>
          <w:ins w:id="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6AC742F" w14:textId="77777777" w:rsidR="00295E57" w:rsidRDefault="00295E57">
      <w:pPr>
        <w:pStyle w:val="31"/>
        <w:tabs>
          <w:tab w:val="right" w:leader="dot" w:pos="10762"/>
        </w:tabs>
        <w:rPr>
          <w:ins w:id="9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0F22E27" w14:textId="77777777" w:rsidR="00295E57" w:rsidRDefault="00295E57">
      <w:pPr>
        <w:pStyle w:val="31"/>
        <w:tabs>
          <w:tab w:val="right" w:leader="dot" w:pos="10762"/>
        </w:tabs>
        <w:rPr>
          <w:ins w:id="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"_Toc448917589"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_Toc448917589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5E16A67" w14:textId="77777777" w:rsidR="00295E57" w:rsidRDefault="00295E57">
      <w:pPr>
        <w:pStyle w:val="31"/>
        <w:tabs>
          <w:tab w:val="right" w:leader="dot" w:pos="10762"/>
        </w:tabs>
        <w:rPr>
          <w:ins w:id="10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Екатерина Луткова" w:date="2016-04-20T12:10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BBE242" w14:textId="77777777" w:rsidR="00295E57" w:rsidRDefault="00295E57">
      <w:pPr>
        <w:pStyle w:val="31"/>
        <w:tabs>
          <w:tab w:val="right" w:leader="dot" w:pos="10762"/>
        </w:tabs>
        <w:rPr>
          <w:ins w:id="1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9E3ED19" w14:textId="77777777" w:rsidR="00295E57" w:rsidRDefault="00295E57">
      <w:pPr>
        <w:pStyle w:val="31"/>
        <w:tabs>
          <w:tab w:val="right" w:leader="dot" w:pos="10762"/>
        </w:tabs>
        <w:rPr>
          <w:ins w:id="10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80B99DE" w14:textId="77777777" w:rsidR="00295E57" w:rsidRDefault="00295E57">
      <w:pPr>
        <w:pStyle w:val="31"/>
        <w:tabs>
          <w:tab w:val="right" w:leader="dot" w:pos="10762"/>
        </w:tabs>
        <w:rPr>
          <w:ins w:id="1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Екатерина Луткова" w:date="2016-04-20T12:10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01AC5EB" w14:textId="77777777" w:rsidR="00295E57" w:rsidRDefault="00295E57">
      <w:pPr>
        <w:pStyle w:val="31"/>
        <w:tabs>
          <w:tab w:val="right" w:leader="dot" w:pos="10762"/>
        </w:tabs>
        <w:rPr>
          <w:ins w:id="11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4.4.7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E27B458" w14:textId="77777777" w:rsidR="00295E57" w:rsidRDefault="00295E57">
      <w:pPr>
        <w:pStyle w:val="31"/>
        <w:tabs>
          <w:tab w:val="right" w:leader="dot" w:pos="10762"/>
        </w:tabs>
        <w:rPr>
          <w:ins w:id="1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4-20T12:10:00Z">
        <w:r w:rsidRPr="00E121D8">
          <w:rPr>
            <w:rStyle w:val="a7"/>
            <w:noProof/>
          </w:rPr>
          <w:lastRenderedPageBreak/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4.4.8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Екатерина Луткова" w:date="2016-04-20T12:10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43E6411" w14:textId="77777777" w:rsidR="00295E57" w:rsidRDefault="00295E57">
      <w:pPr>
        <w:pStyle w:val="31"/>
        <w:tabs>
          <w:tab w:val="right" w:leader="dot" w:pos="10762"/>
        </w:tabs>
        <w:rPr>
          <w:ins w:id="1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4.4.9 Реестр по всем заявкам (% доли прямых завтрат).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891C0AF" w14:textId="77777777" w:rsidR="00295E57" w:rsidRDefault="00295E57">
      <w:pPr>
        <w:pStyle w:val="31"/>
        <w:tabs>
          <w:tab w:val="right" w:leader="dot" w:pos="10762"/>
        </w:tabs>
        <w:rPr>
          <w:ins w:id="1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4.4.10 Сводный отчет по номеру чертежа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99D19E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Екатерина Луткова" w:date="2016-04-20T12:10:00Z"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A0B5E49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"_Toc448917599"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_Toc448917599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Екатерина Луткова" w:date="2016-04-20T12:10:00Z"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12CDFBA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Екатерина Луткова" w:date="2016-04-20T12:10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18FA7CD" w14:textId="77777777" w:rsidR="00295E57" w:rsidRDefault="00295E57">
      <w:pPr>
        <w:pStyle w:val="31"/>
        <w:tabs>
          <w:tab w:val="right" w:leader="dot" w:pos="10762"/>
        </w:tabs>
        <w:rPr>
          <w:ins w:id="1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Екатерина Луткова" w:date="2016-04-20T12:10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F255D62" w14:textId="77777777" w:rsidR="00295E57" w:rsidRDefault="00295E57">
      <w:pPr>
        <w:pStyle w:val="31"/>
        <w:tabs>
          <w:tab w:val="left" w:pos="1320"/>
          <w:tab w:val="right" w:leader="dot" w:pos="10762"/>
        </w:tabs>
        <w:rPr>
          <w:ins w:id="13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77C4075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Екатерина Луткова" w:date="2016-04-20T12:10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4C1A9C4" w14:textId="77777777" w:rsidR="00295E57" w:rsidRDefault="00295E57">
      <w:pPr>
        <w:pStyle w:val="31"/>
        <w:tabs>
          <w:tab w:val="right" w:leader="dot" w:pos="10762"/>
        </w:tabs>
        <w:rPr>
          <w:ins w:id="1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4.6.1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49A6ED7" w14:textId="77777777" w:rsidR="00295E57" w:rsidRDefault="00295E57">
      <w:pPr>
        <w:pStyle w:val="31"/>
        <w:tabs>
          <w:tab w:val="right" w:leader="dot" w:pos="10762"/>
        </w:tabs>
        <w:rPr>
          <w:ins w:id="1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4.6.2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Екатерина Луткова" w:date="2016-04-20T12:10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39AEF26" w14:textId="77777777" w:rsidR="00295E57" w:rsidRDefault="00295E57">
      <w:pPr>
        <w:pStyle w:val="21"/>
        <w:tabs>
          <w:tab w:val="left" w:pos="880"/>
          <w:tab w:val="right" w:leader="dot" w:pos="10762"/>
        </w:tabs>
        <w:rPr>
          <w:ins w:id="1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Екатерина Луткова" w:date="2016-04-20T12:10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9D52B64" w14:textId="77777777" w:rsidR="00295E57" w:rsidRDefault="00295E57">
      <w:pPr>
        <w:pStyle w:val="31"/>
        <w:tabs>
          <w:tab w:val="left" w:pos="1100"/>
          <w:tab w:val="right" w:leader="dot" w:pos="10762"/>
        </w:tabs>
        <w:rPr>
          <w:ins w:id="1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1EE8A13" w14:textId="77777777" w:rsidR="00295E57" w:rsidRDefault="00295E57">
      <w:pPr>
        <w:pStyle w:val="31"/>
        <w:tabs>
          <w:tab w:val="right" w:leader="dot" w:pos="10762"/>
        </w:tabs>
        <w:rPr>
          <w:ins w:id="15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733C036" w14:textId="77777777" w:rsidR="00295E57" w:rsidRDefault="00295E57">
      <w:pPr>
        <w:pStyle w:val="31"/>
        <w:tabs>
          <w:tab w:val="right" w:leader="dot" w:pos="10762"/>
        </w:tabs>
        <w:rPr>
          <w:ins w:id="1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"_Toc448917609"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761B222" w14:textId="77777777" w:rsidR="00295E57" w:rsidRDefault="00295E57">
      <w:pPr>
        <w:pStyle w:val="31"/>
        <w:tabs>
          <w:tab w:val="right" w:leader="dot" w:pos="10762"/>
        </w:tabs>
        <w:rPr>
          <w:ins w:id="16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Екатерина Луткова" w:date="2016-04-20T12:10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9FB8603" w14:textId="77777777" w:rsidR="00295E57" w:rsidRDefault="00295E57">
      <w:pPr>
        <w:pStyle w:val="31"/>
        <w:tabs>
          <w:tab w:val="right" w:leader="dot" w:pos="10762"/>
        </w:tabs>
        <w:rPr>
          <w:ins w:id="1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50FBC1" w14:textId="77777777" w:rsidR="00295E57" w:rsidRDefault="00295E57">
      <w:pPr>
        <w:pStyle w:val="31"/>
        <w:tabs>
          <w:tab w:val="right" w:leader="dot" w:pos="10762"/>
        </w:tabs>
        <w:rPr>
          <w:ins w:id="16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4.7.7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AD6ECB6" w14:textId="77777777" w:rsidR="00295E57" w:rsidRDefault="00295E57">
      <w:pPr>
        <w:pStyle w:val="21"/>
        <w:tabs>
          <w:tab w:val="right" w:leader="dot" w:pos="10762"/>
        </w:tabs>
        <w:rPr>
          <w:ins w:id="1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>4.8 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1243D48B" w14:textId="77777777" w:rsidR="00295E57" w:rsidRDefault="00295E57">
      <w:pPr>
        <w:pStyle w:val="21"/>
        <w:tabs>
          <w:tab w:val="right" w:leader="dot" w:pos="10762"/>
        </w:tabs>
        <w:rPr>
          <w:ins w:id="17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  <w:lang w:eastAsia="ru-RU"/>
          </w:rPr>
          <w:t xml:space="preserve">4.9 </w:t>
        </w:r>
        <w:r w:rsidRPr="00E121D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4" w:author="Екатерина Луткова" w:date="2016-04-20T12:10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4F3D847A" w14:textId="77777777" w:rsidR="00295E57" w:rsidRDefault="00295E57">
      <w:pPr>
        <w:pStyle w:val="31"/>
        <w:tabs>
          <w:tab w:val="right" w:leader="dot" w:pos="10762"/>
        </w:tabs>
        <w:rPr>
          <w:ins w:id="1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"_Toc448917615"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7" w:author="Екатерина Луткова" w:date="2016-04-20T12:10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6102E11" w14:textId="77777777" w:rsidR="00295E57" w:rsidRDefault="00295E57">
      <w:pPr>
        <w:pStyle w:val="21"/>
        <w:tabs>
          <w:tab w:val="right" w:leader="dot" w:pos="10762"/>
        </w:tabs>
        <w:rPr>
          <w:ins w:id="1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"_Toc448917616"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0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5C3EB5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"_Toc448917617"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3" w:author="Екатерина Луткова" w:date="2016-04-20T12:10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38272B30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"_Toc448917618"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6" w:author="Екатерина Луткова" w:date="2016-04-20T12:10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1B0A315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"_Toc448917619"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_Toc448917619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9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006D43E2" w14:textId="77777777" w:rsidR="00295E57" w:rsidRDefault="00295E57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"_Toc448917620"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E121D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2" w:author="Екатерина Луткова" w:date="2016-04-20T12:10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AD1F41D" w14:textId="77777777" w:rsidR="00295E57" w:rsidRDefault="00295E57">
      <w:pPr>
        <w:pStyle w:val="12"/>
        <w:tabs>
          <w:tab w:val="right" w:leader="dot" w:pos="10762"/>
        </w:tabs>
        <w:rPr>
          <w:ins w:id="1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"_Toc448917621"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5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638EF385" w14:textId="77777777" w:rsidR="00295E57" w:rsidRDefault="00295E57">
      <w:pPr>
        <w:pStyle w:val="12"/>
        <w:tabs>
          <w:tab w:val="right" w:leader="dot" w:pos="10762"/>
        </w:tabs>
        <w:rPr>
          <w:ins w:id="1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"_Toc448917622"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7E212BC6" w14:textId="77777777" w:rsidR="00295E57" w:rsidRDefault="00295E57">
      <w:pPr>
        <w:pStyle w:val="21"/>
        <w:tabs>
          <w:tab w:val="right" w:leader="dot" w:pos="10762"/>
        </w:tabs>
        <w:rPr>
          <w:ins w:id="1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"_Toc448917623"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599951CD" w14:textId="77777777" w:rsidR="00295E57" w:rsidRDefault="00295E57">
      <w:pPr>
        <w:pStyle w:val="21"/>
        <w:tabs>
          <w:tab w:val="right" w:leader="dot" w:pos="10762"/>
        </w:tabs>
        <w:rPr>
          <w:ins w:id="2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4-20T12:10:00Z">
        <w:r w:rsidRPr="00E121D8">
          <w:rPr>
            <w:rStyle w:val="a7"/>
            <w:noProof/>
          </w:rPr>
          <w:fldChar w:fldCharType="begin"/>
        </w:r>
        <w:r w:rsidRPr="00E121D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"_Toc448917624"</w:instrText>
        </w:r>
        <w:r w:rsidRPr="00E121D8">
          <w:rPr>
            <w:rStyle w:val="a7"/>
            <w:noProof/>
          </w:rPr>
          <w:instrText xml:space="preserve"> </w:instrText>
        </w:r>
        <w:r w:rsidRPr="00E121D8">
          <w:rPr>
            <w:rStyle w:val="a7"/>
            <w:noProof/>
          </w:rPr>
          <w:fldChar w:fldCharType="separate"/>
        </w:r>
        <w:r w:rsidRPr="00E121D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_Toc448917624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" w:author="Екатерина Луткова" w:date="2016-04-20T12:10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E121D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6" w:author="Екатерина Луткова" w:date="2016-04-20T12:10:00Z">
        <w:r w:rsidRPr="00295E57" w:rsidDel="00295E57">
          <w:rPr>
            <w:rPrChange w:id="207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0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09" w:author="Екатерина Луткова" w:date="2016-04-20T12:10:00Z">
        <w:r w:rsidRPr="00295E57" w:rsidDel="00295E57">
          <w:rPr>
            <w:rPrChange w:id="210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0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2" w:author="Екатерина Луткова" w:date="2016-04-20T12:10:00Z">
        <w:r w:rsidRPr="00295E57" w:rsidDel="00295E57">
          <w:rPr>
            <w:rPrChange w:id="223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5" w:author="Екатерина Луткова" w:date="2016-04-20T12:10:00Z">
        <w:r w:rsidRPr="00295E57" w:rsidDel="00295E57">
          <w:rPr>
            <w:rPrChange w:id="226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0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2" w:author="Екатерина Луткова" w:date="2016-04-20T12:10:00Z">
        <w:r w:rsidRPr="00295E57" w:rsidDel="00295E57">
          <w:rPr>
            <w:rPrChange w:id="233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4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6" w:author="Екатерина Луткова" w:date="2016-04-20T12:10:00Z">
        <w:r w:rsidRPr="00295E57" w:rsidDel="00295E57">
          <w:rPr>
            <w:rPrChange w:id="237" w:author="Екатерина Луткова" w:date="2016-04-20T12:10:00Z">
              <w:rPr>
                <w:rStyle w:val="a7"/>
                <w:noProof/>
              </w:rPr>
            </w:rPrChange>
          </w:rPr>
          <w:lastRenderedPageBreak/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8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0" w:author="Екатерина Луткова" w:date="2016-04-20T12:10:00Z">
        <w:r w:rsidRPr="00295E57" w:rsidDel="00295E57">
          <w:rPr>
            <w:rPrChange w:id="241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2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4" w:author="Екатерина Луткова" w:date="2016-04-20T12:10:00Z">
        <w:r w:rsidRPr="00295E57" w:rsidDel="00295E57">
          <w:rPr>
            <w:rPrChange w:id="245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6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8" w:author="Екатерина Луткова" w:date="2016-04-20T12:10:00Z">
        <w:r w:rsidRPr="00295E57" w:rsidDel="00295E57">
          <w:rPr>
            <w:rPrChange w:id="249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0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2" w:author="Екатерина Луткова" w:date="2016-04-20T12:10:00Z">
        <w:r w:rsidRPr="00295E57" w:rsidDel="00295E57">
          <w:rPr>
            <w:rPrChange w:id="253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6" w:author="Екатерина Луткова" w:date="2016-04-20T12:10:00Z">
        <w:r w:rsidRPr="00295E57" w:rsidDel="00295E57">
          <w:rPr>
            <w:rPrChange w:id="257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0" w:author="Екатерина Луткова" w:date="2016-04-20T12:10:00Z">
        <w:r w:rsidRPr="00295E57" w:rsidDel="00295E57">
          <w:rPr>
            <w:rPrChange w:id="261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4" w:author="Екатерина Луткова" w:date="2016-04-20T12:10:00Z">
        <w:r w:rsidRPr="00295E57" w:rsidDel="00295E57">
          <w:rPr>
            <w:rPrChange w:id="265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8" w:author="Екатерина Луткова" w:date="2016-04-20T12:10:00Z">
        <w:r w:rsidRPr="00295E57" w:rsidDel="00295E57">
          <w:rPr>
            <w:rPrChange w:id="269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2" w:author="Екатерина Луткова" w:date="2016-04-20T12:10:00Z">
        <w:r w:rsidRPr="00295E57" w:rsidDel="00295E57">
          <w:rPr>
            <w:rPrChange w:id="273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6" w:author="Екатерина Луткова" w:date="2016-04-20T12:10:00Z">
        <w:r w:rsidRPr="00295E57" w:rsidDel="00295E57">
          <w:rPr>
            <w:rPrChange w:id="277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0" w:author="Екатерина Луткова" w:date="2016-04-20T12:10:00Z">
        <w:r w:rsidRPr="00295E57" w:rsidDel="00295E57">
          <w:rPr>
            <w:rPrChange w:id="281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4" w:author="Екатерина Луткова" w:date="2016-04-20T12:10:00Z">
        <w:r w:rsidRPr="00295E57" w:rsidDel="00295E57">
          <w:rPr>
            <w:rPrChange w:id="285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8" w:author="Екатерина Луткова" w:date="2016-04-20T12:10:00Z">
        <w:r w:rsidRPr="00295E57" w:rsidDel="00295E57">
          <w:rPr>
            <w:rPrChange w:id="289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2" w:author="Екатерина Луткова" w:date="2016-04-20T12:10:00Z">
        <w:r w:rsidRPr="00295E57" w:rsidDel="00295E57">
          <w:rPr>
            <w:rPrChange w:id="293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6" w:author="Екатерина Луткова" w:date="2016-04-20T12:10:00Z">
        <w:r w:rsidRPr="00295E57" w:rsidDel="00295E57">
          <w:rPr>
            <w:rPrChange w:id="297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0" w:author="Екатерина Луткова" w:date="2016-04-20T12:10:00Z">
        <w:r w:rsidRPr="00295E57" w:rsidDel="00295E57">
          <w:rPr>
            <w:rPrChange w:id="301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4" w:author="Екатерина Луткова" w:date="2016-04-20T12:10:00Z">
        <w:r w:rsidRPr="00295E57" w:rsidDel="00295E57">
          <w:rPr>
            <w:rPrChange w:id="305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6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8" w:author="Екатерина Луткова" w:date="2016-04-20T12:10:00Z">
        <w:r w:rsidRPr="00295E57" w:rsidDel="00295E57">
          <w:rPr>
            <w:rPrChange w:id="30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2" w:author="Екатерина Луткова" w:date="2016-04-20T12:10:00Z">
        <w:r w:rsidRPr="00295E57" w:rsidDel="00295E57">
          <w:rPr>
            <w:rPrChange w:id="31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5" w:author="Екатерина Луткова" w:date="2016-04-20T12:10:00Z">
        <w:r w:rsidRPr="00295E57" w:rsidDel="00295E57">
          <w:rPr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3" w:author="Екатерина Луткова" w:date="2016-04-20T12:10:00Z">
        <w:r w:rsidRPr="00295E57" w:rsidDel="00295E57">
          <w:rPr>
            <w:rPrChange w:id="34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7" w:author="Екатерина Луткова" w:date="2016-04-20T12:10:00Z">
        <w:r w:rsidRPr="00295E57" w:rsidDel="00295E57">
          <w:rPr>
            <w:rPrChange w:id="34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1" w:author="Екатерина Луткова" w:date="2016-04-20T12:10:00Z">
        <w:r w:rsidRPr="00295E57" w:rsidDel="00295E57">
          <w:rPr>
            <w:rPrChange w:id="35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4" w:author="Екатерина Луткова" w:date="2016-04-20T12:10:00Z">
        <w:r w:rsidRPr="00295E57" w:rsidDel="00295E57">
          <w:rPr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8" w:author="Екатерина Луткова" w:date="2016-04-20T12:10:00Z">
        <w:r w:rsidRPr="00295E57" w:rsidDel="00295E57">
          <w:rPr>
            <w:rPrChange w:id="35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2" w:author="Екатерина Луткова" w:date="2016-04-20T12:10:00Z">
        <w:r w:rsidRPr="00295E57" w:rsidDel="00295E57">
          <w:rPr>
            <w:rPrChange w:id="36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6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5" w:author="Екатерина Луткова" w:date="2016-04-20T12:10:00Z">
        <w:r w:rsidRPr="00295E57" w:rsidDel="00295E57">
          <w:rPr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2" w:author="Екатерина Луткова" w:date="2016-04-20T12:10:00Z">
        <w:r w:rsidRPr="00295E57" w:rsidDel="00295E57">
          <w:rPr>
            <w:rPrChange w:id="37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7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6" w:author="Екатерина Луткова" w:date="2016-04-20T12:10:00Z">
        <w:r w:rsidRPr="00295E57" w:rsidDel="00295E57">
          <w:rPr>
            <w:rPrChange w:id="37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7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9" w:author="Екатерина Луткова" w:date="2016-04-20T12:10:00Z">
        <w:r w:rsidRPr="00295E57" w:rsidDel="00295E57">
          <w:rPr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lastRenderedPageBreak/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rPrChange w:id="395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rPrChange w:id="398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2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4" w:author="Екатерина Луткова" w:date="2016-04-20T12:10:00Z">
        <w:r w:rsidRPr="00295E57" w:rsidDel="00295E57">
          <w:rPr>
            <w:rPrChange w:id="405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6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8" w:author="Екатерина Луткова" w:date="2016-04-20T12:10:00Z">
        <w:r w:rsidRPr="00295E57" w:rsidDel="00295E57">
          <w:rPr>
            <w:rPrChange w:id="409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0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2" w:author="Екатерина Луткова" w:date="2016-04-20T12:10:00Z">
        <w:r w:rsidRPr="00295E57" w:rsidDel="00295E57">
          <w:rPr>
            <w:rPrChange w:id="413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4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1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6" w:author="Екатерина Луткова" w:date="2016-04-20T12:10:00Z">
        <w:r w:rsidRPr="00295E57" w:rsidDel="00295E57">
          <w:rPr>
            <w:rPrChange w:id="417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1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9" w:author="Екатерина Луткова" w:date="2016-04-20T12:10:00Z">
        <w:r w:rsidRPr="00295E57" w:rsidDel="00295E57">
          <w:rPr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27" w:name="_Toc448917539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27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28" w:name="_Toc418591169"/>
      <w:bookmarkStart w:id="429" w:name="_Toc448917540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28"/>
      <w:bookmarkEnd w:id="429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0" w:name="_Toc418591170"/>
      <w:r>
        <w:t xml:space="preserve"> </w:t>
      </w:r>
      <w:bookmarkStart w:id="431" w:name="_Toc448917541"/>
      <w:r>
        <w:t xml:space="preserve">1.2. </w:t>
      </w:r>
      <w:r w:rsidRPr="00B45BC2">
        <w:t>Требования к функциональности</w:t>
      </w:r>
      <w:bookmarkEnd w:id="430"/>
      <w:bookmarkEnd w:id="431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2" w:name="_Toc448917542"/>
      <w:r>
        <w:t xml:space="preserve">2 ОПИСАНИЕ </w:t>
      </w:r>
      <w:r w:rsidRPr="00DB695C">
        <w:t>КОМПАНИИ</w:t>
      </w:r>
      <w:r>
        <w:t>-ЗАКАЗЧИКА</w:t>
      </w:r>
      <w:bookmarkEnd w:id="432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3" w:name="_Toc448917543"/>
      <w:r>
        <w:t>Наименование компании заказчика. Предмет деятельности</w:t>
      </w:r>
      <w:bookmarkEnd w:id="433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48917544"/>
      <w:r>
        <w:t>2</w:t>
      </w:r>
      <w:r w:rsidRPr="00902E3D">
        <w:t xml:space="preserve">.2. </w:t>
      </w:r>
      <w:r>
        <w:t>Ассортимент</w:t>
      </w:r>
      <w:bookmarkEnd w:id="434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5" w:name="_Toc448917545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35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36" w:name="_Toc448917546"/>
      <w:r>
        <w:t>Основные термины и определения</w:t>
      </w:r>
      <w:bookmarkEnd w:id="436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7" w:name="_Toc448917547"/>
      <w:r>
        <w:t>ОПИСАНИЕ БИЗНЕС-ПРОЦЕССА</w:t>
      </w:r>
      <w:bookmarkEnd w:id="437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8" w:name="_Toc448917548"/>
      <w:r w:rsidRPr="00985622">
        <w:t>ИНТЕРФЕЙС И ПРИНЦИПЫ ФУНКЦИОНИРОВАНИЯ</w:t>
      </w:r>
      <w:bookmarkEnd w:id="438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39" w:name="_Toc448917549"/>
      <w:r>
        <w:t>Общие требования к интерфейсу</w:t>
      </w:r>
      <w:bookmarkEnd w:id="439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0" w:name="_Toc448917550"/>
      <w:r>
        <w:t>Главное окно программы. Вход в систему</w:t>
      </w:r>
      <w:bookmarkEnd w:id="440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1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2" w:author="Екатерина Луткова" w:date="2016-04-01T14:40:00Z"/>
        </w:rPr>
      </w:pPr>
      <w:ins w:id="443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44"/>
      <w:r>
        <w:rPr>
          <w:noProof/>
          <w:szCs w:val="24"/>
          <w:lang w:eastAsia="ru-RU"/>
        </w:rPr>
        <w:t>Рисунок 2 – Вход в систему</w:t>
      </w:r>
      <w:commentRangeEnd w:id="444"/>
      <w:r w:rsidR="00D2120D">
        <w:rPr>
          <w:rStyle w:val="af0"/>
        </w:rPr>
        <w:commentReference w:id="444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45" w:author="Екатерина Луткова" w:date="2016-04-01T14:40:00Z">
        <w:r>
          <w:t>Учет</w:t>
        </w:r>
      </w:ins>
      <w:del w:id="446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47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48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9" w:name="_Toc448917551"/>
      <w:r>
        <w:t>Справочники</w:t>
      </w:r>
      <w:bookmarkEnd w:id="449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0" w:name="_Toc448917552"/>
      <w:r w:rsidRPr="00F4421C">
        <w:t>Справочник «Материалы»</w:t>
      </w:r>
      <w:bookmarkEnd w:id="450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1" w:name="OLE_LINK1"/>
            <w:bookmarkStart w:id="452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1"/>
            <w:bookmarkEnd w:id="452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3" w:name="OLE_LINK3"/>
            <w:bookmarkStart w:id="454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3"/>
            <w:bookmarkEnd w:id="454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5" w:name="OLE_LINK5"/>
            <w:bookmarkStart w:id="456" w:name="OLE_LINK6"/>
            <w:r w:rsidRPr="009529B0">
              <w:rPr>
                <w:sz w:val="22"/>
              </w:rPr>
              <w:t>Толщина, мм</w:t>
            </w:r>
            <w:bookmarkEnd w:id="455"/>
            <w:bookmarkEnd w:id="456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7" w:name="OLE_LINK7"/>
            <w:bookmarkStart w:id="458" w:name="OLE_LINK8"/>
            <w:r w:rsidRPr="009529B0">
              <w:rPr>
                <w:sz w:val="22"/>
              </w:rPr>
              <w:t>Длина, мм</w:t>
            </w:r>
            <w:bookmarkEnd w:id="457"/>
            <w:bookmarkEnd w:id="458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9"/>
            <w:bookmarkStart w:id="460" w:name="OLE_LINK10"/>
            <w:r w:rsidRPr="009529B0">
              <w:rPr>
                <w:sz w:val="22"/>
              </w:rPr>
              <w:t>Ширина, мм</w:t>
            </w:r>
            <w:bookmarkEnd w:id="459"/>
            <w:bookmarkEnd w:id="460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1" w:name="OLE_LINK11"/>
            <w:bookmarkStart w:id="462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1"/>
            <w:bookmarkEnd w:id="462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3" w:name="_Toc448917553"/>
      <w:r>
        <w:t>Справочник «Группы»</w:t>
      </w:r>
      <w:bookmarkEnd w:id="463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64" w:author="Мухамедшин" w:date="2016-03-30T10:09:00Z"/>
          <w:rPrChange w:id="465" w:author="Мухамедшин" w:date="2016-03-30T10:12:00Z">
            <w:rPr>
              <w:ins w:id="466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67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8" w:name="_Toc448917554"/>
      <w:r>
        <w:t>Справочник «Наименование детали»</w:t>
      </w:r>
      <w:bookmarkEnd w:id="468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48917555"/>
      <w:r>
        <w:t>Справочник «Способ изготовления»</w:t>
      </w:r>
      <w:bookmarkEnd w:id="469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0" w:name="_Toc448917556"/>
      <w:r>
        <w:t>Справочник «Заказчики»</w:t>
      </w:r>
      <w:bookmarkEnd w:id="470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1" w:name="OLE_LINK13"/>
            <w:bookmarkStart w:id="472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1"/>
            <w:bookmarkEnd w:id="472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3" w:name="OLE_LINK15"/>
            <w:bookmarkStart w:id="474" w:name="OLE_LINK16"/>
            <w:r w:rsidRPr="002569E2">
              <w:rPr>
                <w:color w:val="FF0000"/>
                <w:sz w:val="22"/>
              </w:rPr>
              <w:t>Адрес</w:t>
            </w:r>
            <w:bookmarkEnd w:id="473"/>
            <w:bookmarkEnd w:id="474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5" w:name="OLE_LINK17"/>
            <w:bookmarkStart w:id="476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75"/>
            <w:bookmarkEnd w:id="476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9"/>
            <w:bookmarkStart w:id="478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77"/>
            <w:bookmarkEnd w:id="478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79" w:name="OLE_LINK21"/>
            <w:bookmarkStart w:id="480" w:name="OLE_LINK22"/>
            <w:r w:rsidRPr="009529B0">
              <w:rPr>
                <w:sz w:val="22"/>
              </w:rPr>
              <w:t>Телефон</w:t>
            </w:r>
            <w:bookmarkEnd w:id="479"/>
            <w:bookmarkEnd w:id="480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23"/>
            <w:bookmarkStart w:id="482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1"/>
            <w:bookmarkEnd w:id="482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25"/>
            <w:bookmarkStart w:id="484" w:name="OLE_LINK26"/>
            <w:r w:rsidRPr="002569E2">
              <w:rPr>
                <w:color w:val="FF0000"/>
                <w:sz w:val="22"/>
              </w:rPr>
              <w:t>ИНН</w:t>
            </w:r>
            <w:bookmarkEnd w:id="483"/>
            <w:bookmarkEnd w:id="484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7"/>
            <w:r w:rsidRPr="002569E2">
              <w:rPr>
                <w:sz w:val="22"/>
              </w:rPr>
              <w:t>КПП</w:t>
            </w:r>
            <w:bookmarkEnd w:id="485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6" w:name="OLE_LINK28"/>
            <w:bookmarkStart w:id="487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86"/>
            <w:bookmarkEnd w:id="487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8" w:name="OLE_LINK30"/>
            <w:bookmarkStart w:id="489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88"/>
            <w:bookmarkEnd w:id="489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0" w:name="OLE_LINK32"/>
            <w:bookmarkStart w:id="491" w:name="OLE_LINK33"/>
            <w:r w:rsidRPr="009529B0">
              <w:rPr>
                <w:sz w:val="22"/>
              </w:rPr>
              <w:t>ОКВЭД</w:t>
            </w:r>
            <w:bookmarkEnd w:id="490"/>
            <w:bookmarkEnd w:id="491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2" w:name="OLE_LINK34"/>
            <w:bookmarkStart w:id="493" w:name="OLE_LINK35"/>
            <w:r w:rsidRPr="009529B0">
              <w:rPr>
                <w:sz w:val="22"/>
              </w:rPr>
              <w:t>ОКАТО</w:t>
            </w:r>
            <w:bookmarkEnd w:id="492"/>
            <w:bookmarkEnd w:id="493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4" w:name="OLE_LINK36"/>
            <w:bookmarkStart w:id="495" w:name="OLE_LINK37"/>
            <w:r w:rsidRPr="009529B0">
              <w:rPr>
                <w:sz w:val="22"/>
              </w:rPr>
              <w:t>ОКПО</w:t>
            </w:r>
            <w:bookmarkEnd w:id="494"/>
            <w:bookmarkEnd w:id="495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8"/>
            <w:bookmarkStart w:id="497" w:name="OLE_LINK39"/>
            <w:r w:rsidRPr="009529B0">
              <w:rPr>
                <w:sz w:val="22"/>
              </w:rPr>
              <w:t>ОГРН</w:t>
            </w:r>
            <w:bookmarkEnd w:id="496"/>
            <w:bookmarkEnd w:id="497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8" w:name="OLE_LINK40"/>
            <w:bookmarkStart w:id="499" w:name="OLE_LINK41"/>
            <w:r w:rsidRPr="002569E2">
              <w:rPr>
                <w:color w:val="FF0000"/>
                <w:sz w:val="22"/>
              </w:rPr>
              <w:t>БИК</w:t>
            </w:r>
            <w:bookmarkEnd w:id="498"/>
            <w:bookmarkEnd w:id="499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0" w:name="OLE_LINK42"/>
            <w:bookmarkStart w:id="501" w:name="OLE_LINK43"/>
            <w:r w:rsidRPr="002569E2">
              <w:rPr>
                <w:color w:val="FF0000"/>
                <w:sz w:val="22"/>
              </w:rPr>
              <w:t>Банк</w:t>
            </w:r>
            <w:bookmarkEnd w:id="500"/>
            <w:bookmarkEnd w:id="501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44"/>
            <w:bookmarkStart w:id="503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2"/>
            <w:bookmarkEnd w:id="503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4" w:name="_Toc448917557"/>
      <w:r>
        <w:t>Справочник «Поставщики»</w:t>
      </w:r>
      <w:bookmarkEnd w:id="504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5" w:name="_Toc448917558"/>
      <w:r>
        <w:t>Справочник «Сотрудники»</w:t>
      </w:r>
      <w:bookmarkEnd w:id="505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06" w:name="_Toc448917559"/>
      <w:r>
        <w:t>Справочник «Должности»</w:t>
      </w:r>
      <w:bookmarkEnd w:id="506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07" w:name="_Toc448917560"/>
      <w:r>
        <w:t>Справочник «Оснастка»</w:t>
      </w:r>
      <w:bookmarkEnd w:id="507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08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09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0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1" w:author="Екатерина Луткова" w:date="2016-04-20T12:12:00Z"/>
                <w:color w:val="FF0000"/>
                <w:szCs w:val="24"/>
              </w:rPr>
            </w:pPr>
            <w:ins w:id="512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3" w:author="Екатерина Луткова" w:date="2016-04-20T12:12:00Z"/>
                <w:color w:val="FF0000"/>
                <w:szCs w:val="24"/>
              </w:rPr>
            </w:pPr>
            <w:ins w:id="514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5" w:author="Екатерина Луткова" w:date="2016-04-20T12:12:00Z"/>
                <w:color w:val="FF0000"/>
                <w:sz w:val="22"/>
                <w:lang w:val="en-US"/>
              </w:rPr>
            </w:pPr>
            <w:ins w:id="516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01T15:59:00Z"/>
                <w:color w:val="FF0000"/>
                <w:szCs w:val="24"/>
              </w:rPr>
            </w:pPr>
            <w:ins w:id="518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19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0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01T16:00:00Z"/>
                <w:color w:val="FF0000"/>
                <w:szCs w:val="24"/>
              </w:rPr>
            </w:pPr>
            <w:ins w:id="522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6:00:00Z"/>
                <w:color w:val="FF0000"/>
                <w:szCs w:val="24"/>
              </w:rPr>
            </w:pPr>
            <w:bookmarkStart w:id="524" w:name="OLE_LINK46"/>
            <w:bookmarkStart w:id="525" w:name="OLE_LINK47"/>
            <w:ins w:id="526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bookmarkStart w:id="528" w:name="OLE_LINK48"/>
            <w:bookmarkStart w:id="529" w:name="OLE_LINK49"/>
            <w:bookmarkEnd w:id="524"/>
            <w:bookmarkEnd w:id="525"/>
            <w:ins w:id="530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1" w:author="Екатерина Луткова" w:date="2016-04-01T16:00:00Z"/>
                <w:color w:val="FF0000"/>
                <w:szCs w:val="24"/>
              </w:rPr>
            </w:pPr>
            <w:bookmarkStart w:id="532" w:name="OLE_LINK50"/>
            <w:bookmarkStart w:id="533" w:name="OLE_LINK51"/>
            <w:bookmarkEnd w:id="528"/>
            <w:bookmarkEnd w:id="529"/>
            <w:ins w:id="534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35" w:name="OLE_LINK52"/>
            <w:bookmarkStart w:id="536" w:name="OLE_LINK53"/>
            <w:bookmarkEnd w:id="532"/>
            <w:bookmarkEnd w:id="533"/>
            <w:ins w:id="537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35"/>
            <w:bookmarkEnd w:id="536"/>
            <w:del w:id="538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39" w:name="_Toc448917561"/>
      <w:r>
        <w:rPr>
          <w:color w:val="000000"/>
        </w:rPr>
        <w:t>Пример справочника</w:t>
      </w:r>
      <w:bookmarkEnd w:id="539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0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1" w:author="Екатерина Луткова" w:date="2016-04-01T15:49:00Z">
              <w:r>
                <w:t xml:space="preserve">Площадь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2" w:author="Екатерина Луткова" w:date="2016-04-20T14:41:00Z"/>
              </w:rPr>
            </w:pPr>
            <w:ins w:id="543" w:author="Екатерина Луткова" w:date="2016-04-20T14:41:00Z">
              <w:r>
                <w:lastRenderedPageBreak/>
                <w:t xml:space="preserve">Высота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lastRenderedPageBreak/>
              <w:t xml:space="preserve">Наличие </w:t>
            </w:r>
            <w:r>
              <w:lastRenderedPageBreak/>
              <w:t>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lastRenderedPageBreak/>
              <w:t xml:space="preserve">Количество </w:t>
            </w:r>
            <w:r>
              <w:lastRenderedPageBreak/>
              <w:t>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lastRenderedPageBreak/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 xml:space="preserve">Выход </w:t>
            </w:r>
            <w:r>
              <w:lastRenderedPageBreak/>
              <w:t>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lastRenderedPageBreak/>
              <w:t>Примеча</w:t>
            </w:r>
            <w:r>
              <w:lastRenderedPageBreak/>
              <w:t>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lastRenderedPageBreak/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44" w:author="Екатерина Луткова" w:date="2016-04-01T15:49:00Z"/>
              </w:rPr>
            </w:pPr>
            <w:ins w:id="545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46" w:author="Екатерина Луткова" w:date="2016-04-20T14:41:00Z"/>
              </w:rPr>
            </w:pPr>
            <w:ins w:id="547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48" w:author="Екатерина Луткова" w:date="2016-04-01T15:49:00Z"/>
              </w:rPr>
            </w:pPr>
            <w:ins w:id="549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0" w:author="Екатерина Луткова" w:date="2016-04-20T14:41:00Z"/>
              </w:rPr>
            </w:pPr>
            <w:ins w:id="551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345C9079" w14:textId="1102AADA" w:rsidR="00DD7803" w:rsidRPr="00CF2074" w:rsidDel="00A22838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del w:id="552" w:author="Екатерина Луткова" w:date="2016-04-01T15:50:00Z"/>
          <w:color w:val="000000"/>
        </w:rPr>
      </w:pPr>
      <w:del w:id="553" w:author="Екатерина Луткова" w:date="2016-04-01T15:50:00Z">
        <w:r w:rsidRPr="00CF2074" w:rsidDel="00A22838">
          <w:rPr>
            <w:color w:val="000000"/>
          </w:rPr>
          <w:delText xml:space="preserve">Справочник «Доп. </w:delText>
        </w:r>
        <w:commentRangeStart w:id="554"/>
        <w:r w:rsidRPr="00CF2074" w:rsidDel="00A22838">
          <w:rPr>
            <w:color w:val="000000"/>
          </w:rPr>
          <w:delText>информация</w:delText>
        </w:r>
        <w:commentRangeEnd w:id="554"/>
        <w:r w:rsidR="00AE5F7A" w:rsidDel="00A22838">
          <w:rPr>
            <w:rStyle w:val="af0"/>
            <w:rFonts w:eastAsia="Calibri"/>
            <w:b w:val="0"/>
          </w:rPr>
          <w:commentReference w:id="554"/>
        </w:r>
        <w:r w:rsidRPr="00CF2074" w:rsidDel="00A22838">
          <w:rPr>
            <w:color w:val="000000"/>
          </w:rPr>
          <w:delText>»</w:delText>
        </w:r>
        <w:bookmarkStart w:id="555" w:name="_Toc448917562"/>
        <w:bookmarkEnd w:id="555"/>
      </w:del>
    </w:p>
    <w:p w14:paraId="04F44144" w14:textId="742BFCC1" w:rsidR="00AA3C18" w:rsidRPr="00CF2074" w:rsidDel="00A22838" w:rsidRDefault="006E25FC" w:rsidP="008E5B7D">
      <w:pPr>
        <w:spacing w:before="100" w:beforeAutospacing="1" w:after="100" w:afterAutospacing="1" w:line="480" w:lineRule="auto"/>
        <w:ind w:firstLine="709"/>
        <w:jc w:val="both"/>
        <w:rPr>
          <w:del w:id="556" w:author="Екатерина Луткова" w:date="2016-04-01T15:50:00Z"/>
          <w:color w:val="000000"/>
          <w:szCs w:val="24"/>
        </w:rPr>
      </w:pPr>
      <w:del w:id="557" w:author="Екатерина Луткова" w:date="2016-04-01T15:50:00Z">
        <w:r w:rsidDel="00A22838">
          <w:rPr>
            <w:color w:val="000000"/>
            <w:szCs w:val="24"/>
          </w:rPr>
          <w:delText>Справочник «До</w:delText>
        </w:r>
        <w:r w:rsidR="002C61D1" w:rsidDel="00A22838">
          <w:rPr>
            <w:color w:val="000000"/>
            <w:szCs w:val="24"/>
          </w:rPr>
          <w:delText>п</w:delText>
        </w:r>
        <w:r w:rsidDel="00A22838">
          <w:rPr>
            <w:color w:val="000000"/>
            <w:szCs w:val="24"/>
          </w:rPr>
          <w:delText>. информация</w:delText>
        </w:r>
        <w:r w:rsidR="00DD7803" w:rsidRPr="00CF2074" w:rsidDel="00A22838">
          <w:rPr>
            <w:color w:val="000000"/>
            <w:szCs w:val="24"/>
          </w:rPr>
          <w:delText>» используется для хранения и ввода дополнительной информации (город заказчика, название завода и др.).</w:delText>
        </w:r>
      </w:del>
      <w:ins w:id="558" w:author="Мухамедшин" w:date="2016-03-30T10:11:00Z">
        <w:del w:id="559" w:author="Екатерина Луткова" w:date="2016-04-01T15:50:00Z">
          <w:r w:rsidR="00AE5F7A" w:rsidDel="00A22838">
            <w:rPr>
              <w:color w:val="000000"/>
              <w:szCs w:val="24"/>
            </w:rPr>
            <w:delText>(</w:delText>
          </w:r>
          <w:r w:rsidR="00AE5F7A" w:rsidRPr="00AE5F7A" w:rsidDel="00A22838">
            <w:delText xml:space="preserve"> </w:delText>
          </w:r>
          <w:r w:rsidR="00AE5F7A" w:rsidDel="00A22838">
            <w:delText>Данное поле попросил заказчик. Как примечание. Город заказчика детали, к примеру)</w:delText>
          </w:r>
        </w:del>
      </w:ins>
      <w:bookmarkStart w:id="560" w:name="_Toc448917563"/>
      <w:bookmarkEnd w:id="560"/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544"/>
        <w:gridCol w:w="2693"/>
      </w:tblGrid>
      <w:tr w:rsidR="00DD7803" w:rsidRPr="00CF2074" w:rsidDel="00A22838" w14:paraId="60099542" w14:textId="5EE482FB" w:rsidTr="00E9195A">
        <w:trPr>
          <w:trHeight w:val="414"/>
          <w:jc w:val="center"/>
          <w:del w:id="561" w:author="Екатерина Луткова" w:date="2016-04-01T15:50:00Z"/>
        </w:trPr>
        <w:tc>
          <w:tcPr>
            <w:tcW w:w="3114" w:type="dxa"/>
          </w:tcPr>
          <w:p w14:paraId="70F0CB2F" w14:textId="568C6AFA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2" w:author="Екатерина Луткова" w:date="2016-04-01T15:50:00Z"/>
                <w:color w:val="000000"/>
                <w:szCs w:val="24"/>
              </w:rPr>
            </w:pPr>
            <w:del w:id="563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Название</w:delText>
              </w:r>
              <w:bookmarkStart w:id="564" w:name="_Toc448917564"/>
              <w:bookmarkEnd w:id="564"/>
            </w:del>
          </w:p>
        </w:tc>
        <w:tc>
          <w:tcPr>
            <w:tcW w:w="3544" w:type="dxa"/>
          </w:tcPr>
          <w:p w14:paraId="60AFC927" w14:textId="63F0E431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5" w:author="Екатерина Луткова" w:date="2016-04-01T15:50:00Z"/>
                <w:color w:val="000000"/>
                <w:szCs w:val="24"/>
              </w:rPr>
            </w:pPr>
            <w:del w:id="566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Описание</w:delText>
              </w:r>
              <w:bookmarkStart w:id="567" w:name="_Toc448917565"/>
              <w:bookmarkEnd w:id="567"/>
            </w:del>
          </w:p>
        </w:tc>
        <w:tc>
          <w:tcPr>
            <w:tcW w:w="2693" w:type="dxa"/>
          </w:tcPr>
          <w:p w14:paraId="52C4B967" w14:textId="2B6F10CE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68" w:author="Екатерина Луткова" w:date="2016-04-01T15:50:00Z"/>
                <w:color w:val="000000"/>
                <w:szCs w:val="24"/>
              </w:rPr>
            </w:pPr>
            <w:del w:id="569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Тип данных</w:delText>
              </w:r>
              <w:bookmarkStart w:id="570" w:name="_Toc448917566"/>
              <w:bookmarkEnd w:id="570"/>
            </w:del>
          </w:p>
        </w:tc>
        <w:bookmarkStart w:id="571" w:name="_Toc448917567"/>
        <w:bookmarkEnd w:id="571"/>
      </w:tr>
      <w:tr w:rsidR="00DD7803" w:rsidRPr="00CF2074" w:rsidDel="00A22838" w14:paraId="660336EF" w14:textId="4DCE162A" w:rsidTr="00E9195A">
        <w:trPr>
          <w:trHeight w:val="657"/>
          <w:jc w:val="center"/>
          <w:del w:id="572" w:author="Екатерина Луткова" w:date="2016-04-01T15:50:00Z"/>
        </w:trPr>
        <w:tc>
          <w:tcPr>
            <w:tcW w:w="3114" w:type="dxa"/>
          </w:tcPr>
          <w:p w14:paraId="6AAFF3F1" w14:textId="7F81B058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3" w:author="Екатерина Луткова" w:date="2016-04-01T15:50:00Z"/>
                <w:color w:val="FF0000"/>
                <w:szCs w:val="24"/>
              </w:rPr>
            </w:pPr>
            <w:del w:id="574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№</w:delText>
              </w:r>
              <w:bookmarkStart w:id="575" w:name="_Toc448917568"/>
              <w:bookmarkEnd w:id="575"/>
            </w:del>
          </w:p>
        </w:tc>
        <w:tc>
          <w:tcPr>
            <w:tcW w:w="3544" w:type="dxa"/>
          </w:tcPr>
          <w:p w14:paraId="7B2E6520" w14:textId="2D57260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6" w:author="Екатерина Луткова" w:date="2016-04-01T15:50:00Z"/>
                <w:color w:val="FF0000"/>
                <w:szCs w:val="24"/>
              </w:rPr>
            </w:pPr>
            <w:del w:id="577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Нумерация автоматическая при добавлении</w:delText>
              </w:r>
              <w:bookmarkStart w:id="578" w:name="_Toc448917569"/>
              <w:bookmarkEnd w:id="578"/>
            </w:del>
          </w:p>
        </w:tc>
        <w:tc>
          <w:tcPr>
            <w:tcW w:w="2693" w:type="dxa"/>
          </w:tcPr>
          <w:p w14:paraId="3DEA7124" w14:textId="38486EC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79" w:author="Екатерина Луткова" w:date="2016-04-01T15:50:00Z"/>
                <w:color w:val="FF0000"/>
                <w:szCs w:val="24"/>
              </w:rPr>
            </w:pPr>
            <w:del w:id="580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(3)</w:delText>
              </w:r>
              <w:bookmarkStart w:id="581" w:name="_Toc448917570"/>
              <w:bookmarkEnd w:id="581"/>
            </w:del>
          </w:p>
        </w:tc>
        <w:bookmarkStart w:id="582" w:name="_Toc448917571"/>
        <w:bookmarkEnd w:id="582"/>
      </w:tr>
      <w:tr w:rsidR="00DD7803" w:rsidRPr="00CF2074" w:rsidDel="00A22838" w14:paraId="7785473B" w14:textId="5291F714" w:rsidTr="00E9195A">
        <w:trPr>
          <w:trHeight w:val="428"/>
          <w:jc w:val="center"/>
          <w:del w:id="583" w:author="Екатерина Луткова" w:date="2016-04-01T15:50:00Z"/>
        </w:trPr>
        <w:tc>
          <w:tcPr>
            <w:tcW w:w="3114" w:type="dxa"/>
          </w:tcPr>
          <w:p w14:paraId="245F6C42" w14:textId="725647CF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4" w:author="Екатерина Луткова" w:date="2016-04-01T15:50:00Z"/>
                <w:color w:val="FF0000"/>
                <w:szCs w:val="24"/>
              </w:rPr>
            </w:pPr>
            <w:del w:id="585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Доп. информация</w:delText>
              </w:r>
              <w:bookmarkStart w:id="586" w:name="_Toc448917572"/>
              <w:bookmarkEnd w:id="586"/>
            </w:del>
          </w:p>
        </w:tc>
        <w:tc>
          <w:tcPr>
            <w:tcW w:w="3544" w:type="dxa"/>
          </w:tcPr>
          <w:p w14:paraId="7BC8D5FF" w14:textId="730DBB92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87" w:author="Екатерина Луткова" w:date="2016-04-01T15:50:00Z"/>
                <w:color w:val="FF0000"/>
                <w:szCs w:val="24"/>
              </w:rPr>
            </w:pPr>
            <w:del w:id="588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Дополнительная информация по изделию</w:delText>
              </w:r>
              <w:bookmarkStart w:id="589" w:name="_Toc448917573"/>
              <w:bookmarkEnd w:id="589"/>
            </w:del>
          </w:p>
        </w:tc>
        <w:tc>
          <w:tcPr>
            <w:tcW w:w="2693" w:type="dxa"/>
          </w:tcPr>
          <w:p w14:paraId="62C6966A" w14:textId="1DEE1B17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0" w:author="Екатерина Луткова" w:date="2016-04-01T15:50:00Z"/>
                <w:color w:val="FF0000"/>
                <w:szCs w:val="24"/>
              </w:rPr>
            </w:pPr>
            <w:del w:id="591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(30)</w:delText>
              </w:r>
              <w:bookmarkStart w:id="592" w:name="_Toc448917574"/>
              <w:bookmarkEnd w:id="592"/>
            </w:del>
          </w:p>
        </w:tc>
        <w:bookmarkStart w:id="593" w:name="_Toc448917575"/>
        <w:bookmarkEnd w:id="593"/>
      </w:tr>
      <w:tr w:rsidR="00DD7803" w:rsidRPr="00CF2074" w:rsidDel="00A22838" w14:paraId="6ED0479B" w14:textId="7809E163" w:rsidTr="00E9195A">
        <w:trPr>
          <w:trHeight w:val="428"/>
          <w:jc w:val="center"/>
          <w:del w:id="594" w:author="Екатерина Луткова" w:date="2016-04-01T15:50:00Z"/>
        </w:trPr>
        <w:tc>
          <w:tcPr>
            <w:tcW w:w="3114" w:type="dxa"/>
          </w:tcPr>
          <w:p w14:paraId="4F0AA3C2" w14:textId="44C09D2C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5" w:author="Екатерина Луткова" w:date="2016-04-01T15:50:00Z"/>
                <w:szCs w:val="24"/>
              </w:rPr>
            </w:pPr>
            <w:del w:id="596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597" w:name="_Toc448917576"/>
              <w:bookmarkEnd w:id="597"/>
            </w:del>
          </w:p>
        </w:tc>
        <w:tc>
          <w:tcPr>
            <w:tcW w:w="3544" w:type="dxa"/>
          </w:tcPr>
          <w:p w14:paraId="66393718" w14:textId="2C5A71D5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598" w:author="Екатерина Луткова" w:date="2016-04-01T15:50:00Z"/>
                <w:szCs w:val="24"/>
              </w:rPr>
            </w:pPr>
            <w:del w:id="599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  <w:bookmarkStart w:id="600" w:name="_Toc448917577"/>
              <w:bookmarkEnd w:id="600"/>
            </w:del>
          </w:p>
        </w:tc>
        <w:tc>
          <w:tcPr>
            <w:tcW w:w="2693" w:type="dxa"/>
          </w:tcPr>
          <w:p w14:paraId="3C0389F5" w14:textId="06F820AB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601" w:author="Екатерина Луткова" w:date="2016-04-01T15:50:00Z"/>
                <w:szCs w:val="24"/>
              </w:rPr>
            </w:pPr>
            <w:del w:id="602" w:author="Екатерина Луткова" w:date="2016-04-01T15:50:00Z">
              <w:r w:rsidRPr="00CF2074" w:rsidDel="00A22838">
                <w:rPr>
                  <w:szCs w:val="24"/>
                  <w:lang w:val="en-US"/>
                </w:rPr>
                <w:delText>Char</w:delText>
              </w:r>
              <w:r w:rsidRPr="00CF2074" w:rsidDel="00A22838">
                <w:rPr>
                  <w:szCs w:val="24"/>
                </w:rPr>
                <w:delText>(100)</w:delText>
              </w:r>
              <w:bookmarkStart w:id="603" w:name="_Toc448917578"/>
              <w:bookmarkEnd w:id="603"/>
            </w:del>
          </w:p>
        </w:tc>
        <w:bookmarkStart w:id="604" w:name="_Toc448917579"/>
        <w:bookmarkEnd w:id="604"/>
      </w:tr>
    </w:tbl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5" w:name="_Toc448917580"/>
      <w:r>
        <w:t>Справочник «Единицы измерения»</w:t>
      </w:r>
      <w:bookmarkEnd w:id="605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6" w:name="_Toc448917581"/>
      <w:r w:rsidRPr="00CF2074">
        <w:t>Справочник «Оборудование»</w:t>
      </w:r>
      <w:bookmarkEnd w:id="606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607" w:name="_Toc448917582"/>
      <w:r>
        <w:t>Справочник «Константы»</w:t>
      </w:r>
      <w:bookmarkEnd w:id="607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608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609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610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611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612" w:name="_Toc448917583"/>
      <w:r>
        <w:rPr>
          <w:rStyle w:val="af"/>
          <w:i w:val="0"/>
        </w:rPr>
        <w:t>Справочник «Водители»</w:t>
      </w:r>
      <w:bookmarkEnd w:id="612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613" w:author="Екатерина Луткова" w:date="2016-04-01T15:53:00Z">
            <w:rPr>
              <w:lang w:val="en-US"/>
            </w:rPr>
          </w:rPrChange>
        </w:rPr>
        <w:t>[</w:t>
      </w:r>
      <w:ins w:id="614" w:author="Екатерина Луткова" w:date="2016-04-01T15:53:00Z">
        <w:r w:rsidR="00A22838">
          <w:t>п. 4.7.4</w:t>
        </w:r>
      </w:ins>
      <w:r w:rsidRPr="00A22838">
        <w:rPr>
          <w:rPrChange w:id="615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616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617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ins w:id="618" w:author="Екатерина Луткова" w:date="2016-04-19T11:15:00Z"/>
          <w:noProof/>
          <w:lang w:eastAsia="ru-RU"/>
        </w:rPr>
        <w:pPrChange w:id="619" w:author="Екатерина Луткова" w:date="2016-04-19T11:14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  <w:bookmarkStart w:id="620" w:name="_Toc448917584"/>
      <w:ins w:id="621" w:author="Екатерина Луткова" w:date="2016-04-19T11:14:00Z">
        <w:r>
          <w:rPr>
            <w:noProof/>
            <w:lang w:eastAsia="ru-RU"/>
          </w:rPr>
          <w:lastRenderedPageBreak/>
          <w:t>Справочник «Исполнители»</w:t>
        </w:r>
      </w:ins>
      <w:bookmarkEnd w:id="620"/>
    </w:p>
    <w:tbl>
      <w:tblPr>
        <w:tblStyle w:val="aa"/>
        <w:tblW w:w="0" w:type="auto"/>
        <w:tblLook w:val="04A0" w:firstRow="1" w:lastRow="0" w:firstColumn="1" w:lastColumn="0" w:noHBand="0" w:noVBand="1"/>
        <w:tblPrChange w:id="622" w:author="Екатерина Луткова" w:date="2016-04-19T12:09:00Z">
          <w:tblPr>
            <w:tblStyle w:val="a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88"/>
        <w:gridCol w:w="2607"/>
        <w:gridCol w:w="2734"/>
        <w:gridCol w:w="2759"/>
        <w:tblGridChange w:id="623">
          <w:tblGrid>
            <w:gridCol w:w="3662"/>
            <w:gridCol w:w="3663"/>
            <w:gridCol w:w="3663"/>
            <w:gridCol w:w="3663"/>
          </w:tblGrid>
        </w:tblGridChange>
      </w:tblGrid>
      <w:tr w:rsidR="00E22B91" w:rsidRPr="00602B66" w14:paraId="42620560" w14:textId="77777777" w:rsidTr="00602B66">
        <w:trPr>
          <w:ins w:id="624" w:author="Екатерина Луткова" w:date="2016-04-19T11:15:00Z"/>
        </w:trPr>
        <w:tc>
          <w:tcPr>
            <w:tcW w:w="2888" w:type="dxa"/>
            <w:tcPrChange w:id="625" w:author="Екатерина Луткова" w:date="2016-04-19T12:09:00Z">
              <w:tcPr>
                <w:tcW w:w="3662" w:type="dxa"/>
              </w:tcPr>
            </w:tcPrChange>
          </w:tcPr>
          <w:p w14:paraId="69ADCFF9" w14:textId="0E1FDB96" w:rsidR="00E22B91" w:rsidRPr="007D2B8A" w:rsidRDefault="00E22B91" w:rsidP="008F403B">
            <w:pPr>
              <w:rPr>
                <w:ins w:id="626" w:author="Екатерина Луткова" w:date="2016-04-19T11:15:00Z"/>
                <w:szCs w:val="24"/>
                <w:lang w:eastAsia="ru-RU"/>
              </w:rPr>
            </w:pPr>
            <w:ins w:id="627" w:author="Екатерина Луткова" w:date="2016-04-19T11:17:00Z">
              <w:r w:rsidRPr="00602B66">
                <w:rPr>
                  <w:szCs w:val="24"/>
                </w:rPr>
                <w:t>Название</w:t>
              </w:r>
            </w:ins>
          </w:p>
        </w:tc>
        <w:tc>
          <w:tcPr>
            <w:tcW w:w="2607" w:type="dxa"/>
            <w:tcPrChange w:id="628" w:author="Екатерина Луткова" w:date="2016-04-19T12:09:00Z">
              <w:tcPr>
                <w:tcW w:w="3663" w:type="dxa"/>
              </w:tcPr>
            </w:tcPrChange>
          </w:tcPr>
          <w:p w14:paraId="4C107B91" w14:textId="7737C79B" w:rsidR="00E22B91" w:rsidRPr="00295E57" w:rsidRDefault="00E22B91" w:rsidP="008F403B">
            <w:pPr>
              <w:rPr>
                <w:ins w:id="629" w:author="Екатерина Луткова" w:date="2016-04-19T11:15:00Z"/>
                <w:szCs w:val="24"/>
                <w:lang w:eastAsia="ru-RU"/>
              </w:rPr>
            </w:pPr>
            <w:ins w:id="630" w:author="Екатерина Луткова" w:date="2016-04-19T11:17:00Z">
              <w:r w:rsidRPr="00602B66">
                <w:rPr>
                  <w:szCs w:val="24"/>
                </w:rPr>
                <w:t>Описание</w:t>
              </w:r>
            </w:ins>
          </w:p>
        </w:tc>
        <w:tc>
          <w:tcPr>
            <w:tcW w:w="2734" w:type="dxa"/>
            <w:tcPrChange w:id="631" w:author="Екатерина Луткова" w:date="2016-04-19T12:09:00Z">
              <w:tcPr>
                <w:tcW w:w="3663" w:type="dxa"/>
              </w:tcPr>
            </w:tcPrChange>
          </w:tcPr>
          <w:p w14:paraId="366B532C" w14:textId="31533391" w:rsidR="00E22B91" w:rsidRPr="00602B66" w:rsidRDefault="00E22B91" w:rsidP="008F403B">
            <w:pPr>
              <w:rPr>
                <w:ins w:id="632" w:author="Екатерина Луткова" w:date="2016-04-19T12:01:00Z"/>
                <w:szCs w:val="24"/>
              </w:rPr>
            </w:pPr>
            <w:ins w:id="633" w:author="Екатерина Луткова" w:date="2016-04-19T12:01:00Z">
              <w:r w:rsidRPr="00602B66">
                <w:rPr>
                  <w:szCs w:val="24"/>
                </w:rPr>
                <w:t>1 организация</w:t>
              </w:r>
            </w:ins>
          </w:p>
        </w:tc>
        <w:tc>
          <w:tcPr>
            <w:tcW w:w="2759" w:type="dxa"/>
            <w:tcPrChange w:id="634" w:author="Екатерина Луткова" w:date="2016-04-19T12:09:00Z">
              <w:tcPr>
                <w:tcW w:w="3663" w:type="dxa"/>
              </w:tcPr>
            </w:tcPrChange>
          </w:tcPr>
          <w:p w14:paraId="2F614A09" w14:textId="49D988B3" w:rsidR="00E22B91" w:rsidRPr="00295E57" w:rsidRDefault="00E22B91" w:rsidP="008F403B">
            <w:pPr>
              <w:rPr>
                <w:ins w:id="635" w:author="Екатерина Луткова" w:date="2016-04-19T11:15:00Z"/>
                <w:szCs w:val="24"/>
                <w:lang w:eastAsia="ru-RU"/>
              </w:rPr>
            </w:pPr>
            <w:ins w:id="636" w:author="Екатерина Луткова" w:date="2016-04-19T12:01:00Z">
              <w:r w:rsidRPr="00602B66">
                <w:rPr>
                  <w:szCs w:val="24"/>
                </w:rPr>
                <w:t>2 организация</w:t>
              </w:r>
            </w:ins>
          </w:p>
        </w:tc>
      </w:tr>
      <w:tr w:rsidR="00E22B91" w:rsidRPr="00602B66" w14:paraId="2A752312" w14:textId="77777777" w:rsidTr="00602B66">
        <w:trPr>
          <w:ins w:id="637" w:author="Екатерина Луткова" w:date="2016-04-19T11:15:00Z"/>
        </w:trPr>
        <w:tc>
          <w:tcPr>
            <w:tcW w:w="2888" w:type="dxa"/>
            <w:tcPrChange w:id="638" w:author="Екатерина Луткова" w:date="2016-04-19T12:09:00Z">
              <w:tcPr>
                <w:tcW w:w="3662" w:type="dxa"/>
              </w:tcPr>
            </w:tcPrChange>
          </w:tcPr>
          <w:p w14:paraId="45750001" w14:textId="5F4E137E" w:rsidR="00E22B91" w:rsidRPr="00602B66" w:rsidRDefault="00E22B91" w:rsidP="00E22B91">
            <w:pPr>
              <w:rPr>
                <w:ins w:id="639" w:author="Екатерина Луткова" w:date="2016-04-19T11:15:00Z"/>
                <w:color w:val="FF0000"/>
                <w:szCs w:val="24"/>
                <w:lang w:eastAsia="ru-RU"/>
                <w:rPrChange w:id="640" w:author="Екатерина Луткова" w:date="2016-04-19T12:11:00Z">
                  <w:rPr>
                    <w:ins w:id="641" w:author="Екатерина Луткова" w:date="2016-04-19T11:15:00Z"/>
                    <w:lang w:eastAsia="ru-RU"/>
                  </w:rPr>
                </w:rPrChange>
              </w:rPr>
            </w:pPr>
            <w:ins w:id="642" w:author="Екатерина Луткова" w:date="2016-04-19T11:56:00Z">
              <w:r w:rsidRPr="00602B66">
                <w:rPr>
                  <w:color w:val="FF0000"/>
                  <w:szCs w:val="24"/>
                  <w:rPrChange w:id="64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№</w:t>
              </w:r>
            </w:ins>
          </w:p>
        </w:tc>
        <w:tc>
          <w:tcPr>
            <w:tcW w:w="2607" w:type="dxa"/>
            <w:tcPrChange w:id="644" w:author="Екатерина Луткова" w:date="2016-04-19T12:09:00Z">
              <w:tcPr>
                <w:tcW w:w="3663" w:type="dxa"/>
              </w:tcPr>
            </w:tcPrChange>
          </w:tcPr>
          <w:p w14:paraId="348DEED2" w14:textId="514EB99D" w:rsidR="00E22B91" w:rsidRPr="00602B66" w:rsidRDefault="00E22B91" w:rsidP="00E22B91">
            <w:pPr>
              <w:rPr>
                <w:ins w:id="645" w:author="Екатерина Луткова" w:date="2016-04-19T11:15:00Z"/>
                <w:color w:val="FF0000"/>
                <w:szCs w:val="24"/>
                <w:lang w:eastAsia="ru-RU"/>
                <w:rPrChange w:id="646" w:author="Екатерина Луткова" w:date="2016-04-19T12:11:00Z">
                  <w:rPr>
                    <w:ins w:id="647" w:author="Екатерина Луткова" w:date="2016-04-19T11:15:00Z"/>
                    <w:lang w:eastAsia="ru-RU"/>
                  </w:rPr>
                </w:rPrChange>
              </w:rPr>
            </w:pPr>
            <w:ins w:id="648" w:author="Екатерина Луткова" w:date="2016-04-19T11:56:00Z">
              <w:r w:rsidRPr="00602B66">
                <w:rPr>
                  <w:color w:val="FF0000"/>
                  <w:szCs w:val="24"/>
                  <w:rPrChange w:id="64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Нумерация автоматическая при добавлении</w:t>
              </w:r>
            </w:ins>
          </w:p>
        </w:tc>
        <w:tc>
          <w:tcPr>
            <w:tcW w:w="2734" w:type="dxa"/>
            <w:tcPrChange w:id="650" w:author="Екатерина Луткова" w:date="2016-04-19T12:09:00Z">
              <w:tcPr>
                <w:tcW w:w="3663" w:type="dxa"/>
              </w:tcPr>
            </w:tcPrChange>
          </w:tcPr>
          <w:p w14:paraId="37CA059C" w14:textId="395E06A1" w:rsidR="00E22B91" w:rsidRPr="00602B66" w:rsidRDefault="00E22B91" w:rsidP="00E22B91">
            <w:pPr>
              <w:rPr>
                <w:ins w:id="651" w:author="Екатерина Луткова" w:date="2016-04-19T12:01:00Z"/>
                <w:color w:val="FF0000"/>
                <w:szCs w:val="24"/>
                <w:rPrChange w:id="652" w:author="Екатерина Луткова" w:date="2016-04-19T12:11:00Z">
                  <w:rPr>
                    <w:ins w:id="65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54" w:author="Екатерина Луткова" w:date="2016-04-19T12:01:00Z">
              <w:r w:rsidRPr="00602B66">
                <w:rPr>
                  <w:color w:val="FF0000"/>
                  <w:szCs w:val="24"/>
                  <w:rPrChange w:id="65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1</w:t>
              </w:r>
            </w:ins>
          </w:p>
        </w:tc>
        <w:tc>
          <w:tcPr>
            <w:tcW w:w="2759" w:type="dxa"/>
            <w:tcPrChange w:id="656" w:author="Екатерина Луткова" w:date="2016-04-19T12:09:00Z">
              <w:tcPr>
                <w:tcW w:w="3663" w:type="dxa"/>
              </w:tcPr>
            </w:tcPrChange>
          </w:tcPr>
          <w:p w14:paraId="440FBA91" w14:textId="10F47DD8" w:rsidR="00E22B91" w:rsidRPr="00602B66" w:rsidRDefault="00602B66">
            <w:pPr>
              <w:ind w:firstLine="708"/>
              <w:rPr>
                <w:ins w:id="657" w:author="Екатерина Луткова" w:date="2016-04-19T11:15:00Z"/>
                <w:color w:val="FF0000"/>
                <w:szCs w:val="24"/>
                <w:lang w:eastAsia="ru-RU"/>
                <w:rPrChange w:id="658" w:author="Екатерина Луткова" w:date="2016-04-19T12:11:00Z">
                  <w:rPr>
                    <w:ins w:id="659" w:author="Екатерина Луткова" w:date="2016-04-19T11:15:00Z"/>
                    <w:lang w:eastAsia="ru-RU"/>
                  </w:rPr>
                </w:rPrChange>
              </w:rPr>
              <w:pPrChange w:id="660" w:author="Екатерина Луткова" w:date="2016-04-19T12:01:00Z">
                <w:pPr/>
              </w:pPrChange>
            </w:pPr>
            <w:ins w:id="661" w:author="Екатерина Луткова" w:date="2016-04-19T12:01:00Z">
              <w:r w:rsidRPr="00602B66">
                <w:rPr>
                  <w:color w:val="FF0000"/>
                  <w:szCs w:val="24"/>
                  <w:lang w:eastAsia="ru-RU"/>
                  <w:rPrChange w:id="662" w:author="Екатерина Луткова" w:date="2016-04-19T12:11:00Z">
                    <w:rPr>
                      <w:lang w:eastAsia="ru-RU"/>
                    </w:rPr>
                  </w:rPrChange>
                </w:rPr>
                <w:t>2</w:t>
              </w:r>
            </w:ins>
          </w:p>
        </w:tc>
      </w:tr>
      <w:tr w:rsidR="00E22B91" w:rsidRPr="00602B66" w14:paraId="2E14095D" w14:textId="77777777" w:rsidTr="00602B66">
        <w:trPr>
          <w:ins w:id="663" w:author="Екатерина Луткова" w:date="2016-04-19T11:15:00Z"/>
        </w:trPr>
        <w:tc>
          <w:tcPr>
            <w:tcW w:w="2888" w:type="dxa"/>
            <w:tcPrChange w:id="664" w:author="Екатерина Луткова" w:date="2016-04-19T12:09:00Z">
              <w:tcPr>
                <w:tcW w:w="3662" w:type="dxa"/>
              </w:tcPr>
            </w:tcPrChange>
          </w:tcPr>
          <w:p w14:paraId="6ACF2D92" w14:textId="5D341F93" w:rsidR="00E22B91" w:rsidRPr="00602B66" w:rsidRDefault="00E22B91" w:rsidP="00E22B91">
            <w:pPr>
              <w:rPr>
                <w:ins w:id="665" w:author="Екатерина Луткова" w:date="2016-04-19T11:15:00Z"/>
                <w:color w:val="FF0000"/>
                <w:szCs w:val="24"/>
                <w:lang w:eastAsia="ru-RU"/>
                <w:rPrChange w:id="666" w:author="Екатерина Луткова" w:date="2016-04-19T12:11:00Z">
                  <w:rPr>
                    <w:ins w:id="667" w:author="Екатерина Луткова" w:date="2016-04-19T11:15:00Z"/>
                    <w:lang w:eastAsia="ru-RU"/>
                  </w:rPr>
                </w:rPrChange>
              </w:rPr>
            </w:pPr>
            <w:ins w:id="668" w:author="Екатерина Луткова" w:date="2016-04-19T11:56:00Z">
              <w:r w:rsidRPr="00602B66">
                <w:rPr>
                  <w:color w:val="FF0000"/>
                  <w:szCs w:val="24"/>
                  <w:rPrChange w:id="66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организации</w:t>
              </w:r>
            </w:ins>
          </w:p>
        </w:tc>
        <w:tc>
          <w:tcPr>
            <w:tcW w:w="2607" w:type="dxa"/>
            <w:tcPrChange w:id="670" w:author="Екатерина Луткова" w:date="2016-04-19T12:09:00Z">
              <w:tcPr>
                <w:tcW w:w="3663" w:type="dxa"/>
              </w:tcPr>
            </w:tcPrChange>
          </w:tcPr>
          <w:p w14:paraId="2914378C" w14:textId="33AC3EEB" w:rsidR="00E22B91" w:rsidRPr="00602B66" w:rsidRDefault="00E22B91" w:rsidP="00E22B91">
            <w:pPr>
              <w:rPr>
                <w:ins w:id="671" w:author="Екатерина Луткова" w:date="2016-04-19T11:15:00Z"/>
                <w:color w:val="FF0000"/>
                <w:szCs w:val="24"/>
                <w:lang w:eastAsia="ru-RU"/>
                <w:rPrChange w:id="672" w:author="Екатерина Луткова" w:date="2016-04-19T12:11:00Z">
                  <w:rPr>
                    <w:ins w:id="673" w:author="Екатерина Луткова" w:date="2016-04-19T11:15:00Z"/>
                    <w:lang w:eastAsia="ru-RU"/>
                  </w:rPr>
                </w:rPrChange>
              </w:rPr>
            </w:pPr>
            <w:ins w:id="674" w:author="Екатерина Луткова" w:date="2016-04-19T11:56:00Z">
              <w:r w:rsidRPr="00602B66">
                <w:rPr>
                  <w:color w:val="FF0000"/>
                  <w:szCs w:val="24"/>
                  <w:rPrChange w:id="67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Полное наименование организации</w:t>
              </w:r>
            </w:ins>
          </w:p>
        </w:tc>
        <w:tc>
          <w:tcPr>
            <w:tcW w:w="2734" w:type="dxa"/>
            <w:tcPrChange w:id="676" w:author="Екатерина Луткова" w:date="2016-04-19T12:09:00Z">
              <w:tcPr>
                <w:tcW w:w="3663" w:type="dxa"/>
              </w:tcPr>
            </w:tcPrChange>
          </w:tcPr>
          <w:p w14:paraId="04AAA3FC" w14:textId="10C8ACF9" w:rsidR="00E22B91" w:rsidRPr="00602B66" w:rsidRDefault="00602B66" w:rsidP="00E22B91">
            <w:pPr>
              <w:rPr>
                <w:ins w:id="677" w:author="Екатерина Луткова" w:date="2016-04-19T12:01:00Z"/>
                <w:color w:val="FF0000"/>
                <w:szCs w:val="24"/>
                <w:rPrChange w:id="678" w:author="Екатерина Луткова" w:date="2016-04-19T12:11:00Z">
                  <w:rPr>
                    <w:ins w:id="679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680" w:author="Екатерина Луткова" w:date="2016-04-19T12:02:00Z">
              <w:r w:rsidRPr="00602B66">
                <w:rPr>
                  <w:color w:val="FF0000"/>
                  <w:szCs w:val="24"/>
                  <w:rPrChange w:id="68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ООО «ЭЛМА-1»</w:t>
              </w:r>
            </w:ins>
          </w:p>
        </w:tc>
        <w:tc>
          <w:tcPr>
            <w:tcW w:w="2759" w:type="dxa"/>
            <w:tcPrChange w:id="682" w:author="Екатерина Луткова" w:date="2016-04-19T12:09:00Z">
              <w:tcPr>
                <w:tcW w:w="3663" w:type="dxa"/>
              </w:tcPr>
            </w:tcPrChange>
          </w:tcPr>
          <w:p w14:paraId="07A3B2EE" w14:textId="3005D7C4" w:rsidR="00E22B91" w:rsidRPr="00602B66" w:rsidRDefault="00602B66" w:rsidP="00E22B91">
            <w:pPr>
              <w:rPr>
                <w:ins w:id="683" w:author="Екатерина Луткова" w:date="2016-04-19T11:15:00Z"/>
                <w:color w:val="FF0000"/>
                <w:szCs w:val="24"/>
                <w:lang w:eastAsia="ru-RU"/>
                <w:rPrChange w:id="684" w:author="Екатерина Луткова" w:date="2016-04-19T12:11:00Z">
                  <w:rPr>
                    <w:ins w:id="685" w:author="Екатерина Луткова" w:date="2016-04-19T11:15:00Z"/>
                    <w:lang w:eastAsia="ru-RU"/>
                  </w:rPr>
                </w:rPrChange>
              </w:rPr>
            </w:pPr>
            <w:ins w:id="686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ООО СКБ «Мысль»</w:t>
              </w:r>
            </w:ins>
          </w:p>
        </w:tc>
      </w:tr>
      <w:tr w:rsidR="00E22B91" w:rsidRPr="00602B66" w14:paraId="41D055A5" w14:textId="77777777" w:rsidTr="00602B66">
        <w:trPr>
          <w:ins w:id="687" w:author="Екатерина Луткова" w:date="2016-04-19T11:15:00Z"/>
        </w:trPr>
        <w:tc>
          <w:tcPr>
            <w:tcW w:w="2888" w:type="dxa"/>
            <w:tcPrChange w:id="688" w:author="Екатерина Луткова" w:date="2016-04-19T12:09:00Z">
              <w:tcPr>
                <w:tcW w:w="3662" w:type="dxa"/>
              </w:tcPr>
            </w:tcPrChange>
          </w:tcPr>
          <w:p w14:paraId="51B7F167" w14:textId="18EC08A2" w:rsidR="00E22B91" w:rsidRPr="00602B66" w:rsidRDefault="00E22B91" w:rsidP="00E22B91">
            <w:pPr>
              <w:rPr>
                <w:ins w:id="689" w:author="Екатерина Луткова" w:date="2016-04-19T11:15:00Z"/>
                <w:color w:val="FF0000"/>
                <w:szCs w:val="24"/>
                <w:lang w:eastAsia="ru-RU"/>
                <w:rPrChange w:id="690" w:author="Екатерина Луткова" w:date="2016-04-19T12:11:00Z">
                  <w:rPr>
                    <w:ins w:id="691" w:author="Екатерина Луткова" w:date="2016-04-19T11:15:00Z"/>
                    <w:lang w:eastAsia="ru-RU"/>
                  </w:rPr>
                </w:rPrChange>
              </w:rPr>
            </w:pPr>
            <w:ins w:id="692" w:author="Екатерина Луткова" w:date="2016-04-19T11:56:00Z">
              <w:r w:rsidRPr="00602B66">
                <w:rPr>
                  <w:color w:val="FF0000"/>
                  <w:szCs w:val="24"/>
                  <w:rPrChange w:id="69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Адрес</w:t>
              </w:r>
            </w:ins>
          </w:p>
        </w:tc>
        <w:tc>
          <w:tcPr>
            <w:tcW w:w="2607" w:type="dxa"/>
            <w:tcPrChange w:id="694" w:author="Екатерина Луткова" w:date="2016-04-19T12:09:00Z">
              <w:tcPr>
                <w:tcW w:w="3663" w:type="dxa"/>
              </w:tcPr>
            </w:tcPrChange>
          </w:tcPr>
          <w:p w14:paraId="18B4D43D" w14:textId="3213E912" w:rsidR="00E22B91" w:rsidRPr="00602B66" w:rsidRDefault="00E22B91" w:rsidP="00E22B91">
            <w:pPr>
              <w:rPr>
                <w:ins w:id="695" w:author="Екатерина Луткова" w:date="2016-04-19T11:15:00Z"/>
                <w:color w:val="FF0000"/>
                <w:szCs w:val="24"/>
                <w:lang w:eastAsia="ru-RU"/>
                <w:rPrChange w:id="696" w:author="Екатерина Луткова" w:date="2016-04-19T12:11:00Z">
                  <w:rPr>
                    <w:ins w:id="697" w:author="Екатерина Луткова" w:date="2016-04-19T11:15:00Z"/>
                    <w:lang w:eastAsia="ru-RU"/>
                  </w:rPr>
                </w:rPrChange>
              </w:rPr>
            </w:pPr>
            <w:ins w:id="698" w:author="Екатерина Луткова" w:date="2016-04-19T11:56:00Z">
              <w:r w:rsidRPr="00602B66">
                <w:rPr>
                  <w:color w:val="FF0000"/>
                  <w:szCs w:val="24"/>
                  <w:rPrChange w:id="699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Полный адрес организации</w:t>
              </w:r>
            </w:ins>
          </w:p>
        </w:tc>
        <w:tc>
          <w:tcPr>
            <w:tcW w:w="2734" w:type="dxa"/>
            <w:tcPrChange w:id="700" w:author="Екатерина Луткова" w:date="2016-04-19T12:09:00Z">
              <w:tcPr>
                <w:tcW w:w="3663" w:type="dxa"/>
              </w:tcPr>
            </w:tcPrChange>
          </w:tcPr>
          <w:p w14:paraId="39ABE161" w14:textId="3EF250FE" w:rsidR="00E22B91" w:rsidRPr="00602B66" w:rsidRDefault="00602B66" w:rsidP="00E22B91">
            <w:pPr>
              <w:rPr>
                <w:ins w:id="701" w:author="Екатерина Луткова" w:date="2016-04-19T12:01:00Z"/>
                <w:color w:val="FF0000"/>
                <w:szCs w:val="24"/>
                <w:rPrChange w:id="702" w:author="Екатерина Луткова" w:date="2016-04-19T12:11:00Z">
                  <w:rPr>
                    <w:ins w:id="703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04" w:author="Екатерина Луткова" w:date="2016-04-19T12:02:00Z">
              <w:r w:rsidRPr="00602B66">
                <w:rPr>
                  <w:color w:val="FF0000"/>
                  <w:szCs w:val="24"/>
                  <w:rPrChange w:id="7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620076, г. Екатеринбург, пл. Жуковского, 1 </w:t>
              </w:r>
            </w:ins>
            <w:ins w:id="706" w:author="Екатерина Луткова" w:date="2016-04-19T12:03:00Z">
              <w:r w:rsidRPr="00602B66">
                <w:rPr>
                  <w:color w:val="FF0000"/>
                  <w:szCs w:val="24"/>
                  <w:rPrChange w:id="70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«В»</w:t>
              </w:r>
            </w:ins>
          </w:p>
        </w:tc>
        <w:tc>
          <w:tcPr>
            <w:tcW w:w="2759" w:type="dxa"/>
            <w:tcPrChange w:id="708" w:author="Екатерина Луткова" w:date="2016-04-19T12:09:00Z">
              <w:tcPr>
                <w:tcW w:w="3663" w:type="dxa"/>
              </w:tcPr>
            </w:tcPrChange>
          </w:tcPr>
          <w:p w14:paraId="6C3ED723" w14:textId="25F694CB" w:rsidR="00E22B91" w:rsidRPr="00602B66" w:rsidRDefault="00602B66" w:rsidP="00E22B91">
            <w:pPr>
              <w:rPr>
                <w:ins w:id="709" w:author="Екатерина Луткова" w:date="2016-04-19T11:15:00Z"/>
                <w:color w:val="FF0000"/>
                <w:szCs w:val="24"/>
                <w:lang w:eastAsia="ru-RU"/>
                <w:rPrChange w:id="710" w:author="Екатерина Луткова" w:date="2016-04-19T12:11:00Z">
                  <w:rPr>
                    <w:ins w:id="711" w:author="Екатерина Луткова" w:date="2016-04-19T11:15:00Z"/>
                    <w:lang w:eastAsia="ru-RU"/>
                  </w:rPr>
                </w:rPrChange>
              </w:rPr>
            </w:pPr>
            <w:ins w:id="712" w:author="Екатерина Луткова" w:date="2016-04-19T12:09:00Z">
              <w:r w:rsidRPr="00602B66">
                <w:rPr>
                  <w:color w:val="FF0000"/>
                  <w:szCs w:val="24"/>
                  <w:rPrChange w:id="713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620076, г. Екатеринбург, пл. Жуковского, 1 «В»</w:t>
              </w:r>
            </w:ins>
          </w:p>
        </w:tc>
      </w:tr>
      <w:tr w:rsidR="00E22B91" w:rsidRPr="00602B66" w14:paraId="7749B0BD" w14:textId="77777777" w:rsidTr="00602B66">
        <w:trPr>
          <w:ins w:id="714" w:author="Екатерина Луткова" w:date="2016-04-19T11:15:00Z"/>
        </w:trPr>
        <w:tc>
          <w:tcPr>
            <w:tcW w:w="2888" w:type="dxa"/>
            <w:tcPrChange w:id="715" w:author="Екатерина Луткова" w:date="2016-04-19T12:09:00Z">
              <w:tcPr>
                <w:tcW w:w="3662" w:type="dxa"/>
              </w:tcPr>
            </w:tcPrChange>
          </w:tcPr>
          <w:p w14:paraId="70728590" w14:textId="6D03B4BB" w:rsidR="00E22B91" w:rsidRPr="00602B66" w:rsidRDefault="00E22B91" w:rsidP="00E22B91">
            <w:pPr>
              <w:rPr>
                <w:ins w:id="716" w:author="Екатерина Луткова" w:date="2016-04-19T11:15:00Z"/>
                <w:color w:val="FF0000"/>
                <w:szCs w:val="24"/>
                <w:lang w:eastAsia="ru-RU"/>
                <w:rPrChange w:id="717" w:author="Екатерина Луткова" w:date="2016-04-19T12:11:00Z">
                  <w:rPr>
                    <w:ins w:id="718" w:author="Екатерина Луткова" w:date="2016-04-19T11:15:00Z"/>
                    <w:lang w:eastAsia="ru-RU"/>
                  </w:rPr>
                </w:rPrChange>
              </w:rPr>
            </w:pPr>
            <w:ins w:id="719" w:author="Екатерина Луткова" w:date="2016-04-19T11:59:00Z">
              <w:r w:rsidRPr="00602B66">
                <w:rPr>
                  <w:color w:val="FF0000"/>
                  <w:szCs w:val="24"/>
                  <w:rPrChange w:id="7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Ген. директор</w:t>
              </w:r>
            </w:ins>
          </w:p>
        </w:tc>
        <w:tc>
          <w:tcPr>
            <w:tcW w:w="2607" w:type="dxa"/>
            <w:tcPrChange w:id="721" w:author="Екатерина Луткова" w:date="2016-04-19T12:09:00Z">
              <w:tcPr>
                <w:tcW w:w="3663" w:type="dxa"/>
              </w:tcPr>
            </w:tcPrChange>
          </w:tcPr>
          <w:p w14:paraId="747AD15B" w14:textId="7D72797C" w:rsidR="00E22B91" w:rsidRPr="00602B66" w:rsidRDefault="00E22B91" w:rsidP="00E22B91">
            <w:pPr>
              <w:rPr>
                <w:ins w:id="722" w:author="Екатерина Луткова" w:date="2016-04-19T11:15:00Z"/>
                <w:color w:val="FF0000"/>
                <w:szCs w:val="24"/>
                <w:lang w:eastAsia="ru-RU"/>
                <w:rPrChange w:id="723" w:author="Екатерина Луткова" w:date="2016-04-19T12:11:00Z">
                  <w:rPr>
                    <w:ins w:id="724" w:author="Екатерина Луткова" w:date="2016-04-19T11:15:00Z"/>
                    <w:lang w:eastAsia="ru-RU"/>
                  </w:rPr>
                </w:rPrChange>
              </w:rPr>
            </w:pPr>
            <w:ins w:id="725" w:author="Екатерина Луткова" w:date="2016-04-19T11:56:00Z">
              <w:r w:rsidRPr="00602B66">
                <w:rPr>
                  <w:color w:val="FF0000"/>
                  <w:szCs w:val="24"/>
                  <w:rPrChange w:id="7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27" w:author="Екатерина Луткова" w:date="2016-04-19T12:09:00Z">
              <w:tcPr>
                <w:tcW w:w="3663" w:type="dxa"/>
              </w:tcPr>
            </w:tcPrChange>
          </w:tcPr>
          <w:p w14:paraId="11F9031A" w14:textId="7119EF9F" w:rsidR="00E22B91" w:rsidRPr="00602B66" w:rsidRDefault="00602B66" w:rsidP="00E22B91">
            <w:pPr>
              <w:rPr>
                <w:ins w:id="728" w:author="Екатерина Луткова" w:date="2016-04-19T12:01:00Z"/>
                <w:color w:val="FF0000"/>
                <w:szCs w:val="24"/>
                <w:rPrChange w:id="729" w:author="Екатерина Луткова" w:date="2016-04-19T12:11:00Z">
                  <w:rPr>
                    <w:ins w:id="73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31" w:author="Екатерина Луткова" w:date="2016-04-19T12:03:00Z">
              <w:r w:rsidRPr="00602B66">
                <w:rPr>
                  <w:color w:val="FF0000"/>
                  <w:szCs w:val="24"/>
                  <w:rPrChange w:id="73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  <w:tc>
          <w:tcPr>
            <w:tcW w:w="2759" w:type="dxa"/>
            <w:tcPrChange w:id="733" w:author="Екатерина Луткова" w:date="2016-04-19T12:09:00Z">
              <w:tcPr>
                <w:tcW w:w="3663" w:type="dxa"/>
              </w:tcPr>
            </w:tcPrChange>
          </w:tcPr>
          <w:p w14:paraId="26BE8D91" w14:textId="04827549" w:rsidR="00E22B91" w:rsidRPr="00602B66" w:rsidRDefault="00602B66" w:rsidP="00E22B91">
            <w:pPr>
              <w:rPr>
                <w:ins w:id="734" w:author="Екатерина Луткова" w:date="2016-04-19T11:15:00Z"/>
                <w:color w:val="FF0000"/>
                <w:szCs w:val="24"/>
                <w:lang w:eastAsia="ru-RU"/>
                <w:rPrChange w:id="735" w:author="Екатерина Луткова" w:date="2016-04-19T12:11:00Z">
                  <w:rPr>
                    <w:ins w:id="736" w:author="Екатерина Луткова" w:date="2016-04-19T11:15:00Z"/>
                    <w:lang w:eastAsia="ru-RU"/>
                  </w:rPr>
                </w:rPrChange>
              </w:rPr>
            </w:pPr>
            <w:ins w:id="737" w:author="Екатерина Луткова" w:date="2016-04-19T12:09:00Z">
              <w:r w:rsidRPr="00602B66">
                <w:rPr>
                  <w:color w:val="FF0000"/>
                  <w:szCs w:val="24"/>
                  <w:rPrChange w:id="73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 Юрий Васильевич</w:t>
              </w:r>
            </w:ins>
          </w:p>
        </w:tc>
      </w:tr>
      <w:tr w:rsidR="00E22B91" w:rsidRPr="00602B66" w14:paraId="730EF9B3" w14:textId="77777777" w:rsidTr="00602B66">
        <w:trPr>
          <w:ins w:id="739" w:author="Екатерина Луткова" w:date="2016-04-19T11:15:00Z"/>
        </w:trPr>
        <w:tc>
          <w:tcPr>
            <w:tcW w:w="2888" w:type="dxa"/>
            <w:tcPrChange w:id="740" w:author="Екатерина Луткова" w:date="2016-04-19T12:09:00Z">
              <w:tcPr>
                <w:tcW w:w="3662" w:type="dxa"/>
              </w:tcPr>
            </w:tcPrChange>
          </w:tcPr>
          <w:p w14:paraId="610E4449" w14:textId="4167A5FC" w:rsidR="00E22B91" w:rsidRPr="00602B66" w:rsidRDefault="00E22B91">
            <w:pPr>
              <w:rPr>
                <w:ins w:id="741" w:author="Екатерина Луткова" w:date="2016-04-19T11:15:00Z"/>
                <w:color w:val="FF0000"/>
                <w:szCs w:val="24"/>
                <w:lang w:eastAsia="ru-RU"/>
                <w:rPrChange w:id="742" w:author="Екатерина Луткова" w:date="2016-04-19T12:11:00Z">
                  <w:rPr>
                    <w:ins w:id="743" w:author="Екатерина Луткова" w:date="2016-04-19T11:15:00Z"/>
                    <w:lang w:eastAsia="ru-RU"/>
                  </w:rPr>
                </w:rPrChange>
              </w:rPr>
            </w:pPr>
            <w:ins w:id="744" w:author="Екатерина Луткова" w:date="2016-04-19T11:56:00Z">
              <w:r w:rsidRPr="00602B66">
                <w:rPr>
                  <w:color w:val="FF0000"/>
                  <w:szCs w:val="24"/>
                  <w:rPrChange w:id="74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Главный бухгалтер</w:t>
              </w:r>
            </w:ins>
          </w:p>
        </w:tc>
        <w:tc>
          <w:tcPr>
            <w:tcW w:w="2607" w:type="dxa"/>
            <w:tcPrChange w:id="746" w:author="Екатерина Луткова" w:date="2016-04-19T12:09:00Z">
              <w:tcPr>
                <w:tcW w:w="3663" w:type="dxa"/>
              </w:tcPr>
            </w:tcPrChange>
          </w:tcPr>
          <w:p w14:paraId="7B5E87A5" w14:textId="029AD039" w:rsidR="00E22B91" w:rsidRPr="00602B66" w:rsidRDefault="00E22B91" w:rsidP="00E22B91">
            <w:pPr>
              <w:rPr>
                <w:ins w:id="747" w:author="Екатерина Луткова" w:date="2016-04-19T11:15:00Z"/>
                <w:color w:val="FF0000"/>
                <w:szCs w:val="24"/>
                <w:lang w:eastAsia="ru-RU"/>
                <w:rPrChange w:id="748" w:author="Екатерина Луткова" w:date="2016-04-19T12:11:00Z">
                  <w:rPr>
                    <w:ins w:id="749" w:author="Екатерина Луткова" w:date="2016-04-19T11:15:00Z"/>
                    <w:lang w:eastAsia="ru-RU"/>
                  </w:rPr>
                </w:rPrChange>
              </w:rPr>
            </w:pPr>
            <w:ins w:id="750" w:author="Екатерина Луткова" w:date="2016-04-19T11:56:00Z">
              <w:r w:rsidRPr="00602B66">
                <w:rPr>
                  <w:color w:val="FF0000"/>
                  <w:szCs w:val="24"/>
                  <w:rPrChange w:id="75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ФИО</w:t>
              </w:r>
            </w:ins>
          </w:p>
        </w:tc>
        <w:tc>
          <w:tcPr>
            <w:tcW w:w="2734" w:type="dxa"/>
            <w:tcPrChange w:id="752" w:author="Екатерина Луткова" w:date="2016-04-19T12:09:00Z">
              <w:tcPr>
                <w:tcW w:w="3663" w:type="dxa"/>
              </w:tcPr>
            </w:tcPrChange>
          </w:tcPr>
          <w:p w14:paraId="1A5901B0" w14:textId="0B0A8E51" w:rsidR="00E22B91" w:rsidRPr="00602B66" w:rsidRDefault="00602B66" w:rsidP="00E22B91">
            <w:pPr>
              <w:rPr>
                <w:ins w:id="753" w:author="Екатерина Луткова" w:date="2016-04-19T12:01:00Z"/>
                <w:color w:val="FF0000"/>
                <w:szCs w:val="24"/>
                <w:rPrChange w:id="754" w:author="Екатерина Луткова" w:date="2016-04-19T12:11:00Z">
                  <w:rPr>
                    <w:ins w:id="755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756" w:author="Екатерина Луткова" w:date="2016-04-19T12:03:00Z">
              <w:r w:rsidRPr="00602B66">
                <w:rPr>
                  <w:color w:val="FF0000"/>
                  <w:szCs w:val="24"/>
                  <w:rPrChange w:id="757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Холодникова Вера Петровна</w:t>
              </w:r>
            </w:ins>
          </w:p>
        </w:tc>
        <w:tc>
          <w:tcPr>
            <w:tcW w:w="2759" w:type="dxa"/>
            <w:tcPrChange w:id="758" w:author="Екатерина Луткова" w:date="2016-04-19T12:09:00Z">
              <w:tcPr>
                <w:tcW w:w="3663" w:type="dxa"/>
              </w:tcPr>
            </w:tcPrChange>
          </w:tcPr>
          <w:p w14:paraId="7486D10E" w14:textId="1BDA290B" w:rsidR="00E22B91" w:rsidRPr="00602B66" w:rsidRDefault="00602B66" w:rsidP="00E22B91">
            <w:pPr>
              <w:rPr>
                <w:ins w:id="759" w:author="Екатерина Луткова" w:date="2016-04-19T11:15:00Z"/>
                <w:color w:val="FF0000"/>
                <w:szCs w:val="24"/>
                <w:lang w:eastAsia="ru-RU"/>
                <w:rPrChange w:id="760" w:author="Екатерина Луткова" w:date="2016-04-19T12:11:00Z">
                  <w:rPr>
                    <w:ins w:id="761" w:author="Екатерина Луткова" w:date="2016-04-19T11:15:00Z"/>
                    <w:lang w:eastAsia="ru-RU"/>
                  </w:rPr>
                </w:rPrChange>
              </w:rPr>
            </w:pPr>
            <w:proofErr w:type="spellStart"/>
            <w:ins w:id="762" w:author="Екатерина Луткова" w:date="2016-04-19T12:09:00Z">
              <w:r w:rsidRPr="00295E57">
                <w:rPr>
                  <w:color w:val="FF0000"/>
                  <w:szCs w:val="24"/>
                  <w:lang w:eastAsia="ru-RU"/>
                </w:rPr>
                <w:t>Раупова</w:t>
              </w:r>
              <w:proofErr w:type="spellEnd"/>
              <w:r w:rsidRPr="00295E57">
                <w:rPr>
                  <w:color w:val="FF0000"/>
                  <w:szCs w:val="24"/>
                  <w:lang w:eastAsia="ru-RU"/>
                </w:rPr>
                <w:t xml:space="preserve"> Татьяна Васильевна</w:t>
              </w:r>
            </w:ins>
          </w:p>
        </w:tc>
      </w:tr>
      <w:tr w:rsidR="00E22B91" w:rsidRPr="00602B66" w14:paraId="11659B38" w14:textId="77777777" w:rsidTr="00602B66">
        <w:trPr>
          <w:ins w:id="763" w:author="Екатерина Луткова" w:date="2016-04-19T11:15:00Z"/>
        </w:trPr>
        <w:tc>
          <w:tcPr>
            <w:tcW w:w="2888" w:type="dxa"/>
            <w:tcPrChange w:id="764" w:author="Екатерина Луткова" w:date="2016-04-19T12:09:00Z">
              <w:tcPr>
                <w:tcW w:w="3662" w:type="dxa"/>
              </w:tcPr>
            </w:tcPrChange>
          </w:tcPr>
          <w:p w14:paraId="208E2C5C" w14:textId="22AC1544" w:rsidR="00E22B91" w:rsidRPr="00602B66" w:rsidRDefault="00E22B91">
            <w:pPr>
              <w:spacing w:before="120" w:after="120" w:line="240" w:lineRule="auto"/>
              <w:rPr>
                <w:ins w:id="765" w:author="Екатерина Луткова" w:date="2016-04-19T11:15:00Z"/>
                <w:color w:val="FF0000"/>
                <w:szCs w:val="24"/>
                <w:lang w:eastAsia="ru-RU"/>
                <w:rPrChange w:id="766" w:author="Екатерина Луткова" w:date="2016-04-19T12:11:00Z">
                  <w:rPr>
                    <w:ins w:id="767" w:author="Екатерина Луткова" w:date="2016-04-19T11:15:00Z"/>
                    <w:lang w:eastAsia="ru-RU"/>
                  </w:rPr>
                </w:rPrChange>
              </w:rPr>
              <w:pPrChange w:id="768" w:author="Екатерина Луткова" w:date="2016-04-19T12:11:00Z">
                <w:pPr/>
              </w:pPrChange>
            </w:pPr>
            <w:ins w:id="769" w:author="Екатерина Луткова" w:date="2016-04-19T11:56:00Z">
              <w:r w:rsidRPr="00602B66">
                <w:rPr>
                  <w:color w:val="FF0000"/>
                  <w:szCs w:val="24"/>
                  <w:rPrChange w:id="770" w:author="Екатерина Луткова" w:date="2016-04-19T12:11:00Z">
                    <w:rPr>
                      <w:sz w:val="22"/>
                    </w:rPr>
                  </w:rPrChange>
                </w:rPr>
                <w:t>Телефон</w:t>
              </w:r>
            </w:ins>
          </w:p>
        </w:tc>
        <w:tc>
          <w:tcPr>
            <w:tcW w:w="2607" w:type="dxa"/>
            <w:tcPrChange w:id="771" w:author="Екатерина Луткова" w:date="2016-04-19T12:09:00Z">
              <w:tcPr>
                <w:tcW w:w="3663" w:type="dxa"/>
              </w:tcPr>
            </w:tcPrChange>
          </w:tcPr>
          <w:p w14:paraId="3EB888D7" w14:textId="77777777" w:rsidR="00E22B91" w:rsidRPr="00602B66" w:rsidRDefault="00E22B91">
            <w:pPr>
              <w:spacing w:before="120" w:after="120" w:line="240" w:lineRule="auto"/>
              <w:jc w:val="both"/>
              <w:rPr>
                <w:ins w:id="772" w:author="Екатерина Луткова" w:date="2016-04-19T11:56:00Z"/>
                <w:color w:val="FF0000"/>
                <w:szCs w:val="24"/>
                <w:rPrChange w:id="773" w:author="Екатерина Луткова" w:date="2016-04-19T12:11:00Z">
                  <w:rPr>
                    <w:ins w:id="774" w:author="Екатерина Луткова" w:date="2016-04-19T11:56:00Z"/>
                  </w:rPr>
                </w:rPrChange>
              </w:rPr>
              <w:pPrChange w:id="775" w:author="Екатерина Луткова" w:date="2016-04-19T12:11:00Z">
                <w:pPr>
                  <w:spacing w:before="100" w:beforeAutospacing="1" w:after="100" w:afterAutospacing="1" w:line="360" w:lineRule="auto"/>
                  <w:jc w:val="both"/>
                </w:pPr>
              </w:pPrChange>
            </w:pPr>
            <w:ins w:id="776" w:author="Екатерина Луткова" w:date="2016-04-19T11:56:00Z">
              <w:r w:rsidRPr="00602B66">
                <w:rPr>
                  <w:color w:val="FF0000"/>
                  <w:szCs w:val="24"/>
                  <w:rPrChange w:id="777" w:author="Екатерина Луткова" w:date="2016-04-19T12:11:00Z">
                    <w:rPr>
                      <w:sz w:val="22"/>
                    </w:rPr>
                  </w:rPrChange>
                </w:rPr>
                <w:t xml:space="preserve">Контактный телефон. </w:t>
              </w:r>
            </w:ins>
          </w:p>
          <w:p w14:paraId="0948814B" w14:textId="48668512" w:rsidR="00E22B91" w:rsidRPr="00602B66" w:rsidRDefault="00E22B91">
            <w:pPr>
              <w:spacing w:before="120" w:after="120" w:line="240" w:lineRule="auto"/>
              <w:rPr>
                <w:ins w:id="778" w:author="Екатерина Луткова" w:date="2016-04-19T11:15:00Z"/>
                <w:color w:val="FF0000"/>
                <w:szCs w:val="24"/>
                <w:lang w:eastAsia="ru-RU"/>
                <w:rPrChange w:id="779" w:author="Екатерина Луткова" w:date="2016-04-19T12:11:00Z">
                  <w:rPr>
                    <w:ins w:id="780" w:author="Екатерина Луткова" w:date="2016-04-19T11:15:00Z"/>
                    <w:lang w:eastAsia="ru-RU"/>
                  </w:rPr>
                </w:rPrChange>
              </w:rPr>
              <w:pPrChange w:id="781" w:author="Екатерина Луткова" w:date="2016-04-19T12:11:00Z">
                <w:pPr/>
              </w:pPrChange>
            </w:pPr>
            <w:ins w:id="782" w:author="Екатерина Луткова" w:date="2016-04-19T11:56:00Z">
              <w:r w:rsidRPr="00602B66">
                <w:rPr>
                  <w:color w:val="FF0000"/>
                  <w:szCs w:val="24"/>
                  <w:rPrChange w:id="783" w:author="Екатерина Луткова" w:date="2016-04-19T12:11:00Z">
                    <w:rPr>
                      <w:sz w:val="22"/>
                    </w:rPr>
                  </w:rPrChange>
                </w:rPr>
                <w:t xml:space="preserve">Шаблон ввода: +7(000) 000-00-00 </w:t>
              </w:r>
            </w:ins>
          </w:p>
        </w:tc>
        <w:tc>
          <w:tcPr>
            <w:tcW w:w="2734" w:type="dxa"/>
            <w:tcPrChange w:id="784" w:author="Екатерина Луткова" w:date="2016-04-19T12:09:00Z">
              <w:tcPr>
                <w:tcW w:w="3663" w:type="dxa"/>
              </w:tcPr>
            </w:tcPrChange>
          </w:tcPr>
          <w:p w14:paraId="7177D75A" w14:textId="77777777" w:rsidR="00602B66" w:rsidRPr="00602B66" w:rsidRDefault="00602B66">
            <w:pPr>
              <w:spacing w:before="120" w:after="120" w:line="240" w:lineRule="auto"/>
              <w:rPr>
                <w:ins w:id="785" w:author="Екатерина Луткова" w:date="2016-04-19T12:03:00Z"/>
                <w:color w:val="FF0000"/>
                <w:szCs w:val="24"/>
                <w:rPrChange w:id="786" w:author="Екатерина Луткова" w:date="2016-04-19T12:11:00Z">
                  <w:rPr>
                    <w:ins w:id="787" w:author="Екатерина Луткова" w:date="2016-04-19T12:03:00Z"/>
                    <w:sz w:val="22"/>
                  </w:rPr>
                </w:rPrChange>
              </w:rPr>
              <w:pPrChange w:id="788" w:author="Екатерина Луткова" w:date="2016-04-19T12:11:00Z">
                <w:pPr/>
              </w:pPrChange>
            </w:pPr>
            <w:ins w:id="789" w:author="Екатерина Луткова" w:date="2016-04-19T12:03:00Z">
              <w:r w:rsidRPr="00602B66">
                <w:rPr>
                  <w:color w:val="FF0000"/>
                  <w:szCs w:val="24"/>
                  <w:rPrChange w:id="790" w:author="Екатерина Луткова" w:date="2016-04-19T12:11:00Z">
                    <w:rPr>
                      <w:sz w:val="22"/>
                    </w:rPr>
                  </w:rPrChange>
                </w:rPr>
                <w:t>(343) 295-98-29,</w:t>
              </w:r>
            </w:ins>
          </w:p>
          <w:p w14:paraId="6E684E82" w14:textId="067F9E05" w:rsidR="00602B66" w:rsidRPr="00602B66" w:rsidRDefault="00602B66">
            <w:pPr>
              <w:spacing w:before="120" w:after="120" w:line="240" w:lineRule="auto"/>
              <w:rPr>
                <w:ins w:id="791" w:author="Екатерина Луткова" w:date="2016-04-19T12:01:00Z"/>
                <w:color w:val="FF0000"/>
                <w:szCs w:val="24"/>
                <w:rPrChange w:id="792" w:author="Екатерина Луткова" w:date="2016-04-19T12:11:00Z">
                  <w:rPr>
                    <w:ins w:id="793" w:author="Екатерина Луткова" w:date="2016-04-19T12:01:00Z"/>
                    <w:sz w:val="22"/>
                    <w:lang w:val="en-US"/>
                  </w:rPr>
                </w:rPrChange>
              </w:rPr>
              <w:pPrChange w:id="794" w:author="Екатерина Луткова" w:date="2016-04-19T12:11:00Z">
                <w:pPr/>
              </w:pPrChange>
            </w:pPr>
            <w:ins w:id="795" w:author="Екатерина Луткова" w:date="2016-04-19T12:03:00Z">
              <w:r w:rsidRPr="00602B66">
                <w:rPr>
                  <w:color w:val="FF0000"/>
                  <w:szCs w:val="24"/>
                  <w:rPrChange w:id="796" w:author="Екатерина Луткова" w:date="2016-04-19T12:11:00Z">
                    <w:rPr>
                      <w:sz w:val="22"/>
                    </w:rPr>
                  </w:rPrChange>
                </w:rPr>
                <w:t xml:space="preserve">         256</w:t>
              </w:r>
            </w:ins>
            <w:ins w:id="797" w:author="Екатерина Луткова" w:date="2016-04-19T12:04:00Z">
              <w:r w:rsidRPr="00602B66">
                <w:rPr>
                  <w:color w:val="FF0000"/>
                  <w:szCs w:val="24"/>
                  <w:rPrChange w:id="798" w:author="Екатерина Луткова" w:date="2016-04-19T12:11:00Z">
                    <w:rPr>
                      <w:sz w:val="22"/>
                    </w:rPr>
                  </w:rPrChange>
                </w:rPr>
                <w:t>-75-25</w:t>
              </w:r>
            </w:ins>
          </w:p>
        </w:tc>
        <w:tc>
          <w:tcPr>
            <w:tcW w:w="2759" w:type="dxa"/>
            <w:tcPrChange w:id="799" w:author="Екатерина Луткова" w:date="2016-04-19T12:09:00Z">
              <w:tcPr>
                <w:tcW w:w="3663" w:type="dxa"/>
              </w:tcPr>
            </w:tcPrChange>
          </w:tcPr>
          <w:p w14:paraId="223A6F34" w14:textId="77777777" w:rsidR="00602B66" w:rsidRPr="00602B66" w:rsidRDefault="00602B66">
            <w:pPr>
              <w:spacing w:before="120" w:after="120" w:line="240" w:lineRule="auto"/>
              <w:rPr>
                <w:ins w:id="800" w:author="Екатерина Луткова" w:date="2016-04-19T12:10:00Z"/>
                <w:color w:val="FF0000"/>
                <w:szCs w:val="24"/>
                <w:rPrChange w:id="801" w:author="Екатерина Луткова" w:date="2016-04-19T12:11:00Z">
                  <w:rPr>
                    <w:ins w:id="802" w:author="Екатерина Луткова" w:date="2016-04-19T12:10:00Z"/>
                    <w:color w:val="FF0000"/>
                    <w:sz w:val="22"/>
                  </w:rPr>
                </w:rPrChange>
              </w:rPr>
              <w:pPrChange w:id="803" w:author="Екатерина Луткова" w:date="2016-04-19T12:11:00Z">
                <w:pPr/>
              </w:pPrChange>
            </w:pPr>
            <w:ins w:id="804" w:author="Екатерина Луткова" w:date="2016-04-19T12:10:00Z">
              <w:r w:rsidRPr="00602B66">
                <w:rPr>
                  <w:color w:val="FF0000"/>
                  <w:szCs w:val="24"/>
                  <w:rPrChange w:id="805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295-98-29,</w:t>
              </w:r>
            </w:ins>
          </w:p>
          <w:p w14:paraId="3D94D2BE" w14:textId="36C8F555" w:rsidR="00E22B91" w:rsidRPr="00602B66" w:rsidRDefault="00602B66">
            <w:pPr>
              <w:spacing w:before="120" w:after="120" w:line="240" w:lineRule="auto"/>
              <w:rPr>
                <w:ins w:id="806" w:author="Екатерина Луткова" w:date="2016-04-19T11:15:00Z"/>
                <w:color w:val="FF0000"/>
                <w:szCs w:val="24"/>
                <w:lang w:eastAsia="ru-RU"/>
                <w:rPrChange w:id="807" w:author="Екатерина Луткова" w:date="2016-04-19T12:11:00Z">
                  <w:rPr>
                    <w:ins w:id="808" w:author="Екатерина Луткова" w:date="2016-04-19T11:15:00Z"/>
                    <w:lang w:eastAsia="ru-RU"/>
                  </w:rPr>
                </w:rPrChange>
              </w:rPr>
              <w:pPrChange w:id="809" w:author="Екатерина Луткова" w:date="2016-04-19T12:11:00Z">
                <w:pPr/>
              </w:pPrChange>
            </w:pPr>
            <w:ins w:id="810" w:author="Екатерина Луткова" w:date="2016-04-19T12:10:00Z">
              <w:r w:rsidRPr="00602B66">
                <w:rPr>
                  <w:color w:val="FF0000"/>
                  <w:szCs w:val="24"/>
                  <w:rPrChange w:id="811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 xml:space="preserve">         256-75-25</w:t>
              </w:r>
            </w:ins>
          </w:p>
        </w:tc>
      </w:tr>
      <w:tr w:rsidR="00E22B91" w:rsidRPr="00602B66" w14:paraId="30EF95B9" w14:textId="77777777" w:rsidTr="00602B66">
        <w:trPr>
          <w:ins w:id="812" w:author="Екатерина Луткова" w:date="2016-04-19T11:17:00Z"/>
        </w:trPr>
        <w:tc>
          <w:tcPr>
            <w:tcW w:w="2888" w:type="dxa"/>
            <w:tcPrChange w:id="813" w:author="Екатерина Луткова" w:date="2016-04-19T12:09:00Z">
              <w:tcPr>
                <w:tcW w:w="3662" w:type="dxa"/>
              </w:tcPr>
            </w:tcPrChange>
          </w:tcPr>
          <w:p w14:paraId="0DE83D07" w14:textId="0B46A986" w:rsidR="00E22B91" w:rsidRPr="00602B66" w:rsidRDefault="00E22B91" w:rsidP="00E22B91">
            <w:pPr>
              <w:rPr>
                <w:ins w:id="814" w:author="Екатерина Луткова" w:date="2016-04-19T11:17:00Z"/>
                <w:color w:val="FF0000"/>
                <w:szCs w:val="24"/>
                <w:lang w:eastAsia="ru-RU"/>
                <w:rPrChange w:id="815" w:author="Екатерина Луткова" w:date="2016-04-19T12:11:00Z">
                  <w:rPr>
                    <w:ins w:id="816" w:author="Екатерина Луткова" w:date="2016-04-19T11:17:00Z"/>
                    <w:lang w:eastAsia="ru-RU"/>
                  </w:rPr>
                </w:rPrChange>
              </w:rPr>
            </w:pPr>
            <w:ins w:id="817" w:author="Екатерина Луткова" w:date="2016-04-19T11:56:00Z">
              <w:r w:rsidRPr="00602B66">
                <w:rPr>
                  <w:color w:val="FF0000"/>
                  <w:szCs w:val="24"/>
                  <w:rPrChange w:id="81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607" w:type="dxa"/>
            <w:tcPrChange w:id="819" w:author="Екатерина Луткова" w:date="2016-04-19T12:09:00Z">
              <w:tcPr>
                <w:tcW w:w="3663" w:type="dxa"/>
              </w:tcPr>
            </w:tcPrChange>
          </w:tcPr>
          <w:p w14:paraId="2179E5A6" w14:textId="74F9E65C" w:rsidR="00E22B91" w:rsidRPr="00602B66" w:rsidRDefault="00E22B91" w:rsidP="00E22B91">
            <w:pPr>
              <w:rPr>
                <w:ins w:id="820" w:author="Екатерина Луткова" w:date="2016-04-19T11:17:00Z"/>
                <w:color w:val="FF0000"/>
                <w:szCs w:val="24"/>
                <w:lang w:eastAsia="ru-RU"/>
                <w:rPrChange w:id="821" w:author="Екатерина Луткова" w:date="2016-04-19T12:11:00Z">
                  <w:rPr>
                    <w:ins w:id="822" w:author="Екатерина Луткова" w:date="2016-04-19T11:17:00Z"/>
                    <w:lang w:eastAsia="ru-RU"/>
                  </w:rPr>
                </w:rPrChange>
              </w:rPr>
            </w:pPr>
            <w:ins w:id="823" w:author="Екатерина Луткова" w:date="2016-04-19T11:56:00Z">
              <w:r w:rsidRPr="00602B66">
                <w:rPr>
                  <w:color w:val="FF0000"/>
                  <w:szCs w:val="24"/>
                  <w:rPrChange w:id="82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ИНН</w:t>
              </w:r>
            </w:ins>
          </w:p>
        </w:tc>
        <w:tc>
          <w:tcPr>
            <w:tcW w:w="2734" w:type="dxa"/>
            <w:tcPrChange w:id="825" w:author="Екатерина Луткова" w:date="2016-04-19T12:09:00Z">
              <w:tcPr>
                <w:tcW w:w="3663" w:type="dxa"/>
              </w:tcPr>
            </w:tcPrChange>
          </w:tcPr>
          <w:p w14:paraId="284041D2" w14:textId="6EC27016" w:rsidR="00E22B91" w:rsidRPr="00602B66" w:rsidRDefault="00602B66" w:rsidP="00E22B91">
            <w:pPr>
              <w:rPr>
                <w:ins w:id="826" w:author="Екатерина Луткова" w:date="2016-04-19T12:01:00Z"/>
                <w:color w:val="FF0000"/>
                <w:szCs w:val="24"/>
                <w:rPrChange w:id="827" w:author="Екатерина Луткова" w:date="2016-04-19T12:11:00Z">
                  <w:rPr>
                    <w:ins w:id="828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29" w:author="Екатерина Луткова" w:date="2016-04-19T12:04:00Z">
              <w:r w:rsidRPr="00602B66">
                <w:rPr>
                  <w:color w:val="FF0000"/>
                  <w:szCs w:val="24"/>
                  <w:rPrChange w:id="83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6664068381</w:t>
              </w:r>
            </w:ins>
          </w:p>
        </w:tc>
        <w:tc>
          <w:tcPr>
            <w:tcW w:w="2759" w:type="dxa"/>
            <w:tcPrChange w:id="831" w:author="Екатерина Луткова" w:date="2016-04-19T12:09:00Z">
              <w:tcPr>
                <w:tcW w:w="3663" w:type="dxa"/>
              </w:tcPr>
            </w:tcPrChange>
          </w:tcPr>
          <w:p w14:paraId="5C6BDC4E" w14:textId="3D536EEC" w:rsidR="00E22B91" w:rsidRPr="00602B66" w:rsidRDefault="00602B66" w:rsidP="00E22B91">
            <w:pPr>
              <w:rPr>
                <w:ins w:id="832" w:author="Екатерина Луткова" w:date="2016-04-19T11:17:00Z"/>
                <w:color w:val="FF0000"/>
                <w:szCs w:val="24"/>
                <w:lang w:eastAsia="ru-RU"/>
                <w:rPrChange w:id="833" w:author="Екатерина Луткова" w:date="2016-04-19T12:11:00Z">
                  <w:rPr>
                    <w:ins w:id="834" w:author="Екатерина Луткова" w:date="2016-04-19T11:17:00Z"/>
                    <w:lang w:eastAsia="ru-RU"/>
                  </w:rPr>
                </w:rPrChange>
              </w:rPr>
            </w:pPr>
            <w:ins w:id="835" w:author="Екатерина Луткова" w:date="2016-04-19T12:11:00Z">
              <w:r w:rsidRPr="00295E57">
                <w:rPr>
                  <w:color w:val="FF0000"/>
                  <w:szCs w:val="24"/>
                  <w:lang w:eastAsia="ru-RU"/>
                </w:rPr>
                <w:t>6661016177</w:t>
              </w:r>
            </w:ins>
          </w:p>
        </w:tc>
      </w:tr>
      <w:tr w:rsidR="00E22B91" w:rsidRPr="00602B66" w14:paraId="6707D299" w14:textId="77777777" w:rsidTr="00602B66">
        <w:trPr>
          <w:ins w:id="836" w:author="Екатерина Луткова" w:date="2016-04-19T11:17:00Z"/>
        </w:trPr>
        <w:tc>
          <w:tcPr>
            <w:tcW w:w="2888" w:type="dxa"/>
            <w:tcPrChange w:id="837" w:author="Екатерина Луткова" w:date="2016-04-19T12:09:00Z">
              <w:tcPr>
                <w:tcW w:w="3662" w:type="dxa"/>
              </w:tcPr>
            </w:tcPrChange>
          </w:tcPr>
          <w:p w14:paraId="724F9792" w14:textId="5CE1FC14" w:rsidR="00E22B91" w:rsidRPr="00602B66" w:rsidRDefault="00E22B91" w:rsidP="00E22B91">
            <w:pPr>
              <w:rPr>
                <w:ins w:id="838" w:author="Екатерина Луткова" w:date="2016-04-19T11:17:00Z"/>
                <w:color w:val="FF0000"/>
                <w:szCs w:val="24"/>
                <w:lang w:eastAsia="ru-RU"/>
                <w:rPrChange w:id="839" w:author="Екатерина Луткова" w:date="2016-04-19T12:11:00Z">
                  <w:rPr>
                    <w:ins w:id="840" w:author="Екатерина Луткова" w:date="2016-04-19T11:17:00Z"/>
                    <w:lang w:eastAsia="ru-RU"/>
                  </w:rPr>
                </w:rPrChange>
              </w:rPr>
            </w:pPr>
            <w:ins w:id="841" w:author="Екатерина Луткова" w:date="2016-04-19T11:56:00Z">
              <w:r w:rsidRPr="00602B66">
                <w:rPr>
                  <w:color w:val="FF0000"/>
                  <w:szCs w:val="24"/>
                  <w:rPrChange w:id="842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607" w:type="dxa"/>
            <w:tcPrChange w:id="843" w:author="Екатерина Луткова" w:date="2016-04-19T12:09:00Z">
              <w:tcPr>
                <w:tcW w:w="3663" w:type="dxa"/>
              </w:tcPr>
            </w:tcPrChange>
          </w:tcPr>
          <w:p w14:paraId="7276B32C" w14:textId="6490834D" w:rsidR="00E22B91" w:rsidRPr="00602B66" w:rsidRDefault="00E22B91" w:rsidP="00E22B91">
            <w:pPr>
              <w:rPr>
                <w:ins w:id="844" w:author="Екатерина Луткова" w:date="2016-04-19T11:17:00Z"/>
                <w:color w:val="FF0000"/>
                <w:szCs w:val="24"/>
                <w:lang w:eastAsia="ru-RU"/>
                <w:rPrChange w:id="845" w:author="Екатерина Луткова" w:date="2016-04-19T12:11:00Z">
                  <w:rPr>
                    <w:ins w:id="846" w:author="Екатерина Луткова" w:date="2016-04-19T11:17:00Z"/>
                    <w:lang w:eastAsia="ru-RU"/>
                  </w:rPr>
                </w:rPrChange>
              </w:rPr>
            </w:pPr>
            <w:ins w:id="847" w:author="Екатерина Луткова" w:date="2016-04-19T11:56:00Z">
              <w:r w:rsidRPr="00602B66">
                <w:rPr>
                  <w:color w:val="FF0000"/>
                  <w:szCs w:val="24"/>
                  <w:rPrChange w:id="848" w:author="Екатерина Луткова" w:date="2016-04-19T12:11:00Z">
                    <w:rPr>
                      <w:sz w:val="22"/>
                    </w:rPr>
                  </w:rPrChange>
                </w:rPr>
                <w:t>КПП</w:t>
              </w:r>
            </w:ins>
          </w:p>
        </w:tc>
        <w:tc>
          <w:tcPr>
            <w:tcW w:w="2734" w:type="dxa"/>
            <w:tcPrChange w:id="849" w:author="Екатерина Луткова" w:date="2016-04-19T12:09:00Z">
              <w:tcPr>
                <w:tcW w:w="3663" w:type="dxa"/>
              </w:tcPr>
            </w:tcPrChange>
          </w:tcPr>
          <w:p w14:paraId="151E5550" w14:textId="3452ED96" w:rsidR="00E22B91" w:rsidRPr="00602B66" w:rsidRDefault="00602B66" w:rsidP="00E22B91">
            <w:pPr>
              <w:rPr>
                <w:ins w:id="850" w:author="Екатерина Луткова" w:date="2016-04-19T12:01:00Z"/>
                <w:color w:val="FF0000"/>
                <w:szCs w:val="24"/>
                <w:rPrChange w:id="851" w:author="Екатерина Луткова" w:date="2016-04-19T12:11:00Z">
                  <w:rPr>
                    <w:ins w:id="8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853" w:author="Екатерина Луткова" w:date="2016-04-19T12:05:00Z">
              <w:r w:rsidRPr="00602B66">
                <w:rPr>
                  <w:color w:val="FF0000"/>
                  <w:szCs w:val="24"/>
                  <w:rPrChange w:id="854" w:author="Екатерина Луткова" w:date="2016-04-19T12:11:00Z">
                    <w:rPr>
                      <w:sz w:val="22"/>
                    </w:rPr>
                  </w:rPrChange>
                </w:rPr>
                <w:t>667901001</w:t>
              </w:r>
            </w:ins>
          </w:p>
        </w:tc>
        <w:tc>
          <w:tcPr>
            <w:tcW w:w="2759" w:type="dxa"/>
            <w:tcPrChange w:id="855" w:author="Екатерина Луткова" w:date="2016-04-19T12:09:00Z">
              <w:tcPr>
                <w:tcW w:w="3663" w:type="dxa"/>
              </w:tcPr>
            </w:tcPrChange>
          </w:tcPr>
          <w:p w14:paraId="4EC497FE" w14:textId="1CB19E34" w:rsidR="00E22B91" w:rsidRPr="00602B66" w:rsidRDefault="00371148" w:rsidP="00E22B91">
            <w:pPr>
              <w:rPr>
                <w:ins w:id="856" w:author="Екатерина Луткова" w:date="2016-04-19T11:17:00Z"/>
                <w:color w:val="FF0000"/>
                <w:szCs w:val="24"/>
                <w:lang w:eastAsia="ru-RU"/>
                <w:rPrChange w:id="857" w:author="Екатерина Луткова" w:date="2016-04-19T12:11:00Z">
                  <w:rPr>
                    <w:ins w:id="858" w:author="Екатерина Луткова" w:date="2016-04-19T11:17:00Z"/>
                    <w:lang w:eastAsia="ru-RU"/>
                  </w:rPr>
                </w:rPrChange>
              </w:rPr>
            </w:pPr>
            <w:ins w:id="859" w:author="Екатерина Луткова" w:date="2016-04-19T12:11:00Z">
              <w:r>
                <w:rPr>
                  <w:color w:val="FF0000"/>
                  <w:szCs w:val="24"/>
                  <w:lang w:eastAsia="ru-RU"/>
                </w:rPr>
                <w:t>667901001</w:t>
              </w:r>
            </w:ins>
          </w:p>
        </w:tc>
      </w:tr>
      <w:tr w:rsidR="00E22B91" w:rsidRPr="00602B66" w14:paraId="713254CA" w14:textId="77777777" w:rsidTr="00602B66">
        <w:trPr>
          <w:ins w:id="860" w:author="Екатерина Луткова" w:date="2016-04-19T11:17:00Z"/>
        </w:trPr>
        <w:tc>
          <w:tcPr>
            <w:tcW w:w="2888" w:type="dxa"/>
            <w:tcPrChange w:id="861" w:author="Екатерина Луткова" w:date="2016-04-19T12:09:00Z">
              <w:tcPr>
                <w:tcW w:w="3662" w:type="dxa"/>
              </w:tcPr>
            </w:tcPrChange>
          </w:tcPr>
          <w:p w14:paraId="322723EE" w14:textId="74D69002" w:rsidR="00E22B91" w:rsidRPr="00602B66" w:rsidRDefault="00E22B91" w:rsidP="00E22B91">
            <w:pPr>
              <w:rPr>
                <w:ins w:id="862" w:author="Екатерина Луткова" w:date="2016-04-19T11:17:00Z"/>
                <w:color w:val="FF0000"/>
                <w:szCs w:val="24"/>
                <w:lang w:eastAsia="ru-RU"/>
                <w:rPrChange w:id="863" w:author="Екатерина Луткова" w:date="2016-04-19T12:11:00Z">
                  <w:rPr>
                    <w:ins w:id="864" w:author="Екатерина Луткова" w:date="2016-04-19T11:17:00Z"/>
                    <w:lang w:eastAsia="ru-RU"/>
                  </w:rPr>
                </w:rPrChange>
              </w:rPr>
            </w:pPr>
            <w:ins w:id="865" w:author="Екатерина Луткова" w:date="2016-04-19T11:56:00Z">
              <w:r w:rsidRPr="00602B66">
                <w:rPr>
                  <w:color w:val="FF0000"/>
                  <w:szCs w:val="24"/>
                  <w:rPrChange w:id="86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607" w:type="dxa"/>
            <w:tcPrChange w:id="867" w:author="Екатерина Луткова" w:date="2016-04-19T12:09:00Z">
              <w:tcPr>
                <w:tcW w:w="3663" w:type="dxa"/>
              </w:tcPr>
            </w:tcPrChange>
          </w:tcPr>
          <w:p w14:paraId="229A2DF7" w14:textId="665F8ED7" w:rsidR="00E22B91" w:rsidRPr="00602B66" w:rsidRDefault="00E22B91" w:rsidP="00E22B91">
            <w:pPr>
              <w:rPr>
                <w:ins w:id="868" w:author="Екатерина Луткова" w:date="2016-04-19T11:17:00Z"/>
                <w:color w:val="FF0000"/>
                <w:szCs w:val="24"/>
                <w:lang w:eastAsia="ru-RU"/>
                <w:rPrChange w:id="869" w:author="Екатерина Луткова" w:date="2016-04-19T12:11:00Z">
                  <w:rPr>
                    <w:ins w:id="870" w:author="Екатерина Луткова" w:date="2016-04-19T11:17:00Z"/>
                    <w:lang w:eastAsia="ru-RU"/>
                  </w:rPr>
                </w:rPrChange>
              </w:rPr>
            </w:pPr>
            <w:ins w:id="871" w:author="Екатерина Луткова" w:date="2016-04-19T11:56:00Z">
              <w:r w:rsidRPr="00602B66">
                <w:rPr>
                  <w:color w:val="FF0000"/>
                  <w:szCs w:val="24"/>
                  <w:rPrChange w:id="87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Расчетный счет</w:t>
              </w:r>
            </w:ins>
          </w:p>
        </w:tc>
        <w:tc>
          <w:tcPr>
            <w:tcW w:w="2734" w:type="dxa"/>
            <w:tcPrChange w:id="873" w:author="Екатерина Луткова" w:date="2016-04-19T12:09:00Z">
              <w:tcPr>
                <w:tcW w:w="3663" w:type="dxa"/>
              </w:tcPr>
            </w:tcPrChange>
          </w:tcPr>
          <w:p w14:paraId="045D6F31" w14:textId="62E8212F" w:rsidR="00E22B91" w:rsidRPr="00602B66" w:rsidRDefault="00602B66" w:rsidP="00E22B91">
            <w:pPr>
              <w:rPr>
                <w:ins w:id="874" w:author="Екатерина Луткова" w:date="2016-04-19T12:01:00Z"/>
                <w:color w:val="FF0000"/>
                <w:szCs w:val="24"/>
                <w:rPrChange w:id="875" w:author="Екатерина Луткова" w:date="2016-04-19T12:11:00Z">
                  <w:rPr>
                    <w:ins w:id="876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877" w:author="Екатерина Луткова" w:date="2016-04-19T12:05:00Z">
              <w:r w:rsidRPr="00602B66">
                <w:rPr>
                  <w:color w:val="FF0000"/>
                  <w:szCs w:val="24"/>
                  <w:rPrChange w:id="878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407028104000000</w:t>
              </w:r>
            </w:ins>
            <w:ins w:id="879" w:author="Екатерина Луткова" w:date="2016-04-19T12:06:00Z">
              <w:r w:rsidRPr="00602B66">
                <w:rPr>
                  <w:color w:val="FF0000"/>
                  <w:szCs w:val="24"/>
                  <w:rPrChange w:id="88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</w:t>
              </w:r>
            </w:ins>
            <w:ins w:id="881" w:author="Екатерина Луткова" w:date="2016-04-19T12:05:00Z">
              <w:r w:rsidRPr="00602B66">
                <w:rPr>
                  <w:color w:val="FF0000"/>
                  <w:szCs w:val="24"/>
                  <w:rPrChange w:id="88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4026</w:t>
              </w:r>
            </w:ins>
          </w:p>
        </w:tc>
        <w:tc>
          <w:tcPr>
            <w:tcW w:w="2759" w:type="dxa"/>
            <w:tcPrChange w:id="883" w:author="Екатерина Луткова" w:date="2016-04-19T12:09:00Z">
              <w:tcPr>
                <w:tcW w:w="3663" w:type="dxa"/>
              </w:tcPr>
            </w:tcPrChange>
          </w:tcPr>
          <w:p w14:paraId="0FE221AB" w14:textId="78136B35" w:rsidR="00E22B91" w:rsidRPr="00602B66" w:rsidRDefault="00371148" w:rsidP="00E22B91">
            <w:pPr>
              <w:rPr>
                <w:ins w:id="884" w:author="Екатерина Луткова" w:date="2016-04-19T11:17:00Z"/>
                <w:color w:val="FF0000"/>
                <w:szCs w:val="24"/>
                <w:lang w:eastAsia="ru-RU"/>
                <w:rPrChange w:id="885" w:author="Екатерина Луткова" w:date="2016-04-19T12:11:00Z">
                  <w:rPr>
                    <w:ins w:id="886" w:author="Екатерина Луткова" w:date="2016-04-19T11:17:00Z"/>
                    <w:lang w:eastAsia="ru-RU"/>
                  </w:rPr>
                </w:rPrChange>
              </w:rPr>
            </w:pPr>
            <w:ins w:id="887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40702810500000000292</w:t>
              </w:r>
            </w:ins>
          </w:p>
        </w:tc>
      </w:tr>
      <w:tr w:rsidR="00371148" w:rsidRPr="00602B66" w14:paraId="50319B0D" w14:textId="77777777" w:rsidTr="00602B66">
        <w:trPr>
          <w:ins w:id="888" w:author="Екатерина Луткова" w:date="2016-04-19T11:17:00Z"/>
        </w:trPr>
        <w:tc>
          <w:tcPr>
            <w:tcW w:w="2888" w:type="dxa"/>
            <w:tcPrChange w:id="889" w:author="Екатерина Луткова" w:date="2016-04-19T12:09:00Z">
              <w:tcPr>
                <w:tcW w:w="3662" w:type="dxa"/>
              </w:tcPr>
            </w:tcPrChange>
          </w:tcPr>
          <w:p w14:paraId="32EBC803" w14:textId="0DA1962C" w:rsidR="00371148" w:rsidRPr="00602B66" w:rsidRDefault="00371148" w:rsidP="00371148">
            <w:pPr>
              <w:rPr>
                <w:ins w:id="890" w:author="Екатерина Луткова" w:date="2016-04-19T11:17:00Z"/>
                <w:color w:val="FF0000"/>
                <w:szCs w:val="24"/>
                <w:lang w:eastAsia="ru-RU"/>
                <w:rPrChange w:id="891" w:author="Екатерина Луткова" w:date="2016-04-19T12:11:00Z">
                  <w:rPr>
                    <w:ins w:id="892" w:author="Екатерина Луткова" w:date="2016-04-19T11:17:00Z"/>
                    <w:lang w:eastAsia="ru-RU"/>
                  </w:rPr>
                </w:rPrChange>
              </w:rPr>
            </w:pPr>
            <w:ins w:id="893" w:author="Екатерина Луткова" w:date="2016-04-19T11:56:00Z">
              <w:r w:rsidRPr="00602B66">
                <w:rPr>
                  <w:color w:val="FF0000"/>
                  <w:szCs w:val="24"/>
                  <w:rPrChange w:id="89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607" w:type="dxa"/>
            <w:tcPrChange w:id="895" w:author="Екатерина Луткова" w:date="2016-04-19T12:09:00Z">
              <w:tcPr>
                <w:tcW w:w="3663" w:type="dxa"/>
              </w:tcPr>
            </w:tcPrChange>
          </w:tcPr>
          <w:p w14:paraId="1A64F408" w14:textId="0B0AC02C" w:rsidR="00371148" w:rsidRPr="00602B66" w:rsidRDefault="00371148" w:rsidP="00371148">
            <w:pPr>
              <w:rPr>
                <w:ins w:id="896" w:author="Екатерина Луткова" w:date="2016-04-19T11:17:00Z"/>
                <w:color w:val="FF0000"/>
                <w:szCs w:val="24"/>
                <w:lang w:eastAsia="ru-RU"/>
                <w:rPrChange w:id="897" w:author="Екатерина Луткова" w:date="2016-04-19T12:11:00Z">
                  <w:rPr>
                    <w:ins w:id="898" w:author="Екатерина Луткова" w:date="2016-04-19T11:17:00Z"/>
                    <w:lang w:eastAsia="ru-RU"/>
                  </w:rPr>
                </w:rPrChange>
              </w:rPr>
            </w:pPr>
            <w:ins w:id="899" w:author="Екатерина Луткова" w:date="2016-04-19T11:56:00Z">
              <w:r w:rsidRPr="00602B66">
                <w:rPr>
                  <w:color w:val="FF0000"/>
                  <w:szCs w:val="24"/>
                  <w:rPrChange w:id="90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Корр. счет</w:t>
              </w:r>
            </w:ins>
          </w:p>
        </w:tc>
        <w:tc>
          <w:tcPr>
            <w:tcW w:w="2734" w:type="dxa"/>
            <w:tcPrChange w:id="901" w:author="Екатерина Луткова" w:date="2016-04-19T12:09:00Z">
              <w:tcPr>
                <w:tcW w:w="3663" w:type="dxa"/>
              </w:tcPr>
            </w:tcPrChange>
          </w:tcPr>
          <w:p w14:paraId="268CA1BB" w14:textId="52D8D174" w:rsidR="00371148" w:rsidRPr="00602B66" w:rsidRDefault="00371148" w:rsidP="00371148">
            <w:pPr>
              <w:rPr>
                <w:ins w:id="902" w:author="Екатерина Луткова" w:date="2016-04-19T12:01:00Z"/>
                <w:color w:val="FF0000"/>
                <w:szCs w:val="24"/>
                <w:rPrChange w:id="903" w:author="Екатерина Луткова" w:date="2016-04-19T12:11:00Z">
                  <w:rPr>
                    <w:ins w:id="90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905" w:author="Екатерина Луткова" w:date="2016-04-19T12:05:00Z">
              <w:r w:rsidRPr="00602B66">
                <w:rPr>
                  <w:color w:val="FF0000"/>
                  <w:szCs w:val="24"/>
                  <w:rPrChange w:id="90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30101810800000000756</w:t>
              </w:r>
            </w:ins>
          </w:p>
        </w:tc>
        <w:tc>
          <w:tcPr>
            <w:tcW w:w="2759" w:type="dxa"/>
            <w:tcPrChange w:id="907" w:author="Екатерина Луткова" w:date="2016-04-19T12:09:00Z">
              <w:tcPr>
                <w:tcW w:w="3663" w:type="dxa"/>
              </w:tcPr>
            </w:tcPrChange>
          </w:tcPr>
          <w:p w14:paraId="2DF2A1B0" w14:textId="30C10617" w:rsidR="00371148" w:rsidRPr="00602B66" w:rsidRDefault="00371148" w:rsidP="00371148">
            <w:pPr>
              <w:rPr>
                <w:ins w:id="908" w:author="Екатерина Луткова" w:date="2016-04-19T11:17:00Z"/>
                <w:color w:val="FF0000"/>
                <w:szCs w:val="24"/>
                <w:lang w:eastAsia="ru-RU"/>
                <w:rPrChange w:id="909" w:author="Екатерина Луткова" w:date="2016-04-19T12:11:00Z">
                  <w:rPr>
                    <w:ins w:id="910" w:author="Екатерина Луткова" w:date="2016-04-19T11:17:00Z"/>
                    <w:lang w:eastAsia="ru-RU"/>
                  </w:rPr>
                </w:rPrChange>
              </w:rPr>
            </w:pPr>
            <w:ins w:id="911" w:author="Екатерина Луткова" w:date="2016-04-19T12:12:00Z">
              <w:r w:rsidRPr="007E33AB">
                <w:rPr>
                  <w:color w:val="FF0000"/>
                  <w:szCs w:val="24"/>
                </w:rPr>
                <w:t>30101810800000000756</w:t>
              </w:r>
            </w:ins>
          </w:p>
        </w:tc>
      </w:tr>
      <w:tr w:rsidR="00371148" w:rsidRPr="00602B66" w14:paraId="695D51A2" w14:textId="77777777" w:rsidTr="00602B66">
        <w:trPr>
          <w:ins w:id="912" w:author="Екатерина Луткова" w:date="2016-04-19T11:17:00Z"/>
        </w:trPr>
        <w:tc>
          <w:tcPr>
            <w:tcW w:w="2888" w:type="dxa"/>
            <w:tcPrChange w:id="913" w:author="Екатерина Луткова" w:date="2016-04-19T12:09:00Z">
              <w:tcPr>
                <w:tcW w:w="3662" w:type="dxa"/>
              </w:tcPr>
            </w:tcPrChange>
          </w:tcPr>
          <w:p w14:paraId="1A1631D1" w14:textId="2AF78E15" w:rsidR="00371148" w:rsidRPr="00602B66" w:rsidRDefault="00371148" w:rsidP="00371148">
            <w:pPr>
              <w:rPr>
                <w:ins w:id="914" w:author="Екатерина Луткова" w:date="2016-04-19T11:17:00Z"/>
                <w:color w:val="FF0000"/>
                <w:szCs w:val="24"/>
                <w:lang w:eastAsia="ru-RU"/>
                <w:rPrChange w:id="915" w:author="Екатерина Луткова" w:date="2016-04-19T12:11:00Z">
                  <w:rPr>
                    <w:ins w:id="916" w:author="Екатерина Луткова" w:date="2016-04-19T11:17:00Z"/>
                    <w:lang w:eastAsia="ru-RU"/>
                  </w:rPr>
                </w:rPrChange>
              </w:rPr>
            </w:pPr>
            <w:ins w:id="917" w:author="Екатерина Луткова" w:date="2016-04-19T11:56:00Z">
              <w:r w:rsidRPr="00602B66">
                <w:rPr>
                  <w:color w:val="FF0000"/>
                  <w:szCs w:val="24"/>
                  <w:rPrChange w:id="918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607" w:type="dxa"/>
            <w:tcPrChange w:id="919" w:author="Екатерина Луткова" w:date="2016-04-19T12:09:00Z">
              <w:tcPr>
                <w:tcW w:w="3663" w:type="dxa"/>
              </w:tcPr>
            </w:tcPrChange>
          </w:tcPr>
          <w:p w14:paraId="6081EE93" w14:textId="761281C2" w:rsidR="00371148" w:rsidRPr="00602B66" w:rsidRDefault="00371148" w:rsidP="00371148">
            <w:pPr>
              <w:rPr>
                <w:ins w:id="920" w:author="Екатерина Луткова" w:date="2016-04-19T11:17:00Z"/>
                <w:color w:val="FF0000"/>
                <w:szCs w:val="24"/>
                <w:lang w:eastAsia="ru-RU"/>
                <w:rPrChange w:id="921" w:author="Екатерина Луткова" w:date="2016-04-19T12:11:00Z">
                  <w:rPr>
                    <w:ins w:id="922" w:author="Екатерина Луткова" w:date="2016-04-19T11:17:00Z"/>
                    <w:lang w:eastAsia="ru-RU"/>
                  </w:rPr>
                </w:rPrChange>
              </w:rPr>
            </w:pPr>
            <w:ins w:id="923" w:author="Екатерина Луткова" w:date="2016-04-19T11:56:00Z">
              <w:r w:rsidRPr="00602B66">
                <w:rPr>
                  <w:color w:val="FF0000"/>
                  <w:szCs w:val="24"/>
                  <w:rPrChange w:id="924" w:author="Екатерина Луткова" w:date="2016-04-19T12:11:00Z">
                    <w:rPr>
                      <w:sz w:val="22"/>
                    </w:rPr>
                  </w:rPrChange>
                </w:rPr>
                <w:t>ОКВЭД</w:t>
              </w:r>
            </w:ins>
          </w:p>
        </w:tc>
        <w:tc>
          <w:tcPr>
            <w:tcW w:w="2734" w:type="dxa"/>
            <w:tcPrChange w:id="925" w:author="Екатерина Луткова" w:date="2016-04-19T12:09:00Z">
              <w:tcPr>
                <w:tcW w:w="3663" w:type="dxa"/>
              </w:tcPr>
            </w:tcPrChange>
          </w:tcPr>
          <w:p w14:paraId="3E28E356" w14:textId="7E4E044D" w:rsidR="00371148" w:rsidRPr="00602B66" w:rsidRDefault="00371148" w:rsidP="00371148">
            <w:pPr>
              <w:rPr>
                <w:ins w:id="926" w:author="Екатерина Луткова" w:date="2016-04-19T12:01:00Z"/>
                <w:color w:val="FF0000"/>
                <w:szCs w:val="24"/>
                <w:rPrChange w:id="927" w:author="Екатерина Луткова" w:date="2016-04-19T12:11:00Z">
                  <w:rPr>
                    <w:ins w:id="928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29" w:author="Екатерина Луткова" w:date="2016-04-19T12:06:00Z">
              <w:r w:rsidRPr="00602B66">
                <w:rPr>
                  <w:color w:val="FF0000"/>
                  <w:szCs w:val="24"/>
                  <w:rPrChange w:id="930" w:author="Екатерина Луткова" w:date="2016-04-19T12:11:00Z">
                    <w:rPr>
                      <w:sz w:val="22"/>
                    </w:rPr>
                  </w:rPrChange>
                </w:rPr>
                <w:t>25.13</w:t>
              </w:r>
            </w:ins>
          </w:p>
        </w:tc>
        <w:tc>
          <w:tcPr>
            <w:tcW w:w="2759" w:type="dxa"/>
            <w:tcPrChange w:id="931" w:author="Екатерина Луткова" w:date="2016-04-19T12:09:00Z">
              <w:tcPr>
                <w:tcW w:w="3663" w:type="dxa"/>
              </w:tcPr>
            </w:tcPrChange>
          </w:tcPr>
          <w:p w14:paraId="73AA5A76" w14:textId="1C04BBB4" w:rsidR="00371148" w:rsidRPr="00602B66" w:rsidRDefault="00371148" w:rsidP="00371148">
            <w:pPr>
              <w:rPr>
                <w:ins w:id="932" w:author="Екатерина Луткова" w:date="2016-04-19T11:17:00Z"/>
                <w:color w:val="FF0000"/>
                <w:szCs w:val="24"/>
                <w:lang w:eastAsia="ru-RU"/>
                <w:rPrChange w:id="933" w:author="Екатерина Луткова" w:date="2016-04-19T12:11:00Z">
                  <w:rPr>
                    <w:ins w:id="934" w:author="Екатерина Луткова" w:date="2016-04-19T11:17:00Z"/>
                    <w:lang w:eastAsia="ru-RU"/>
                  </w:rPr>
                </w:rPrChange>
              </w:rPr>
            </w:pPr>
            <w:ins w:id="935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45.44.2</w:t>
              </w:r>
            </w:ins>
          </w:p>
        </w:tc>
      </w:tr>
      <w:tr w:rsidR="00371148" w:rsidRPr="00602B66" w14:paraId="2D4953B0" w14:textId="77777777" w:rsidTr="00602B66">
        <w:trPr>
          <w:ins w:id="936" w:author="Екатерина Луткова" w:date="2016-04-19T11:17:00Z"/>
        </w:trPr>
        <w:tc>
          <w:tcPr>
            <w:tcW w:w="2888" w:type="dxa"/>
            <w:tcPrChange w:id="937" w:author="Екатерина Луткова" w:date="2016-04-19T12:09:00Z">
              <w:tcPr>
                <w:tcW w:w="3662" w:type="dxa"/>
              </w:tcPr>
            </w:tcPrChange>
          </w:tcPr>
          <w:p w14:paraId="3C052350" w14:textId="042208E9" w:rsidR="00371148" w:rsidRPr="00602B66" w:rsidRDefault="00371148" w:rsidP="00371148">
            <w:pPr>
              <w:rPr>
                <w:ins w:id="938" w:author="Екатерина Луткова" w:date="2016-04-19T11:17:00Z"/>
                <w:color w:val="FF0000"/>
                <w:szCs w:val="24"/>
                <w:lang w:eastAsia="ru-RU"/>
                <w:rPrChange w:id="939" w:author="Екатерина Луткова" w:date="2016-04-19T12:11:00Z">
                  <w:rPr>
                    <w:ins w:id="940" w:author="Екатерина Луткова" w:date="2016-04-19T11:17:00Z"/>
                    <w:lang w:eastAsia="ru-RU"/>
                  </w:rPr>
                </w:rPrChange>
              </w:rPr>
            </w:pPr>
            <w:ins w:id="941" w:author="Екатерина Луткова" w:date="2016-04-19T11:56:00Z">
              <w:r w:rsidRPr="00602B66">
                <w:rPr>
                  <w:color w:val="FF0000"/>
                  <w:szCs w:val="24"/>
                  <w:rPrChange w:id="942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607" w:type="dxa"/>
            <w:tcPrChange w:id="943" w:author="Екатерина Луткова" w:date="2016-04-19T12:09:00Z">
              <w:tcPr>
                <w:tcW w:w="3663" w:type="dxa"/>
              </w:tcPr>
            </w:tcPrChange>
          </w:tcPr>
          <w:p w14:paraId="2C289266" w14:textId="28BC8FB6" w:rsidR="00371148" w:rsidRPr="00602B66" w:rsidRDefault="00371148" w:rsidP="00371148">
            <w:pPr>
              <w:rPr>
                <w:ins w:id="944" w:author="Екатерина Луткова" w:date="2016-04-19T11:17:00Z"/>
                <w:color w:val="FF0000"/>
                <w:szCs w:val="24"/>
                <w:lang w:eastAsia="ru-RU"/>
                <w:rPrChange w:id="945" w:author="Екатерина Луткова" w:date="2016-04-19T12:11:00Z">
                  <w:rPr>
                    <w:ins w:id="946" w:author="Екатерина Луткова" w:date="2016-04-19T11:17:00Z"/>
                    <w:lang w:eastAsia="ru-RU"/>
                  </w:rPr>
                </w:rPrChange>
              </w:rPr>
            </w:pPr>
            <w:ins w:id="947" w:author="Екатерина Луткова" w:date="2016-04-19T11:56:00Z">
              <w:r w:rsidRPr="00602B66">
                <w:rPr>
                  <w:color w:val="FF0000"/>
                  <w:szCs w:val="24"/>
                  <w:rPrChange w:id="948" w:author="Екатерина Луткова" w:date="2016-04-19T12:11:00Z">
                    <w:rPr>
                      <w:sz w:val="22"/>
                    </w:rPr>
                  </w:rPrChange>
                </w:rPr>
                <w:t>ОКПО</w:t>
              </w:r>
            </w:ins>
          </w:p>
        </w:tc>
        <w:tc>
          <w:tcPr>
            <w:tcW w:w="2734" w:type="dxa"/>
            <w:tcPrChange w:id="949" w:author="Екатерина Луткова" w:date="2016-04-19T12:09:00Z">
              <w:tcPr>
                <w:tcW w:w="3663" w:type="dxa"/>
              </w:tcPr>
            </w:tcPrChange>
          </w:tcPr>
          <w:p w14:paraId="224542FD" w14:textId="12080452" w:rsidR="00371148" w:rsidRPr="00602B66" w:rsidRDefault="00371148" w:rsidP="00371148">
            <w:pPr>
              <w:rPr>
                <w:ins w:id="950" w:author="Екатерина Луткова" w:date="2016-04-19T12:01:00Z"/>
                <w:color w:val="FF0000"/>
                <w:szCs w:val="24"/>
                <w:rPrChange w:id="951" w:author="Екатерина Луткова" w:date="2016-04-19T12:11:00Z">
                  <w:rPr>
                    <w:ins w:id="952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53" w:author="Екатерина Луткова" w:date="2016-04-19T12:06:00Z">
              <w:r w:rsidRPr="00602B66">
                <w:rPr>
                  <w:color w:val="FF0000"/>
                  <w:szCs w:val="24"/>
                  <w:rPrChange w:id="954" w:author="Екатерина Луткова" w:date="2016-04-19T12:11:00Z">
                    <w:rPr>
                      <w:sz w:val="22"/>
                    </w:rPr>
                  </w:rPrChange>
                </w:rPr>
                <w:t>51835367</w:t>
              </w:r>
            </w:ins>
          </w:p>
        </w:tc>
        <w:tc>
          <w:tcPr>
            <w:tcW w:w="2759" w:type="dxa"/>
            <w:tcPrChange w:id="955" w:author="Екатерина Луткова" w:date="2016-04-19T12:09:00Z">
              <w:tcPr>
                <w:tcW w:w="3663" w:type="dxa"/>
              </w:tcPr>
            </w:tcPrChange>
          </w:tcPr>
          <w:p w14:paraId="2B8520D5" w14:textId="7CA1AE25" w:rsidR="00371148" w:rsidRPr="00602B66" w:rsidRDefault="00371148" w:rsidP="00371148">
            <w:pPr>
              <w:rPr>
                <w:ins w:id="956" w:author="Екатерина Луткова" w:date="2016-04-19T11:17:00Z"/>
                <w:color w:val="FF0000"/>
                <w:szCs w:val="24"/>
                <w:lang w:eastAsia="ru-RU"/>
                <w:rPrChange w:id="957" w:author="Екатерина Луткова" w:date="2016-04-19T12:11:00Z">
                  <w:rPr>
                    <w:ins w:id="958" w:author="Екатерина Луткова" w:date="2016-04-19T11:17:00Z"/>
                    <w:lang w:eastAsia="ru-RU"/>
                  </w:rPr>
                </w:rPrChange>
              </w:rPr>
            </w:pPr>
            <w:ins w:id="959" w:author="Екатерина Луткова" w:date="2016-04-19T12:12:00Z">
              <w:r>
                <w:rPr>
                  <w:color w:val="FF0000"/>
                  <w:szCs w:val="24"/>
                  <w:lang w:eastAsia="ru-RU"/>
                </w:rPr>
                <w:t>20616938</w:t>
              </w:r>
            </w:ins>
          </w:p>
        </w:tc>
      </w:tr>
      <w:tr w:rsidR="00371148" w:rsidRPr="00602B66" w14:paraId="14F77CF2" w14:textId="77777777" w:rsidTr="00602B66">
        <w:trPr>
          <w:ins w:id="960" w:author="Екатерина Луткова" w:date="2016-04-19T11:17:00Z"/>
        </w:trPr>
        <w:tc>
          <w:tcPr>
            <w:tcW w:w="2888" w:type="dxa"/>
            <w:tcPrChange w:id="961" w:author="Екатерина Луткова" w:date="2016-04-19T12:09:00Z">
              <w:tcPr>
                <w:tcW w:w="3662" w:type="dxa"/>
              </w:tcPr>
            </w:tcPrChange>
          </w:tcPr>
          <w:p w14:paraId="711C4546" w14:textId="5034B038" w:rsidR="00371148" w:rsidRPr="00602B66" w:rsidRDefault="00371148" w:rsidP="00371148">
            <w:pPr>
              <w:rPr>
                <w:ins w:id="962" w:author="Екатерина Луткова" w:date="2016-04-19T11:17:00Z"/>
                <w:color w:val="FF0000"/>
                <w:szCs w:val="24"/>
                <w:lang w:eastAsia="ru-RU"/>
                <w:rPrChange w:id="963" w:author="Екатерина Луткова" w:date="2016-04-19T12:11:00Z">
                  <w:rPr>
                    <w:ins w:id="964" w:author="Екатерина Луткова" w:date="2016-04-19T11:17:00Z"/>
                    <w:lang w:eastAsia="ru-RU"/>
                  </w:rPr>
                </w:rPrChange>
              </w:rPr>
            </w:pPr>
            <w:ins w:id="965" w:author="Екатерина Луткова" w:date="2016-04-19T11:56:00Z">
              <w:r w:rsidRPr="00602B66">
                <w:rPr>
                  <w:color w:val="FF0000"/>
                  <w:szCs w:val="24"/>
                  <w:rPrChange w:id="966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607" w:type="dxa"/>
            <w:tcPrChange w:id="967" w:author="Екатерина Луткова" w:date="2016-04-19T12:09:00Z">
              <w:tcPr>
                <w:tcW w:w="3663" w:type="dxa"/>
              </w:tcPr>
            </w:tcPrChange>
          </w:tcPr>
          <w:p w14:paraId="649A936D" w14:textId="10592C2A" w:rsidR="00371148" w:rsidRPr="00602B66" w:rsidRDefault="00371148" w:rsidP="00371148">
            <w:pPr>
              <w:rPr>
                <w:ins w:id="968" w:author="Екатерина Луткова" w:date="2016-04-19T11:17:00Z"/>
                <w:color w:val="FF0000"/>
                <w:szCs w:val="24"/>
                <w:lang w:eastAsia="ru-RU"/>
                <w:rPrChange w:id="969" w:author="Екатерина Луткова" w:date="2016-04-19T12:11:00Z">
                  <w:rPr>
                    <w:ins w:id="970" w:author="Екатерина Луткова" w:date="2016-04-19T11:17:00Z"/>
                    <w:lang w:eastAsia="ru-RU"/>
                  </w:rPr>
                </w:rPrChange>
              </w:rPr>
            </w:pPr>
            <w:ins w:id="971" w:author="Екатерина Луткова" w:date="2016-04-19T11:56:00Z">
              <w:r w:rsidRPr="00602B66">
                <w:rPr>
                  <w:color w:val="FF0000"/>
                  <w:szCs w:val="24"/>
                  <w:rPrChange w:id="972" w:author="Екатерина Луткова" w:date="2016-04-19T12:11:00Z">
                    <w:rPr>
                      <w:sz w:val="22"/>
                    </w:rPr>
                  </w:rPrChange>
                </w:rPr>
                <w:t>ОГРН</w:t>
              </w:r>
            </w:ins>
          </w:p>
        </w:tc>
        <w:tc>
          <w:tcPr>
            <w:tcW w:w="2734" w:type="dxa"/>
            <w:tcPrChange w:id="973" w:author="Екатерина Луткова" w:date="2016-04-19T12:09:00Z">
              <w:tcPr>
                <w:tcW w:w="3663" w:type="dxa"/>
              </w:tcPr>
            </w:tcPrChange>
          </w:tcPr>
          <w:p w14:paraId="4C768E21" w14:textId="589A8B7D" w:rsidR="00371148" w:rsidRPr="00602B66" w:rsidRDefault="00371148" w:rsidP="00371148">
            <w:pPr>
              <w:rPr>
                <w:ins w:id="974" w:author="Екатерина Луткова" w:date="2016-04-19T12:01:00Z"/>
                <w:color w:val="FF0000"/>
                <w:szCs w:val="24"/>
                <w:rPrChange w:id="975" w:author="Екатерина Луткова" w:date="2016-04-19T12:11:00Z">
                  <w:rPr>
                    <w:ins w:id="9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977" w:author="Екатерина Луткова" w:date="2016-04-19T12:06:00Z">
              <w:r w:rsidRPr="00602B66">
                <w:rPr>
                  <w:color w:val="FF0000"/>
                  <w:szCs w:val="24"/>
                  <w:rPrChange w:id="978" w:author="Екатерина Луткова" w:date="2016-04-19T12:11:00Z">
                    <w:rPr>
                      <w:sz w:val="22"/>
                    </w:rPr>
                  </w:rPrChange>
                </w:rPr>
                <w:t>1026605768452</w:t>
              </w:r>
            </w:ins>
          </w:p>
        </w:tc>
        <w:tc>
          <w:tcPr>
            <w:tcW w:w="2759" w:type="dxa"/>
            <w:tcPrChange w:id="979" w:author="Екатерина Луткова" w:date="2016-04-19T12:09:00Z">
              <w:tcPr>
                <w:tcW w:w="3663" w:type="dxa"/>
              </w:tcPr>
            </w:tcPrChange>
          </w:tcPr>
          <w:p w14:paraId="1916A653" w14:textId="61A2C5C3" w:rsidR="00371148" w:rsidRPr="00602B66" w:rsidRDefault="00371148" w:rsidP="00371148">
            <w:pPr>
              <w:rPr>
                <w:ins w:id="980" w:author="Екатерина Луткова" w:date="2016-04-19T11:17:00Z"/>
                <w:color w:val="FF0000"/>
                <w:szCs w:val="24"/>
                <w:lang w:eastAsia="ru-RU"/>
                <w:rPrChange w:id="981" w:author="Екатерина Луткова" w:date="2016-04-19T12:11:00Z">
                  <w:rPr>
                    <w:ins w:id="982" w:author="Екатерина Луткова" w:date="2016-04-19T11:17:00Z"/>
                    <w:lang w:eastAsia="ru-RU"/>
                  </w:rPr>
                </w:rPrChange>
              </w:rPr>
            </w:pPr>
            <w:ins w:id="983" w:author="Екатерина Луткова" w:date="2016-04-19T12:13:00Z">
              <w:r>
                <w:rPr>
                  <w:color w:val="FF0000"/>
                  <w:szCs w:val="24"/>
                  <w:lang w:eastAsia="ru-RU"/>
                </w:rPr>
                <w:t>1026605242476</w:t>
              </w:r>
            </w:ins>
          </w:p>
        </w:tc>
      </w:tr>
      <w:tr w:rsidR="00371148" w:rsidRPr="00602B66" w14:paraId="528EE2EF" w14:textId="77777777" w:rsidTr="00602B66">
        <w:trPr>
          <w:ins w:id="984" w:author="Екатерина Луткова" w:date="2016-04-19T11:17:00Z"/>
        </w:trPr>
        <w:tc>
          <w:tcPr>
            <w:tcW w:w="2888" w:type="dxa"/>
            <w:tcPrChange w:id="985" w:author="Екатерина Луткова" w:date="2016-04-19T12:09:00Z">
              <w:tcPr>
                <w:tcW w:w="3662" w:type="dxa"/>
              </w:tcPr>
            </w:tcPrChange>
          </w:tcPr>
          <w:p w14:paraId="75810BA1" w14:textId="419657BA" w:rsidR="00371148" w:rsidRPr="00602B66" w:rsidRDefault="00371148" w:rsidP="00371148">
            <w:pPr>
              <w:rPr>
                <w:ins w:id="986" w:author="Екатерина Луткова" w:date="2016-04-19T11:17:00Z"/>
                <w:color w:val="FF0000"/>
                <w:szCs w:val="24"/>
                <w:lang w:eastAsia="ru-RU"/>
                <w:rPrChange w:id="987" w:author="Екатерина Луткова" w:date="2016-04-19T12:11:00Z">
                  <w:rPr>
                    <w:ins w:id="988" w:author="Екатерина Луткова" w:date="2016-04-19T11:17:00Z"/>
                    <w:lang w:eastAsia="ru-RU"/>
                  </w:rPr>
                </w:rPrChange>
              </w:rPr>
            </w:pPr>
            <w:ins w:id="989" w:author="Екатерина Луткова" w:date="2016-04-19T11:56:00Z">
              <w:r w:rsidRPr="00602B66">
                <w:rPr>
                  <w:color w:val="FF0000"/>
                  <w:szCs w:val="24"/>
                  <w:rPrChange w:id="99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607" w:type="dxa"/>
            <w:tcPrChange w:id="991" w:author="Екатерина Луткова" w:date="2016-04-19T12:09:00Z">
              <w:tcPr>
                <w:tcW w:w="3663" w:type="dxa"/>
              </w:tcPr>
            </w:tcPrChange>
          </w:tcPr>
          <w:p w14:paraId="72A816C5" w14:textId="3FB0650B" w:rsidR="00371148" w:rsidRPr="00602B66" w:rsidRDefault="00371148" w:rsidP="00371148">
            <w:pPr>
              <w:rPr>
                <w:ins w:id="992" w:author="Екатерина Луткова" w:date="2016-04-19T11:17:00Z"/>
                <w:color w:val="FF0000"/>
                <w:szCs w:val="24"/>
                <w:lang w:eastAsia="ru-RU"/>
                <w:rPrChange w:id="993" w:author="Екатерина Луткова" w:date="2016-04-19T12:11:00Z">
                  <w:rPr>
                    <w:ins w:id="994" w:author="Екатерина Луткова" w:date="2016-04-19T11:17:00Z"/>
                    <w:lang w:eastAsia="ru-RU"/>
                  </w:rPr>
                </w:rPrChange>
              </w:rPr>
            </w:pPr>
            <w:ins w:id="995" w:author="Екатерина Луткова" w:date="2016-04-19T11:56:00Z">
              <w:r w:rsidRPr="00602B66">
                <w:rPr>
                  <w:color w:val="FF0000"/>
                  <w:szCs w:val="24"/>
                  <w:rPrChange w:id="99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БИК</w:t>
              </w:r>
            </w:ins>
          </w:p>
        </w:tc>
        <w:tc>
          <w:tcPr>
            <w:tcW w:w="2734" w:type="dxa"/>
            <w:tcPrChange w:id="997" w:author="Екатерина Луткова" w:date="2016-04-19T12:09:00Z">
              <w:tcPr>
                <w:tcW w:w="3663" w:type="dxa"/>
              </w:tcPr>
            </w:tcPrChange>
          </w:tcPr>
          <w:p w14:paraId="18D8BADC" w14:textId="3BE6221D" w:rsidR="00371148" w:rsidRPr="00602B66" w:rsidRDefault="00371148" w:rsidP="00371148">
            <w:pPr>
              <w:rPr>
                <w:ins w:id="998" w:author="Екатерина Луткова" w:date="2016-04-19T12:01:00Z"/>
                <w:color w:val="FF0000"/>
                <w:szCs w:val="24"/>
                <w:rPrChange w:id="999" w:author="Екатерина Луткова" w:date="2016-04-19T12:11:00Z">
                  <w:rPr>
                    <w:ins w:id="1000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01" w:author="Екатерина Луткова" w:date="2016-04-19T12:07:00Z">
              <w:r w:rsidRPr="00602B66">
                <w:rPr>
                  <w:color w:val="FF0000"/>
                  <w:szCs w:val="24"/>
                  <w:rPrChange w:id="100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046577756</w:t>
              </w:r>
            </w:ins>
          </w:p>
        </w:tc>
        <w:tc>
          <w:tcPr>
            <w:tcW w:w="2759" w:type="dxa"/>
            <w:tcPrChange w:id="1003" w:author="Екатерина Луткова" w:date="2016-04-19T12:09:00Z">
              <w:tcPr>
                <w:tcW w:w="3663" w:type="dxa"/>
              </w:tcPr>
            </w:tcPrChange>
          </w:tcPr>
          <w:p w14:paraId="357E8A5D" w14:textId="0BD6E828" w:rsidR="00371148" w:rsidRPr="00602B66" w:rsidRDefault="00371148" w:rsidP="00371148">
            <w:pPr>
              <w:rPr>
                <w:ins w:id="1004" w:author="Екатерина Луткова" w:date="2016-04-19T11:17:00Z"/>
                <w:color w:val="FF0000"/>
                <w:szCs w:val="24"/>
                <w:lang w:eastAsia="ru-RU"/>
                <w:rPrChange w:id="1005" w:author="Екатерина Луткова" w:date="2016-04-19T12:11:00Z">
                  <w:rPr>
                    <w:ins w:id="1006" w:author="Екатерина Луткова" w:date="2016-04-19T11:17:00Z"/>
                    <w:lang w:eastAsia="ru-RU"/>
                  </w:rPr>
                </w:rPrChange>
              </w:rPr>
            </w:pPr>
            <w:ins w:id="1007" w:author="Екатерина Луткова" w:date="2016-04-19T12:13:00Z">
              <w:r w:rsidRPr="007E33AB">
                <w:rPr>
                  <w:color w:val="FF0000"/>
                  <w:szCs w:val="24"/>
                </w:rPr>
                <w:t>046577756</w:t>
              </w:r>
            </w:ins>
          </w:p>
        </w:tc>
      </w:tr>
      <w:tr w:rsidR="00371148" w:rsidRPr="00602B66" w14:paraId="4AEE7585" w14:textId="77777777" w:rsidTr="00602B66">
        <w:trPr>
          <w:ins w:id="1008" w:author="Екатерина Луткова" w:date="2016-04-19T11:17:00Z"/>
        </w:trPr>
        <w:tc>
          <w:tcPr>
            <w:tcW w:w="2888" w:type="dxa"/>
            <w:tcPrChange w:id="1009" w:author="Екатерина Луткова" w:date="2016-04-19T12:09:00Z">
              <w:tcPr>
                <w:tcW w:w="3662" w:type="dxa"/>
              </w:tcPr>
            </w:tcPrChange>
          </w:tcPr>
          <w:p w14:paraId="4EA4B9CC" w14:textId="2DFF2C0B" w:rsidR="00371148" w:rsidRPr="00602B66" w:rsidRDefault="00371148" w:rsidP="00371148">
            <w:pPr>
              <w:rPr>
                <w:ins w:id="1010" w:author="Екатерина Луткова" w:date="2016-04-19T11:17:00Z"/>
                <w:color w:val="FF0000"/>
                <w:szCs w:val="24"/>
                <w:lang w:eastAsia="ru-RU"/>
                <w:rPrChange w:id="1011" w:author="Екатерина Луткова" w:date="2016-04-19T12:11:00Z">
                  <w:rPr>
                    <w:ins w:id="1012" w:author="Екатерина Луткова" w:date="2016-04-19T11:17:00Z"/>
                    <w:lang w:eastAsia="ru-RU"/>
                  </w:rPr>
                </w:rPrChange>
              </w:rPr>
            </w:pPr>
            <w:ins w:id="1013" w:author="Екатерина Луткова" w:date="2016-04-19T11:56:00Z">
              <w:r w:rsidRPr="00602B66">
                <w:rPr>
                  <w:color w:val="FF0000"/>
                  <w:szCs w:val="24"/>
                  <w:rPrChange w:id="1014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Банк</w:t>
              </w:r>
            </w:ins>
          </w:p>
        </w:tc>
        <w:tc>
          <w:tcPr>
            <w:tcW w:w="2607" w:type="dxa"/>
            <w:tcPrChange w:id="1015" w:author="Екатерина Луткова" w:date="2016-04-19T12:09:00Z">
              <w:tcPr>
                <w:tcW w:w="3663" w:type="dxa"/>
              </w:tcPr>
            </w:tcPrChange>
          </w:tcPr>
          <w:p w14:paraId="2078B22F" w14:textId="314976BE" w:rsidR="00371148" w:rsidRPr="00602B66" w:rsidRDefault="00371148" w:rsidP="00371148">
            <w:pPr>
              <w:rPr>
                <w:ins w:id="1016" w:author="Екатерина Луткова" w:date="2016-04-19T11:17:00Z"/>
                <w:color w:val="FF0000"/>
                <w:szCs w:val="24"/>
                <w:lang w:eastAsia="ru-RU"/>
                <w:rPrChange w:id="1017" w:author="Екатерина Луткова" w:date="2016-04-19T12:11:00Z">
                  <w:rPr>
                    <w:ins w:id="1018" w:author="Екатерина Луткова" w:date="2016-04-19T11:17:00Z"/>
                    <w:lang w:eastAsia="ru-RU"/>
                  </w:rPr>
                </w:rPrChange>
              </w:rPr>
            </w:pPr>
            <w:ins w:id="1019" w:author="Екатерина Луткова" w:date="2016-04-19T11:56:00Z">
              <w:r w:rsidRPr="00602B66">
                <w:rPr>
                  <w:color w:val="FF0000"/>
                  <w:szCs w:val="24"/>
                  <w:rPrChange w:id="102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Наименование банка</w:t>
              </w:r>
            </w:ins>
          </w:p>
        </w:tc>
        <w:tc>
          <w:tcPr>
            <w:tcW w:w="2734" w:type="dxa"/>
            <w:tcPrChange w:id="1021" w:author="Екатерина Луткова" w:date="2016-04-19T12:09:00Z">
              <w:tcPr>
                <w:tcW w:w="3663" w:type="dxa"/>
              </w:tcPr>
            </w:tcPrChange>
          </w:tcPr>
          <w:p w14:paraId="0DADAB6B" w14:textId="4464AF1B" w:rsidR="00371148" w:rsidRPr="00602B66" w:rsidRDefault="00371148" w:rsidP="00371148">
            <w:pPr>
              <w:rPr>
                <w:ins w:id="1022" w:author="Екатерина Луткова" w:date="2016-04-19T12:01:00Z"/>
                <w:color w:val="FF0000"/>
                <w:szCs w:val="24"/>
                <w:rPrChange w:id="1023" w:author="Екатерина Луткова" w:date="2016-04-19T12:11:00Z">
                  <w:rPr>
                    <w:ins w:id="1024" w:author="Екатерина Луткова" w:date="2016-04-19T12:01:00Z"/>
                    <w:color w:val="FF0000"/>
                    <w:sz w:val="22"/>
                    <w:lang w:val="en-US"/>
                  </w:rPr>
                </w:rPrChange>
              </w:rPr>
            </w:pPr>
            <w:ins w:id="1025" w:author="Екатерина Луткова" w:date="2016-04-19T12:07:00Z">
              <w:r w:rsidRPr="00602B66">
                <w:rPr>
                  <w:color w:val="FF0000"/>
                  <w:szCs w:val="24"/>
                  <w:rPrChange w:id="102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ОАО «СКБ-банк»</w:t>
              </w:r>
            </w:ins>
            <w:ins w:id="1027" w:author="Екатерина Луткова" w:date="2016-04-19T12:13:00Z">
              <w:r>
                <w:rPr>
                  <w:color w:val="FF0000"/>
                  <w:szCs w:val="24"/>
                </w:rPr>
                <w:t xml:space="preserve"> г. </w:t>
              </w:r>
            </w:ins>
            <w:ins w:id="1028" w:author="Екатерина Луткова" w:date="2016-04-19T12:14:00Z">
              <w:r>
                <w:rPr>
                  <w:color w:val="FF0000"/>
                  <w:szCs w:val="24"/>
                </w:rPr>
                <w:t>Екатеринбург</w:t>
              </w:r>
            </w:ins>
          </w:p>
        </w:tc>
        <w:tc>
          <w:tcPr>
            <w:tcW w:w="2759" w:type="dxa"/>
            <w:tcPrChange w:id="1029" w:author="Екатерина Луткова" w:date="2016-04-19T12:09:00Z">
              <w:tcPr>
                <w:tcW w:w="3663" w:type="dxa"/>
              </w:tcPr>
            </w:tcPrChange>
          </w:tcPr>
          <w:p w14:paraId="51587E34" w14:textId="6C13A205" w:rsidR="00371148" w:rsidRPr="00602B66" w:rsidRDefault="00371148" w:rsidP="00371148">
            <w:pPr>
              <w:rPr>
                <w:ins w:id="1030" w:author="Екатерина Луткова" w:date="2016-04-19T11:17:00Z"/>
                <w:color w:val="FF0000"/>
                <w:szCs w:val="24"/>
                <w:lang w:eastAsia="ru-RU"/>
                <w:rPrChange w:id="1031" w:author="Екатерина Луткова" w:date="2016-04-19T12:11:00Z">
                  <w:rPr>
                    <w:ins w:id="1032" w:author="Екатерина Луткова" w:date="2016-04-19T11:17:00Z"/>
                    <w:lang w:eastAsia="ru-RU"/>
                  </w:rPr>
                </w:rPrChange>
              </w:rPr>
            </w:pPr>
            <w:ins w:id="1033" w:author="Екатерина Луткова" w:date="2016-04-19T12:14:00Z">
              <w:r w:rsidRPr="007E33AB">
                <w:rPr>
                  <w:color w:val="FF0000"/>
                  <w:szCs w:val="24"/>
                </w:rPr>
                <w:t>ОАО «СКБ-банк»</w:t>
              </w:r>
              <w:r>
                <w:rPr>
                  <w:color w:val="FF0000"/>
                  <w:szCs w:val="24"/>
                </w:rPr>
                <w:t xml:space="preserve"> г. Екатеринбург</w:t>
              </w:r>
            </w:ins>
          </w:p>
        </w:tc>
      </w:tr>
      <w:tr w:rsidR="00371148" w:rsidRPr="00602B66" w14:paraId="08BD8A7F" w14:textId="77777777" w:rsidTr="00602B66">
        <w:trPr>
          <w:ins w:id="1034" w:author="Екатерина Луткова" w:date="2016-04-19T12:00:00Z"/>
        </w:trPr>
        <w:tc>
          <w:tcPr>
            <w:tcW w:w="2888" w:type="dxa"/>
            <w:tcPrChange w:id="1035" w:author="Екатерина Луткова" w:date="2016-04-19T12:09:00Z">
              <w:tcPr>
                <w:tcW w:w="3662" w:type="dxa"/>
              </w:tcPr>
            </w:tcPrChange>
          </w:tcPr>
          <w:p w14:paraId="34D75AB8" w14:textId="6A76DFA2" w:rsidR="00371148" w:rsidRPr="00602B66" w:rsidRDefault="00371148" w:rsidP="00371148">
            <w:pPr>
              <w:rPr>
                <w:ins w:id="1036" w:author="Екатерина Луткова" w:date="2016-04-19T12:00:00Z"/>
                <w:color w:val="FF0000"/>
                <w:szCs w:val="24"/>
                <w:rPrChange w:id="1037" w:author="Екатерина Луткова" w:date="2016-04-19T12:11:00Z">
                  <w:rPr>
                    <w:ins w:id="1038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39" w:author="Екатерина Луткова" w:date="2016-04-19T12:00:00Z">
              <w:r w:rsidRPr="00602B66">
                <w:rPr>
                  <w:color w:val="FF0000"/>
                  <w:szCs w:val="24"/>
                  <w:rPrChange w:id="1040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607" w:type="dxa"/>
            <w:tcPrChange w:id="1041" w:author="Екатерина Луткова" w:date="2016-04-19T12:09:00Z">
              <w:tcPr>
                <w:tcW w:w="3663" w:type="dxa"/>
              </w:tcPr>
            </w:tcPrChange>
          </w:tcPr>
          <w:p w14:paraId="44C019BD" w14:textId="6D6E3E36" w:rsidR="00371148" w:rsidRPr="00602B66" w:rsidRDefault="00371148" w:rsidP="00371148">
            <w:pPr>
              <w:rPr>
                <w:ins w:id="1042" w:author="Екатерина Луткова" w:date="2016-04-19T12:00:00Z"/>
                <w:color w:val="FF0000"/>
                <w:szCs w:val="24"/>
                <w:rPrChange w:id="1043" w:author="Екатерина Луткова" w:date="2016-04-19T12:11:00Z">
                  <w:rPr>
                    <w:ins w:id="1044" w:author="Екатерина Луткова" w:date="2016-04-19T12:00:00Z"/>
                    <w:color w:val="FF0000"/>
                    <w:sz w:val="22"/>
                  </w:rPr>
                </w:rPrChange>
              </w:rPr>
            </w:pPr>
            <w:ins w:id="1045" w:author="Екатерина Луткова" w:date="2016-04-19T12:00:00Z">
              <w:r w:rsidRPr="00602B66">
                <w:rPr>
                  <w:color w:val="FF0000"/>
                  <w:szCs w:val="24"/>
                  <w:rPrChange w:id="1046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Факс</w:t>
              </w:r>
            </w:ins>
          </w:p>
        </w:tc>
        <w:tc>
          <w:tcPr>
            <w:tcW w:w="2734" w:type="dxa"/>
            <w:tcPrChange w:id="1047" w:author="Екатерина Луткова" w:date="2016-04-19T12:09:00Z">
              <w:tcPr>
                <w:tcW w:w="3663" w:type="dxa"/>
              </w:tcPr>
            </w:tcPrChange>
          </w:tcPr>
          <w:p w14:paraId="40DC04B6" w14:textId="2035915A" w:rsidR="00371148" w:rsidRPr="00602B66" w:rsidRDefault="00371148" w:rsidP="00371148">
            <w:pPr>
              <w:rPr>
                <w:ins w:id="1048" w:author="Екатерина Луткова" w:date="2016-04-19T12:01:00Z"/>
                <w:color w:val="FF0000"/>
                <w:szCs w:val="24"/>
                <w:rPrChange w:id="1049" w:author="Екатерина Луткова" w:date="2016-04-19T12:11:00Z">
                  <w:rPr>
                    <w:ins w:id="1050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51" w:author="Екатерина Луткова" w:date="2016-04-19T12:07:00Z">
              <w:r w:rsidRPr="00602B66">
                <w:rPr>
                  <w:color w:val="FF0000"/>
                  <w:szCs w:val="24"/>
                  <w:rPrChange w:id="1052" w:author="Екатерина Луткова" w:date="2016-04-19T12:11:00Z">
                    <w:rPr>
                      <w:color w:val="FF0000"/>
                      <w:sz w:val="22"/>
                    </w:rPr>
                  </w:rPrChange>
                </w:rPr>
                <w:t>(343) 295-98-56</w:t>
              </w:r>
            </w:ins>
          </w:p>
        </w:tc>
        <w:tc>
          <w:tcPr>
            <w:tcW w:w="2759" w:type="dxa"/>
            <w:tcPrChange w:id="1053" w:author="Екатерина Луткова" w:date="2016-04-19T12:09:00Z">
              <w:tcPr>
                <w:tcW w:w="3663" w:type="dxa"/>
              </w:tcPr>
            </w:tcPrChange>
          </w:tcPr>
          <w:p w14:paraId="18A839C9" w14:textId="06EC0ECE" w:rsidR="00371148" w:rsidRPr="00371148" w:rsidRDefault="00371148" w:rsidP="00371148">
            <w:pPr>
              <w:rPr>
                <w:ins w:id="1054" w:author="Екатерина Луткова" w:date="2016-04-19T12:00:00Z"/>
                <w:color w:val="FF0000"/>
                <w:szCs w:val="24"/>
                <w:rPrChange w:id="1055" w:author="Екатерина Луткова" w:date="2016-04-19T12:14:00Z">
                  <w:rPr>
                    <w:ins w:id="1056" w:author="Екатерина Луткова" w:date="2016-04-19T12:00:00Z"/>
                    <w:color w:val="FF0000"/>
                    <w:sz w:val="22"/>
                    <w:lang w:val="en-US"/>
                  </w:rPr>
                </w:rPrChange>
              </w:rPr>
            </w:pPr>
            <w:ins w:id="1057" w:author="Екатерина Луткова" w:date="2016-04-19T12:14:00Z">
              <w:r w:rsidRPr="007E33AB">
                <w:rPr>
                  <w:color w:val="FF0000"/>
                  <w:szCs w:val="24"/>
                </w:rPr>
                <w:t>(343) 295-98-56</w:t>
              </w:r>
            </w:ins>
          </w:p>
        </w:tc>
      </w:tr>
      <w:tr w:rsidR="00371148" w:rsidRPr="00602B66" w14:paraId="3143D381" w14:textId="77777777" w:rsidTr="00602B66">
        <w:trPr>
          <w:ins w:id="1058" w:author="Екатерина Луткова" w:date="2016-04-19T11:17:00Z"/>
        </w:trPr>
        <w:tc>
          <w:tcPr>
            <w:tcW w:w="2888" w:type="dxa"/>
            <w:tcPrChange w:id="1059" w:author="Екатерина Луткова" w:date="2016-04-19T12:09:00Z">
              <w:tcPr>
                <w:tcW w:w="3662" w:type="dxa"/>
              </w:tcPr>
            </w:tcPrChange>
          </w:tcPr>
          <w:p w14:paraId="391F46FC" w14:textId="10E9A556" w:rsidR="00371148" w:rsidRPr="00602B66" w:rsidRDefault="00371148" w:rsidP="00371148">
            <w:pPr>
              <w:rPr>
                <w:ins w:id="1060" w:author="Екатерина Луткова" w:date="2016-04-19T11:17:00Z"/>
                <w:color w:val="FF0000"/>
                <w:szCs w:val="24"/>
                <w:lang w:eastAsia="ru-RU"/>
                <w:rPrChange w:id="1061" w:author="Екатерина Луткова" w:date="2016-04-19T12:11:00Z">
                  <w:rPr>
                    <w:ins w:id="1062" w:author="Екатерина Луткова" w:date="2016-04-19T11:17:00Z"/>
                    <w:lang w:eastAsia="ru-RU"/>
                  </w:rPr>
                </w:rPrChange>
              </w:rPr>
            </w:pPr>
            <w:ins w:id="1063" w:author="Екатерина Луткова" w:date="2016-04-19T11:56:00Z">
              <w:r w:rsidRPr="00602B66">
                <w:rPr>
                  <w:color w:val="FF0000"/>
                  <w:szCs w:val="24"/>
                  <w:lang w:val="en-US"/>
                  <w:rPrChange w:id="106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</w:t>
              </w:r>
              <w:r w:rsidRPr="00602B66">
                <w:rPr>
                  <w:color w:val="FF0000"/>
                  <w:szCs w:val="24"/>
                  <w:rPrChange w:id="1065" w:author="Екатерина Луткова" w:date="2016-04-19T12:11:00Z">
                    <w:rPr>
                      <w:sz w:val="22"/>
                    </w:rPr>
                  </w:rPrChange>
                </w:rPr>
                <w:t>-</w:t>
              </w:r>
              <w:r w:rsidRPr="00602B66">
                <w:rPr>
                  <w:color w:val="FF0000"/>
                  <w:szCs w:val="24"/>
                  <w:lang w:val="en-US"/>
                  <w:rPrChange w:id="1066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</w:ins>
          </w:p>
        </w:tc>
        <w:tc>
          <w:tcPr>
            <w:tcW w:w="2607" w:type="dxa"/>
            <w:tcPrChange w:id="1067" w:author="Екатерина Луткова" w:date="2016-04-19T12:09:00Z">
              <w:tcPr>
                <w:tcW w:w="3663" w:type="dxa"/>
              </w:tcPr>
            </w:tcPrChange>
          </w:tcPr>
          <w:p w14:paraId="7FF2F8F3" w14:textId="6E7888FD" w:rsidR="00371148" w:rsidRPr="00602B66" w:rsidRDefault="00371148" w:rsidP="00371148">
            <w:pPr>
              <w:rPr>
                <w:ins w:id="1068" w:author="Екатерина Луткова" w:date="2016-04-19T11:17:00Z"/>
                <w:color w:val="FF0000"/>
                <w:szCs w:val="24"/>
                <w:lang w:eastAsia="ru-RU"/>
                <w:rPrChange w:id="1069" w:author="Екатерина Луткова" w:date="2016-04-19T12:11:00Z">
                  <w:rPr>
                    <w:ins w:id="1070" w:author="Екатерина Луткова" w:date="2016-04-19T11:17:00Z"/>
                    <w:lang w:eastAsia="ru-RU"/>
                  </w:rPr>
                </w:rPrChange>
              </w:rPr>
            </w:pPr>
            <w:ins w:id="1071" w:author="Екатерина Луткова" w:date="2016-04-19T11:56:00Z">
              <w:r w:rsidRPr="00602B66">
                <w:rPr>
                  <w:color w:val="FF0000"/>
                  <w:szCs w:val="24"/>
                  <w:rPrChange w:id="1072" w:author="Екатерина Луткова" w:date="2016-04-19T12:11:00Z">
                    <w:rPr>
                      <w:sz w:val="22"/>
                    </w:rPr>
                  </w:rPrChange>
                </w:rPr>
                <w:t>Адрес электронной почты</w:t>
              </w:r>
            </w:ins>
          </w:p>
        </w:tc>
        <w:tc>
          <w:tcPr>
            <w:tcW w:w="2734" w:type="dxa"/>
            <w:tcPrChange w:id="1073" w:author="Екатерина Луткова" w:date="2016-04-19T12:09:00Z">
              <w:tcPr>
                <w:tcW w:w="3663" w:type="dxa"/>
              </w:tcPr>
            </w:tcPrChange>
          </w:tcPr>
          <w:p w14:paraId="4739D6D8" w14:textId="3A570F84" w:rsidR="00371148" w:rsidRPr="00371148" w:rsidRDefault="00371148" w:rsidP="00371148">
            <w:pPr>
              <w:rPr>
                <w:ins w:id="1074" w:author="Екатерина Луткова" w:date="2016-04-19T12:01:00Z"/>
                <w:color w:val="FF0000"/>
                <w:szCs w:val="24"/>
                <w:rPrChange w:id="1075" w:author="Екатерина Луткова" w:date="2016-04-19T12:14:00Z">
                  <w:rPr>
                    <w:ins w:id="1076" w:author="Екатерина Луткова" w:date="2016-04-19T12:01:00Z"/>
                    <w:sz w:val="22"/>
                    <w:lang w:val="en-US"/>
                  </w:rPr>
                </w:rPrChange>
              </w:rPr>
            </w:pPr>
            <w:ins w:id="1077" w:author="Екатерина Луткова" w:date="2016-04-19T12:08:00Z">
              <w:r w:rsidRPr="00602B66">
                <w:rPr>
                  <w:color w:val="FF0000"/>
                  <w:szCs w:val="24"/>
                  <w:lang w:val="en-US"/>
                  <w:rPrChange w:id="1078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office</w:t>
              </w:r>
              <w:r w:rsidRPr="00371148">
                <w:rPr>
                  <w:color w:val="FF0000"/>
                  <w:szCs w:val="24"/>
                  <w:rPrChange w:id="1079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-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0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elma</w:t>
              </w:r>
              <w:proofErr w:type="spellEnd"/>
              <w:r w:rsidRPr="00371148">
                <w:rPr>
                  <w:color w:val="FF0000"/>
                  <w:szCs w:val="24"/>
                  <w:rPrChange w:id="1081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1@</w:t>
              </w:r>
              <w:r w:rsidRPr="00602B66">
                <w:rPr>
                  <w:color w:val="FF0000"/>
                  <w:szCs w:val="24"/>
                  <w:lang w:val="en-US"/>
                  <w:rPrChange w:id="1082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mail</w:t>
              </w:r>
              <w:r w:rsidRPr="00371148">
                <w:rPr>
                  <w:color w:val="FF0000"/>
                  <w:szCs w:val="24"/>
                  <w:rPrChange w:id="1083" w:author="Екатерина Луткова" w:date="2016-04-19T12:14:00Z">
                    <w:rPr>
                      <w:sz w:val="22"/>
                      <w:lang w:val="en-US"/>
                    </w:rPr>
                  </w:rPrChange>
                </w:rPr>
                <w:t>.</w:t>
              </w:r>
              <w:proofErr w:type="spellStart"/>
              <w:r w:rsidRPr="00602B66">
                <w:rPr>
                  <w:color w:val="FF0000"/>
                  <w:szCs w:val="24"/>
                  <w:lang w:val="en-US"/>
                  <w:rPrChange w:id="1084" w:author="Екатерина Луткова" w:date="2016-04-19T12:11:00Z">
                    <w:rPr>
                      <w:sz w:val="22"/>
                      <w:lang w:val="en-US"/>
                    </w:rPr>
                  </w:rPrChange>
                </w:rPr>
                <w:t>ru</w:t>
              </w:r>
            </w:ins>
            <w:proofErr w:type="spellEnd"/>
          </w:p>
        </w:tc>
        <w:tc>
          <w:tcPr>
            <w:tcW w:w="2759" w:type="dxa"/>
            <w:tcPrChange w:id="1085" w:author="Екатерина Луткова" w:date="2016-04-19T12:09:00Z">
              <w:tcPr>
                <w:tcW w:w="3663" w:type="dxa"/>
              </w:tcPr>
            </w:tcPrChange>
          </w:tcPr>
          <w:p w14:paraId="27458674" w14:textId="0EA9FAD7" w:rsidR="00371148" w:rsidRPr="00371148" w:rsidRDefault="00371148" w:rsidP="00371148">
            <w:pPr>
              <w:rPr>
                <w:ins w:id="1086" w:author="Екатерина Луткова" w:date="2016-04-19T11:17:00Z"/>
                <w:color w:val="FF0000"/>
                <w:szCs w:val="24"/>
                <w:lang w:val="en-US" w:eastAsia="ru-RU"/>
                <w:rPrChange w:id="1087" w:author="Екатерина Луткова" w:date="2016-04-19T12:14:00Z">
                  <w:rPr>
                    <w:ins w:id="1088" w:author="Екатерина Луткова" w:date="2016-04-19T11:17:00Z"/>
                    <w:lang w:eastAsia="ru-RU"/>
                  </w:rPr>
                </w:rPrChange>
              </w:rPr>
            </w:pPr>
            <w:ins w:id="1089" w:author="Екатерина Луткова" w:date="2016-04-19T12:14:00Z">
              <w:r>
                <w:rPr>
                  <w:color w:val="FF0000"/>
                  <w:szCs w:val="24"/>
                  <w:lang w:val="en-US" w:eastAsia="ru-RU"/>
                </w:rPr>
                <w:t>sdo_mysl@mail.ru</w:t>
              </w:r>
            </w:ins>
          </w:p>
        </w:tc>
      </w:tr>
      <w:tr w:rsidR="00371148" w:rsidRPr="00602B66" w14:paraId="2C4DEEEB" w14:textId="77777777" w:rsidTr="00602B66">
        <w:trPr>
          <w:ins w:id="1090" w:author="Екатерина Луткова" w:date="2016-04-19T11:17:00Z"/>
        </w:trPr>
        <w:tc>
          <w:tcPr>
            <w:tcW w:w="2888" w:type="dxa"/>
            <w:tcPrChange w:id="1091" w:author="Екатерина Луткова" w:date="2016-04-19T12:09:00Z">
              <w:tcPr>
                <w:tcW w:w="3662" w:type="dxa"/>
              </w:tcPr>
            </w:tcPrChange>
          </w:tcPr>
          <w:p w14:paraId="1215BAA8" w14:textId="3B9EFC8F" w:rsidR="00371148" w:rsidRPr="00295E57" w:rsidRDefault="00371148" w:rsidP="00371148">
            <w:pPr>
              <w:rPr>
                <w:ins w:id="1092" w:author="Екатерина Луткова" w:date="2016-04-19T11:17:00Z"/>
                <w:szCs w:val="24"/>
                <w:lang w:eastAsia="ru-RU"/>
              </w:rPr>
            </w:pPr>
            <w:ins w:id="1093" w:author="Екатерина Луткова" w:date="2016-04-19T11:56:00Z">
              <w:r w:rsidRPr="00602B66">
                <w:rPr>
                  <w:szCs w:val="24"/>
                  <w:rPrChange w:id="1094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607" w:type="dxa"/>
            <w:tcPrChange w:id="1095" w:author="Екатерина Луткова" w:date="2016-04-19T12:09:00Z">
              <w:tcPr>
                <w:tcW w:w="3663" w:type="dxa"/>
              </w:tcPr>
            </w:tcPrChange>
          </w:tcPr>
          <w:p w14:paraId="66A67ABF" w14:textId="5D4BD583" w:rsidR="00371148" w:rsidRPr="00295E57" w:rsidRDefault="00371148" w:rsidP="00371148">
            <w:pPr>
              <w:rPr>
                <w:ins w:id="1096" w:author="Екатерина Луткова" w:date="2016-04-19T11:17:00Z"/>
                <w:szCs w:val="24"/>
                <w:lang w:eastAsia="ru-RU"/>
              </w:rPr>
            </w:pPr>
            <w:ins w:id="1097" w:author="Екатерина Луткова" w:date="2016-04-19T11:56:00Z">
              <w:r w:rsidRPr="00602B66">
                <w:rPr>
                  <w:szCs w:val="24"/>
                  <w:rPrChange w:id="1098" w:author="Екатерина Луткова" w:date="2016-04-19T12:11:00Z">
                    <w:rPr>
                      <w:sz w:val="22"/>
                    </w:rPr>
                  </w:rPrChange>
                </w:rPr>
                <w:t>Примечание</w:t>
              </w:r>
            </w:ins>
          </w:p>
        </w:tc>
        <w:tc>
          <w:tcPr>
            <w:tcW w:w="2734" w:type="dxa"/>
            <w:tcPrChange w:id="1099" w:author="Екатерина Луткова" w:date="2016-04-19T12:09:00Z">
              <w:tcPr>
                <w:tcW w:w="3663" w:type="dxa"/>
              </w:tcPr>
            </w:tcPrChange>
          </w:tcPr>
          <w:p w14:paraId="7C53AE50" w14:textId="77777777" w:rsidR="00371148" w:rsidRPr="00371148" w:rsidRDefault="00371148" w:rsidP="00371148">
            <w:pPr>
              <w:rPr>
                <w:ins w:id="1100" w:author="Екатерина Луткова" w:date="2016-04-19T12:01:00Z"/>
                <w:szCs w:val="24"/>
                <w:rPrChange w:id="1101" w:author="Екатерина Луткова" w:date="2016-04-19T12:14:00Z">
                  <w:rPr>
                    <w:ins w:id="1102" w:author="Екатерина Луткова" w:date="2016-04-19T12:01:00Z"/>
                    <w:sz w:val="22"/>
                    <w:lang w:val="en-US"/>
                  </w:rPr>
                </w:rPrChange>
              </w:rPr>
            </w:pPr>
          </w:p>
        </w:tc>
        <w:tc>
          <w:tcPr>
            <w:tcW w:w="2759" w:type="dxa"/>
            <w:tcPrChange w:id="1103" w:author="Екатерина Луткова" w:date="2016-04-19T12:09:00Z">
              <w:tcPr>
                <w:tcW w:w="3663" w:type="dxa"/>
              </w:tcPr>
            </w:tcPrChange>
          </w:tcPr>
          <w:p w14:paraId="1BBFE8AD" w14:textId="363F5441" w:rsidR="00371148" w:rsidRPr="00295E57" w:rsidRDefault="00371148" w:rsidP="00371148">
            <w:pPr>
              <w:rPr>
                <w:ins w:id="1104" w:author="Екатерина Луткова" w:date="2016-04-19T11:17:00Z"/>
                <w:szCs w:val="24"/>
                <w:lang w:eastAsia="ru-RU"/>
              </w:rPr>
            </w:pPr>
          </w:p>
        </w:tc>
      </w:tr>
    </w:tbl>
    <w:p w14:paraId="3ABD0175" w14:textId="77777777" w:rsidR="008F403B" w:rsidRPr="008F403B" w:rsidRDefault="008F403B">
      <w:pPr>
        <w:rPr>
          <w:ins w:id="1105" w:author="Екатерина Луткова" w:date="2016-04-19T11:14:00Z"/>
          <w:lang w:eastAsia="ru-RU"/>
          <w:rPrChange w:id="1106" w:author="Екатерина Луткова" w:date="2016-04-19T11:15:00Z">
            <w:rPr>
              <w:ins w:id="1107" w:author="Екатерина Луткова" w:date="2016-04-19T11:14:00Z"/>
              <w:noProof/>
              <w:lang w:eastAsia="ru-RU"/>
            </w:rPr>
          </w:rPrChange>
        </w:rPr>
        <w:pPrChange w:id="1108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1109" w:name="_Toc448917585"/>
      <w:r>
        <w:rPr>
          <w:noProof/>
          <w:lang w:eastAsia="ru-RU"/>
        </w:rPr>
        <w:t>Модуль «Заявка»</w:t>
      </w:r>
      <w:bookmarkEnd w:id="1109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1110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1111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1112" w:author="Екатерина Луткова" w:date="2016-03-30T14:07:00Z">
        <w:r w:rsidR="00AA3C18">
          <w:rPr>
            <w:lang w:eastAsia="ru-RU"/>
          </w:rPr>
          <w:t>задается</w:t>
        </w:r>
      </w:ins>
      <w:ins w:id="1113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1114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15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1116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1117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1118" w:author="Екатерина Луткова" w:date="2016-03-30T14:07:00Z">
        <w:r w:rsidR="00AA3C18">
          <w:rPr>
            <w:lang w:eastAsia="ru-RU"/>
          </w:rPr>
          <w:t>вводит</w:t>
        </w:r>
      </w:ins>
      <w:ins w:id="1119" w:author="Екатерина Луткова" w:date="2016-03-30T14:09:00Z">
        <w:r w:rsidR="00AA3C18">
          <w:rPr>
            <w:lang w:eastAsia="ru-RU"/>
          </w:rPr>
          <w:t>ь</w:t>
        </w:r>
      </w:ins>
      <w:ins w:id="1120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1121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1122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1123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1124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1125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1126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27" w:author="staff" w:date="2016-03-29T21:00:00Z">
        <w:del w:id="1128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1129" w:author="staff" w:date="2016-03-29T20:40:00Z">
        <w:del w:id="1130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1131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1132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1133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1134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1135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1136" w:author="staff" w:date="2016-03-29T20:41:00Z">
        <w:r w:rsidR="000A56E7">
          <w:rPr>
            <w:lang w:eastAsia="ru-RU"/>
          </w:rPr>
          <w:t xml:space="preserve"> </w:t>
        </w:r>
      </w:ins>
      <w:ins w:id="1137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1138" w:author="staff" w:date="2016-03-29T20:41:00Z">
        <w:del w:id="1139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1140" w:author="Екатерина Луткова" w:date="2016-04-01T16:37:00Z">
        <w:r w:rsidR="00E027C5">
          <w:rPr>
            <w:lang w:eastAsia="ru-RU"/>
          </w:rPr>
          <w:t>6</w:t>
        </w:r>
      </w:ins>
      <w:del w:id="1141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1142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1143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1144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1145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1146" w:author="Екатерина Луткова" w:date="2016-03-30T14:15:00Z">
        <w:r w:rsidR="00511CB4">
          <w:t>т</w:t>
        </w:r>
      </w:ins>
      <w:ins w:id="1147" w:author="staff" w:date="2016-03-29T20:42:00Z">
        <w:r w:rsidR="000A56E7">
          <w:t>рен в реестре заявок. Лучше сделать в самом модуле кнопк</w:t>
        </w:r>
      </w:ins>
      <w:ins w:id="1148" w:author="Екатерина Луткова" w:date="2016-04-01T16:02:00Z">
        <w:r w:rsidR="00B0218A">
          <w:t>у</w:t>
        </w:r>
      </w:ins>
      <w:ins w:id="1149" w:author="staff" w:date="2016-03-29T20:42:00Z">
        <w:del w:id="1150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1151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1152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53" w:author="Екатерина Луткова" w:date="2016-03-30T14:16:00Z"/>
          <w:lang w:eastAsia="ru-RU"/>
        </w:rPr>
      </w:pPr>
      <w:bookmarkStart w:id="1154" w:name="_Toc448917586"/>
      <w:r>
        <w:rPr>
          <w:lang w:eastAsia="ru-RU"/>
        </w:rPr>
        <w:t xml:space="preserve">4.4.1 Отчет «Текущий </w:t>
      </w:r>
      <w:commentRangeStart w:id="1155"/>
      <w:commentRangeStart w:id="1156"/>
      <w:commentRangeStart w:id="1157"/>
      <w:r>
        <w:rPr>
          <w:lang w:eastAsia="ru-RU"/>
        </w:rPr>
        <w:t>счет</w:t>
      </w:r>
      <w:commentRangeEnd w:id="1155"/>
      <w:r w:rsidR="000A56E7">
        <w:rPr>
          <w:rStyle w:val="af0"/>
          <w:rFonts w:eastAsia="Calibri"/>
          <w:b w:val="0"/>
        </w:rPr>
        <w:commentReference w:id="1155"/>
      </w:r>
      <w:commentRangeEnd w:id="1156"/>
      <w:commentRangeEnd w:id="1157"/>
      <w:r w:rsidR="000A56E7">
        <w:rPr>
          <w:rStyle w:val="af0"/>
          <w:rFonts w:eastAsia="Calibri"/>
          <w:b w:val="0"/>
        </w:rPr>
        <w:commentReference w:id="1156"/>
      </w:r>
      <w:r w:rsidR="000A56E7">
        <w:rPr>
          <w:rStyle w:val="af0"/>
          <w:rFonts w:eastAsia="Calibri"/>
          <w:b w:val="0"/>
        </w:rPr>
        <w:commentReference w:id="1157"/>
      </w:r>
      <w:r>
        <w:rPr>
          <w:lang w:eastAsia="ru-RU"/>
        </w:rPr>
        <w:t>»</w:t>
      </w:r>
      <w:bookmarkEnd w:id="1154"/>
    </w:p>
    <w:p w14:paraId="10207631" w14:textId="686F2672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58" w:author="Екатерина Луткова" w:date="2016-03-30T14:18:00Z"/>
          <w:lang w:eastAsia="ru-RU"/>
        </w:rPr>
        <w:pPrChange w:id="1159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0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61" w:author="Екатерина Луткова" w:date="2016-03-30T14:18:00Z"/>
          <w:lang w:eastAsia="ru-RU"/>
        </w:rPr>
        <w:pPrChange w:id="1162" w:author="Екатерина Луткова" w:date="2016-04-01T16:02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3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>
      <w:pPr>
        <w:ind w:firstLine="709"/>
        <w:rPr>
          <w:ins w:id="1164" w:author="Екатерина Луткова" w:date="2016-03-30T14:17:00Z"/>
          <w:lang w:eastAsia="ru-RU"/>
        </w:rPr>
        <w:pPrChange w:id="1165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6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>
      <w:pPr>
        <w:pStyle w:val="a4"/>
        <w:numPr>
          <w:ilvl w:val="0"/>
          <w:numId w:val="35"/>
        </w:numPr>
        <w:ind w:left="0" w:firstLine="709"/>
        <w:rPr>
          <w:ins w:id="1167" w:author="Екатерина Луткова" w:date="2016-03-30T14:17:00Z"/>
          <w:lang w:eastAsia="ru-RU"/>
        </w:rPr>
        <w:pPrChange w:id="1168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69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>
      <w:pPr>
        <w:pStyle w:val="a4"/>
        <w:numPr>
          <w:ilvl w:val="0"/>
          <w:numId w:val="35"/>
        </w:numPr>
        <w:ind w:left="0" w:firstLine="709"/>
        <w:rPr>
          <w:ins w:id="1170" w:author="Екатерина Луткова" w:date="2016-03-30T14:17:00Z"/>
          <w:lang w:eastAsia="ru-RU"/>
        </w:rPr>
        <w:pPrChange w:id="1171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2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>
      <w:pPr>
        <w:pStyle w:val="a4"/>
        <w:numPr>
          <w:ilvl w:val="0"/>
          <w:numId w:val="35"/>
        </w:numPr>
        <w:ind w:left="0" w:firstLine="709"/>
        <w:rPr>
          <w:lang w:eastAsia="ru-RU"/>
        </w:rPr>
        <w:pPrChange w:id="1173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74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1175" w:author="Екатерина Луткова" w:date="2016-03-30T14:18:00Z"/>
          <w:lang w:eastAsia="ru-RU"/>
        </w:rPr>
      </w:pPr>
      <w:del w:id="1176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1177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78" w:author="Екатерина Луткова" w:date="2016-03-30T14:20:00Z"/>
          <w:lang w:eastAsia="ru-RU"/>
        </w:rPr>
      </w:pPr>
      <w:ins w:id="1179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1180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1" w:author="Екатерина Луткова" w:date="2016-03-30T14:21:00Z"/>
          <w:lang w:eastAsia="ru-RU"/>
        </w:rPr>
      </w:pPr>
      <w:ins w:id="1182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1183" w:author="Екатерина Луткова" w:date="2016-03-30T14:23:00Z"/>
          <w:lang w:eastAsia="ru-RU"/>
        </w:rPr>
      </w:pPr>
      <w:ins w:id="1184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11CB4">
          <w:rPr>
            <w:lang w:eastAsia="ru-RU"/>
            <w:rPrChange w:id="1185" w:author="Екатерина Луткова" w:date="2016-03-30T14:22:00Z">
              <w:rPr>
                <w:lang w:val="en-US" w:eastAsia="ru-RU"/>
              </w:rPr>
            </w:rPrChange>
          </w:rPr>
          <w:t>[</w:t>
        </w:r>
        <w:r>
          <w:rPr>
            <w:lang w:eastAsia="ru-RU"/>
          </w:rPr>
          <w:t>4.3.13</w:t>
        </w:r>
        <w:r w:rsidRPr="00511CB4">
          <w:rPr>
            <w:lang w:eastAsia="ru-RU"/>
            <w:rPrChange w:id="1186" w:author="Екатерина Луткова" w:date="2016-03-30T14:22:00Z">
              <w:rPr>
                <w:lang w:val="en-US" w:eastAsia="ru-RU"/>
              </w:rPr>
            </w:rPrChange>
          </w:rPr>
          <w:t>]</w:t>
        </w:r>
        <w:r w:rsidR="00F32243">
          <w:rPr>
            <w:lang w:eastAsia="ru-RU"/>
          </w:rPr>
          <w:t xml:space="preserve"> </w:t>
        </w:r>
        <w:r w:rsidR="00F32243" w:rsidRPr="00F32243">
          <w:rPr>
            <w:lang w:eastAsia="ru-RU"/>
            <w:rPrChange w:id="1187" w:author="Екатерина Луткова" w:date="2016-03-30T14:22:00Z">
              <w:rPr>
                <w:lang w:val="en-US" w:eastAsia="ru-RU"/>
              </w:rPr>
            </w:rPrChange>
          </w:rPr>
          <w:t>/ 100</w:t>
        </w:r>
        <w:r>
          <w:rPr>
            <w:lang w:eastAsia="ru-RU"/>
          </w:rPr>
          <w:t xml:space="preserve">) </w:t>
        </w:r>
      </w:ins>
      <w:ins w:id="1188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89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1190" w:author="Екатерина Луткова" w:date="2016-04-01T16:20:00Z"/>
          <w:lang w:eastAsia="ru-RU"/>
        </w:rPr>
      </w:pPr>
      <w:bookmarkStart w:id="1191" w:name="_Toc448917587"/>
      <w:r>
        <w:rPr>
          <w:lang w:eastAsia="ru-RU"/>
        </w:rPr>
        <w:t>4.4.2 Отчет «</w:t>
      </w:r>
      <w:commentRangeStart w:id="1192"/>
      <w:commentRangeStart w:id="1193"/>
      <w:r>
        <w:rPr>
          <w:lang w:eastAsia="ru-RU"/>
        </w:rPr>
        <w:t>Спецификация</w:t>
      </w:r>
      <w:commentRangeEnd w:id="1192"/>
      <w:r w:rsidR="00C422BE">
        <w:rPr>
          <w:rStyle w:val="af0"/>
          <w:rFonts w:eastAsia="Calibri"/>
          <w:b w:val="0"/>
        </w:rPr>
        <w:commentReference w:id="1192"/>
      </w:r>
      <w:commentRangeEnd w:id="1193"/>
      <w:r w:rsidR="00C422BE">
        <w:rPr>
          <w:rStyle w:val="af0"/>
          <w:rFonts w:eastAsia="Calibri"/>
          <w:b w:val="0"/>
        </w:rPr>
        <w:commentReference w:id="1193"/>
      </w:r>
      <w:r>
        <w:rPr>
          <w:lang w:eastAsia="ru-RU"/>
        </w:rPr>
        <w:t>»</w:t>
      </w:r>
      <w:bookmarkEnd w:id="1191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1194" w:author="Екатерина Луткова" w:date="2016-04-01T16:16:00Z"/>
          <w:lang w:eastAsia="ru-RU"/>
        </w:rPr>
        <w:pPrChange w:id="1195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6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1197" w:author="Екатерина Луткова" w:date="2016-04-01T16:17:00Z"/>
          <w:lang w:eastAsia="ru-RU"/>
        </w:rPr>
        <w:pPrChange w:id="119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199" w:author="Екатерина Луткова" w:date="2016-04-01T16:16:00Z">
        <w:r>
          <w:rPr>
            <w:lang w:eastAsia="ru-RU"/>
          </w:rPr>
          <w:lastRenderedPageBreak/>
          <w:tab/>
          <w:t>«Наименование продукции, изделия» - наименование детал</w:t>
        </w:r>
      </w:ins>
      <w:ins w:id="1200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1201" w:author="Екатерина Луткова" w:date="2016-04-01T16:18:00Z"/>
          <w:lang w:eastAsia="ru-RU"/>
        </w:rPr>
        <w:pPrChange w:id="120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3" w:author="Екатерина Луткова" w:date="2016-04-01T16:17:00Z">
        <w:r>
          <w:rPr>
            <w:lang w:eastAsia="ru-RU"/>
          </w:rPr>
          <w:tab/>
        </w:r>
      </w:ins>
      <w:ins w:id="1204" w:author="Екатерина Луткова" w:date="2016-04-01T16:18:00Z">
        <w:r>
          <w:rPr>
            <w:lang w:eastAsia="ru-RU"/>
          </w:rPr>
          <w:t xml:space="preserve">Артикул, </w:t>
        </w:r>
      </w:ins>
      <w:ins w:id="1205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1206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1207" w:author="Екатерина Луткова" w:date="2016-04-01T16:19:00Z"/>
          <w:lang w:eastAsia="ru-RU"/>
        </w:rPr>
        <w:pPrChange w:id="120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09" w:author="Екатерина Луткова" w:date="2016-04-01T16:18:00Z">
        <w:r>
          <w:rPr>
            <w:lang w:eastAsia="ru-RU"/>
          </w:rPr>
          <w:tab/>
        </w:r>
      </w:ins>
      <w:ins w:id="1210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1211" w:author="Екатерина Луткова" w:date="2016-04-01T16:20:00Z"/>
          <w:lang w:eastAsia="ru-RU"/>
        </w:rPr>
        <w:pPrChange w:id="121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3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1214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215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1216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1217" w:author="Екатерина Луткова" w:date="2016-04-01T16:20:00Z"/>
          <w:lang w:eastAsia="ru-RU"/>
        </w:rPr>
      </w:pPr>
      <w:del w:id="1218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219" w:name="_Toc448917588"/>
      <w:r>
        <w:rPr>
          <w:lang w:eastAsia="ru-RU"/>
        </w:rPr>
        <w:t>4.4.3 Отчет «Договор»</w:t>
      </w:r>
      <w:bookmarkEnd w:id="1219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20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21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1222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1223" w:author="Екатерина Луткова" w:date="2016-04-01T16:29:00Z">
        <w:r w:rsidRPr="00E93671">
          <w:rPr>
            <w:lang w:eastAsia="ru-RU"/>
            <w:rPrChange w:id="1224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1225" w:author="Екатерина Луткова" w:date="2016-04-01T16:21:00Z">
        <w:r>
          <w:rPr>
            <w:lang w:eastAsia="ru-RU"/>
          </w:rPr>
          <w:t>.</w:t>
        </w:r>
      </w:ins>
      <w:ins w:id="1226" w:author="Екатерина Луткова" w:date="2016-04-01T16:29:00Z">
        <w:r w:rsidRPr="00E93671">
          <w:rPr>
            <w:lang w:eastAsia="ru-RU"/>
            <w:rPrChange w:id="1227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1228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1229" w:name="_Toc448917589"/>
      <w:r>
        <w:rPr>
          <w:lang w:eastAsia="ru-RU"/>
        </w:rPr>
        <w:t xml:space="preserve">4.4.4 Отчет «Акт выполненных </w:t>
      </w:r>
      <w:commentRangeStart w:id="1230"/>
      <w:r>
        <w:rPr>
          <w:lang w:eastAsia="ru-RU"/>
        </w:rPr>
        <w:t>работ</w:t>
      </w:r>
      <w:commentRangeEnd w:id="1230"/>
      <w:r w:rsidR="00DC1026">
        <w:rPr>
          <w:rStyle w:val="af0"/>
          <w:rFonts w:eastAsia="Calibri"/>
          <w:b w:val="0"/>
        </w:rPr>
        <w:commentReference w:id="1230"/>
      </w:r>
      <w:r>
        <w:rPr>
          <w:lang w:eastAsia="ru-RU"/>
        </w:rPr>
        <w:t>»</w:t>
      </w:r>
      <w:bookmarkEnd w:id="1229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1231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1232" w:author="Екатерина Луткова" w:date="2016-04-01T16:31:00Z"/>
          <w:lang w:eastAsia="ru-RU"/>
        </w:rPr>
      </w:pPr>
      <w:ins w:id="1233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1234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12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12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12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12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124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124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4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12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12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12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12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6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1263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12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12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6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6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7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127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7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127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12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128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128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128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8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8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2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129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129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12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2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1297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12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2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13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13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13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1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1313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13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13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13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132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132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132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132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2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13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13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13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13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134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134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134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4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13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13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13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13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13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6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368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1369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1370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1371" w:name="_Toc448917590"/>
      <w:r>
        <w:rPr>
          <w:lang w:eastAsia="ru-RU"/>
        </w:rPr>
        <w:t>4.4.5 Отчет «Акт приема-передачи оснастки</w:t>
      </w:r>
      <w:bookmarkEnd w:id="1371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1372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1373" w:author="Екатерина Луткова" w:date="2016-04-01T16:36:00Z"/>
          <w:lang w:eastAsia="ru-RU"/>
        </w:rPr>
      </w:pPr>
      <w:ins w:id="1374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1375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137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7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1378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137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8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138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8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138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13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38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1390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139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13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39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39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140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14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140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0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1407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140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0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141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1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1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141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142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142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2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1424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142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142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2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2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3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143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3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143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143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4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1441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144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14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145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145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145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145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145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57" w:author="Екатерина Луткова" w:date="2016-04-01T16:37:00Z"/>
          <w:lang w:eastAsia="ru-RU"/>
        </w:rPr>
      </w:pPr>
      <w:ins w:id="1458" w:author="Екатерина Луткова" w:date="2016-04-01T16:37:00Z">
        <w:r>
          <w:rPr>
            <w:lang w:eastAsia="ru-RU"/>
          </w:rPr>
          <w:lastRenderedPageBreak/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1459" w:author="Екатерина Луткова" w:date="2016-04-01T16:39:00Z"/>
          <w:lang w:eastAsia="ru-RU"/>
        </w:rPr>
        <w:pPrChange w:id="1460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61" w:name="_Toc448917591"/>
      <w:ins w:id="1462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1461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1463" w:author="Екатерина Луткова" w:date="2016-04-01T16:42:00Z"/>
          <w:lang w:eastAsia="ru-RU"/>
        </w:rPr>
      </w:pPr>
      <w:ins w:id="1464" w:author="Екатерина Луткова" w:date="2016-04-01T16:39:00Z">
        <w:r>
          <w:rPr>
            <w:lang w:eastAsia="ru-RU"/>
          </w:rPr>
          <w:t>см. приложение № 6</w:t>
        </w:r>
      </w:ins>
      <w:ins w:id="1465" w:author="Екатерина Луткова" w:date="2016-04-01T16:40:00Z">
        <w:r>
          <w:rPr>
            <w:lang w:eastAsia="ru-RU"/>
          </w:rPr>
          <w:t>. Часть 2</w:t>
        </w:r>
      </w:ins>
      <w:ins w:id="1466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1467" w:author="Екатерина Луткова" w:date="2016-04-01T16:42:00Z"/>
          <w:lang w:eastAsia="ru-RU"/>
        </w:rPr>
      </w:pPr>
      <w:ins w:id="1468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1469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1470" w:author="Екатерина Луткова" w:date="2016-04-01T16:43:00Z"/>
          <w:lang w:eastAsia="ru-RU"/>
        </w:rPr>
        <w:pPrChange w:id="1471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1472" w:name="_Toc448917592"/>
      <w:ins w:id="1473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1472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1474" w:author="Екатерина Луткова" w:date="2016-04-01T16:43:00Z"/>
          <w:lang w:eastAsia="ru-RU"/>
        </w:rPr>
      </w:pPr>
      <w:ins w:id="1475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1476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1477" w:author="Екатерина Луткова" w:date="2016-04-01T16:39:00Z"/>
          <w:lang w:eastAsia="ru-RU"/>
        </w:rPr>
      </w:pPr>
      <w:ins w:id="1478" w:author="Екатерина Луткова" w:date="2016-04-01T16:43:00Z">
        <w:r>
          <w:rPr>
            <w:lang w:eastAsia="ru-RU"/>
          </w:rPr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1479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1480" w:author="staff" w:date="2016-03-29T20:44:00Z"/>
          <w:lang w:eastAsia="ru-RU"/>
        </w:rPr>
      </w:pPr>
      <w:bookmarkStart w:id="1481" w:name="_Toc448917593"/>
      <w:r>
        <w:rPr>
          <w:lang w:eastAsia="ru-RU"/>
        </w:rPr>
        <w:t>4.4.6 Реестр</w:t>
      </w:r>
      <w:bookmarkEnd w:id="1481"/>
      <w:r>
        <w:rPr>
          <w:lang w:eastAsia="ru-RU"/>
        </w:rPr>
        <w:t xml:space="preserve"> </w:t>
      </w:r>
      <w:ins w:id="1482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1483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1484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1485" w:author="staff" w:date="2016-03-29T20:44:00Z">
        <w:r w:rsidRPr="000A56E7">
          <w:rPr>
            <w:lang w:eastAsia="ru-RU"/>
          </w:rPr>
          <w:t xml:space="preserve"> </w:t>
        </w:r>
      </w:ins>
      <w:ins w:id="1486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1487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1488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1489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0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1491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1492" w:author="Екатерина Луткова" w:date="2016-04-01T16:04:00Z"/>
          <w:lang w:eastAsia="ru-RU"/>
        </w:rPr>
      </w:pPr>
      <w:ins w:id="1493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1494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1495" w:author="Екатерина Луткова" w:date="2016-04-01T16:04:00Z">
        <w:r>
          <w:rPr>
            <w:lang w:eastAsia="ru-RU"/>
          </w:rPr>
          <w:t xml:space="preserve">п. </w:t>
        </w:r>
      </w:ins>
      <w:ins w:id="1496" w:author="Екатерина Луткова" w:date="2016-04-01T16:03:00Z">
        <w:r w:rsidRPr="00B0218A">
          <w:rPr>
            <w:lang w:eastAsia="ru-RU"/>
            <w:rPrChange w:id="1497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1498" w:author="Екатерина Луткова" w:date="2016-04-01T16:04:00Z">
        <w:r>
          <w:rPr>
            <w:lang w:eastAsia="ru-RU"/>
          </w:rPr>
          <w:t>.</w:t>
        </w:r>
      </w:ins>
      <w:ins w:id="1499" w:author="Екатерина Луткова" w:date="2016-04-01T16:03:00Z">
        <w:r w:rsidRPr="00B0218A">
          <w:rPr>
            <w:lang w:eastAsia="ru-RU"/>
            <w:rPrChange w:id="1500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1501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1502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1503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1504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1505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1506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1507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1508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1509" w:author="Екатерина Луткова" w:date="2016-03-30T14:14:00Z">
        <w:r w:rsidDel="00511CB4">
          <w:rPr>
            <w:lang w:eastAsia="ru-RU"/>
          </w:rPr>
          <w:delText xml:space="preserve"> + </w:delText>
        </w:r>
        <w:r w:rsidDel="00511CB4">
          <w:rPr>
            <w:lang w:eastAsia="ru-RU"/>
          </w:rPr>
          <w:lastRenderedPageBreak/>
          <w:delText>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1510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1511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1512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1513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1514" w:author="Екатерина Луткова" w:date="2016-04-20T13:01:00Z"/>
          <w:lang w:eastAsia="ru-RU"/>
        </w:rPr>
      </w:pPr>
      <w:bookmarkStart w:id="1515" w:name="_Toc448917594"/>
      <w:del w:id="1516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End w:id="1515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1517" w:author="Екатерина Луткова" w:date="2016-04-20T13:01:00Z"/>
          <w:lang w:eastAsia="ru-RU"/>
        </w:rPr>
      </w:pPr>
      <w:del w:id="1518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19" w:author="Екатерина Луткова" w:date="2016-04-20T13:01:00Z"/>
          <w:lang w:eastAsia="ru-RU"/>
        </w:rPr>
      </w:pPr>
      <w:del w:id="1520" w:author="Екатерина Луткова" w:date="2016-04-20T13:01:00Z">
        <w:r w:rsidDel="00C42FE2">
          <w:rPr>
            <w:lang w:eastAsia="ru-RU"/>
          </w:rPr>
          <w:delText>Номер заявки;</w:delText>
        </w:r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1" w:author="Екатерина Луткова" w:date="2016-04-20T13:01:00Z"/>
          <w:lang w:eastAsia="ru-RU"/>
        </w:rPr>
      </w:pPr>
      <w:del w:id="1522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3" w:author="Екатерина Луткова" w:date="2016-04-20T13:01:00Z"/>
          <w:lang w:eastAsia="ru-RU"/>
        </w:rPr>
      </w:pPr>
      <w:del w:id="1524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5" w:author="Екатерина Луткова" w:date="2016-04-20T13:01:00Z"/>
          <w:lang w:eastAsia="ru-RU"/>
        </w:rPr>
      </w:pPr>
      <w:del w:id="1526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7" w:author="Екатерина Луткова" w:date="2016-04-20T13:01:00Z"/>
          <w:lang w:eastAsia="ru-RU"/>
        </w:rPr>
      </w:pPr>
      <w:del w:id="1528" w:author="Екатерина Луткова" w:date="2016-04-20T13:01:00Z">
        <w:r w:rsidDel="00C42FE2">
          <w:rPr>
            <w:lang w:eastAsia="ru-RU"/>
          </w:rPr>
          <w:delText>Количество (по заявке);</w:delText>
        </w:r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29" w:author="Екатерина Луткова" w:date="2016-04-20T13:01:00Z"/>
          <w:lang w:eastAsia="ru-RU"/>
        </w:rPr>
      </w:pPr>
      <w:del w:id="1530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1" w:author="Екатерина Луткова" w:date="2016-04-20T13:01:00Z"/>
          <w:lang w:eastAsia="ru-RU"/>
        </w:rPr>
      </w:pPr>
      <w:del w:id="1532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533" w:author="Екатерина Луткова" w:date="2016-04-20T13:01:00Z"/>
          <w:lang w:eastAsia="ru-RU"/>
        </w:rPr>
      </w:pPr>
      <w:del w:id="1534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535" w:author="Екатерина Луткова" w:date="2016-04-01T17:59:00Z">
        <w:r w:rsidDel="00495E8B">
          <w:rPr>
            <w:lang w:eastAsia="ru-RU"/>
          </w:rPr>
          <w:delText>на</w:delText>
        </w:r>
      </w:del>
      <w:del w:id="1536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</w:p>
    <w:p w14:paraId="043C2208" w14:textId="6567C612" w:rsidR="00836695" w:rsidRPr="00DC1026" w:rsidDel="005A4B34" w:rsidRDefault="00FB39AE">
      <w:pPr>
        <w:rPr>
          <w:del w:id="1537" w:author="Екатерина Луткова" w:date="2016-04-01T17:57:00Z"/>
          <w:lang w:eastAsia="ru-RU"/>
        </w:rPr>
        <w:pPrChange w:id="1538" w:author="Екатерина Луткова" w:date="2016-04-01T17:15:00Z">
          <w:pPr>
            <w:pStyle w:val="3"/>
            <w:ind w:firstLine="708"/>
          </w:pPr>
        </w:pPrChange>
      </w:pPr>
      <w:bookmarkStart w:id="1539" w:name="_Toc448917595"/>
      <w:del w:id="1540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End w:id="1539"/>
    </w:p>
    <w:p w14:paraId="5280B914" w14:textId="4367487C" w:rsidR="00FB39AE" w:rsidDel="005A4B34" w:rsidRDefault="00FB39AE" w:rsidP="00FB39AE">
      <w:pPr>
        <w:rPr>
          <w:del w:id="1541" w:author="Екатерина Луткова" w:date="2016-04-01T17:57:00Z"/>
          <w:lang w:eastAsia="ru-RU"/>
        </w:rPr>
      </w:pPr>
      <w:del w:id="1542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543" w:author="Екатерина Луткова" w:date="2016-04-01T17:18:00Z"/>
          <w:lang w:eastAsia="ru-RU"/>
        </w:rPr>
      </w:pPr>
      <w:del w:id="1544" w:author="Екатерина Луткова" w:date="2016-04-01T17:18:00Z">
        <w:r w:rsidDel="00836695">
          <w:rPr>
            <w:lang w:eastAsia="ru-RU"/>
          </w:rPr>
          <w:delText>чертеж;</w:delText>
        </w:r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545" w:author="Екатерина Луткова" w:date="2016-04-01T17:18:00Z"/>
          <w:lang w:eastAsia="ru-RU"/>
        </w:rPr>
      </w:pPr>
      <w:del w:id="1546" w:author="Екатерина Луткова" w:date="2016-04-01T17:18:00Z">
        <w:r w:rsidDel="00836695">
          <w:rPr>
            <w:lang w:eastAsia="ru-RU"/>
          </w:rPr>
          <w:delText>группа;</w:delText>
        </w:r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547" w:author="Екатерина Луткова" w:date="2016-04-01T17:18:00Z"/>
          <w:lang w:eastAsia="ru-RU"/>
        </w:rPr>
      </w:pPr>
      <w:del w:id="1548" w:author="Екатерина Луткова" w:date="2016-04-01T17:18:00Z">
        <w:r w:rsidDel="00836695">
          <w:rPr>
            <w:lang w:eastAsia="ru-RU"/>
          </w:rPr>
          <w:delText>наименование;</w:delText>
        </w:r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549" w:author="Екатерина Луткова" w:date="2016-04-01T17:18:00Z"/>
          <w:lang w:eastAsia="ru-RU"/>
        </w:rPr>
      </w:pPr>
      <w:del w:id="1550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551" w:author="Екатерина Луткова" w:date="2016-04-01T17:18:00Z"/>
        </w:rPr>
      </w:pPr>
      <w:del w:id="1552" w:author="Екатерина Луткова" w:date="2016-04-01T17:18:00Z">
        <w:r w:rsidDel="00836695">
          <w:delText>сырье и материалы (сумма);</w:delText>
        </w:r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553" w:author="Екатерина Луткова" w:date="2016-04-01T17:18:00Z"/>
        </w:rPr>
      </w:pPr>
      <w:del w:id="1554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555" w:author="Екатерина Луткова" w:date="2016-04-01T17:18:00Z"/>
        </w:rPr>
      </w:pPr>
      <w:del w:id="1556" w:author="Екатерина Луткова" w:date="2016-04-01T17:18:00Z">
        <w:r w:rsidDel="00836695">
          <w:delText>транспортные (сумма);</w:delText>
        </w:r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557" w:author="Екатерина Луткова" w:date="2016-04-01T17:18:00Z"/>
        </w:rPr>
      </w:pPr>
      <w:del w:id="1558" w:author="Екатерина Луткова" w:date="2016-04-01T17:18:00Z">
        <w:r w:rsidDel="00836695">
          <w:delText>электроэнергия для формовых(сумма);</w:delText>
        </w:r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559" w:author="Екатерина Луткова" w:date="2016-04-01T17:18:00Z"/>
        </w:rPr>
      </w:pPr>
      <w:del w:id="1560" w:author="Екатерина Луткова" w:date="2016-04-01T17:18:00Z">
        <w:r w:rsidDel="00836695">
          <w:delText>электроэнергия прочая(сумма);</w:delText>
        </w:r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561" w:author="Екатерина Луткова" w:date="2016-04-01T17:18:00Z"/>
          <w:lang w:eastAsia="ru-RU"/>
        </w:rPr>
      </w:pPr>
      <w:del w:id="1562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563" w:author="Екатерина Луткова" w:date="2016-04-01T17:18:00Z"/>
          <w:lang w:eastAsia="ru-RU"/>
        </w:rPr>
      </w:pPr>
      <w:del w:id="1564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565" w:author="Екатерина Луткова" w:date="2016-04-01T17:18:00Z"/>
          <w:lang w:eastAsia="ru-RU"/>
        </w:rPr>
      </w:pPr>
      <w:del w:id="1566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567" w:author="Екатерина Луткова" w:date="2016-04-01T17:18:00Z"/>
        </w:rPr>
      </w:pPr>
      <w:del w:id="1568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569" w:author="Екатерина Луткова" w:date="2016-04-01T17:18:00Z"/>
        </w:rPr>
      </w:pPr>
      <w:del w:id="1570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571" w:author="Екатерина Луткова" w:date="2016-04-01T17:18:00Z"/>
        </w:rPr>
      </w:pPr>
      <w:del w:id="1572" w:author="Екатерина Луткова" w:date="2016-04-01T17:18:00Z">
        <w:r w:rsidDel="00836695">
          <w:lastRenderedPageBreak/>
          <w:delText>Если процент прямых затрат от стоимости заявки оказывается больше 30 процентов, поле подсвечивается красным.</w:delText>
        </w:r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573" w:author="Екатерина Луткова" w:date="2016-04-01T17:18:00Z"/>
          <w:lang w:eastAsia="ru-RU"/>
        </w:rPr>
      </w:pPr>
      <w:del w:id="1574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575" w:author="Екатерина Луткова" w:date="2016-04-01T17:18:00Z"/>
          <w:lang w:eastAsia="ru-RU"/>
        </w:rPr>
      </w:pPr>
      <w:del w:id="1576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577" w:author="Екатерина Луткова" w:date="2016-04-20T13:01:00Z"/>
          <w:lang w:eastAsia="ru-RU"/>
        </w:rPr>
      </w:pPr>
      <w:del w:id="1578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bookmarkStart w:id="1579" w:name="_Toc448917597"/>
      <w:del w:id="1580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581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582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End w:id="1579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583" w:author="Екатерина Луткова" w:date="2016-04-20T13:01:00Z"/>
          <w:lang w:eastAsia="ru-RU"/>
        </w:rPr>
        <w:pPrChange w:id="1584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585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6" w:author="Екатерина Луткова" w:date="2016-04-20T13:01:00Z"/>
          <w:lang w:eastAsia="ru-RU"/>
        </w:rPr>
        <w:pPrChange w:id="1587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88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589" w:author="Екатерина Луткова" w:date="2016-04-20T13:01:00Z"/>
          <w:lang w:eastAsia="ru-RU"/>
        </w:rPr>
        <w:pPrChange w:id="1590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591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2" w:author="Екатерина Луткова" w:date="2016-04-01T17:00:00Z"/>
          <w:lang w:eastAsia="ru-RU"/>
        </w:rPr>
      </w:pPr>
      <w:del w:id="1593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4" w:author="Екатерина Луткова" w:date="2016-04-01T17:00:00Z"/>
          <w:lang w:eastAsia="ru-RU"/>
        </w:rPr>
      </w:pPr>
      <w:del w:id="1595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596" w:author="Екатерина Луткова" w:date="2016-04-01T17:00:00Z"/>
          <w:lang w:eastAsia="ru-RU"/>
        </w:rPr>
      </w:pPr>
      <w:del w:id="1597" w:author="Екатерина Луткова" w:date="2016-04-01T17:00:00Z">
        <w:r w:rsidDel="00910A02">
          <w:rPr>
            <w:lang w:eastAsia="ru-RU"/>
          </w:rPr>
          <w:delText>Заказчик.</w:delText>
        </w:r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598" w:author="Екатерина Луткова" w:date="2016-04-20T13:01:00Z"/>
          <w:lang w:eastAsia="ru-RU"/>
        </w:rPr>
      </w:pPr>
      <w:del w:id="1599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600" w:author="Екатерина Луткова" w:date="2016-04-20T13:01:00Z"/>
          <w:lang w:eastAsia="ru-RU"/>
        </w:rPr>
      </w:pPr>
      <w:del w:id="1601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602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603" w:name="_Toc448917598"/>
      <w:r>
        <w:rPr>
          <w:lang w:eastAsia="ru-RU"/>
        </w:rPr>
        <w:t>Подготовка производства. Модуль «Чертежи»</w:t>
      </w:r>
      <w:bookmarkEnd w:id="1603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04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05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606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607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608" w:author="Екатерина Луткова" w:date="2016-04-01T16:47:00Z"/>
          <w:noProof/>
          <w:lang w:eastAsia="ru-RU"/>
        </w:rPr>
        <w:pPrChange w:id="1609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0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611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612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613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614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615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16" w:author="Екатерина Луткова" w:date="2016-04-01T16:50:00Z"/>
          <w:lang w:eastAsia="ru-RU"/>
        </w:rPr>
      </w:pPr>
      <w:r>
        <w:rPr>
          <w:lang w:eastAsia="ru-RU"/>
        </w:rPr>
        <w:lastRenderedPageBreak/>
        <w:t xml:space="preserve">Поля: </w:t>
      </w:r>
      <w:commentRangeStart w:id="1617"/>
      <w:commentRangeStart w:id="1618"/>
      <w:r>
        <w:rPr>
          <w:lang w:eastAsia="ru-RU"/>
        </w:rPr>
        <w:t>группа</w:t>
      </w:r>
      <w:commentRangeEnd w:id="1617"/>
      <w:r w:rsidR="00C908A7">
        <w:rPr>
          <w:rStyle w:val="af0"/>
        </w:rPr>
        <w:commentReference w:id="1617"/>
      </w:r>
      <w:commentRangeEnd w:id="1618"/>
      <w:r w:rsidR="007D2B8A">
        <w:rPr>
          <w:rStyle w:val="af0"/>
        </w:rPr>
        <w:commentReference w:id="1618"/>
      </w:r>
      <w:ins w:id="1619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620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621" w:author="Екатерина Луткова" w:date="2016-04-21T11:20:00Z">
        <w:r w:rsidR="00F15C23">
          <w:rPr>
            <w:lang w:eastAsia="ru-RU"/>
          </w:rPr>
          <w:t xml:space="preserve">«Группы» - это буквенная часть номера чертежа. В справочнике «Оснастка» ее не используем. В чертеж группу подтягиваем из справочника </w:t>
        </w:r>
      </w:ins>
      <w:ins w:id="1622" w:author="Екатерина Луткова" w:date="2016-04-21T11:21:00Z">
        <w:r w:rsidR="00F15C23">
          <w:rPr>
            <w:lang w:eastAsia="ru-RU"/>
          </w:rPr>
          <w:t>«Группы»</w:t>
        </w:r>
      </w:ins>
      <w:ins w:id="1623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624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625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626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627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628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629" w:author="Екатерина Луткова" w:date="2016-04-12T11:02:00Z">
        <w:r w:rsidR="00507E59">
          <w:rPr>
            <w:lang w:eastAsia="ru-RU"/>
          </w:rPr>
          <w:t>Оснастка</w:t>
        </w:r>
      </w:ins>
      <w:ins w:id="1630" w:author="Екатерина Луткова" w:date="2016-04-12T11:01:00Z">
        <w:r w:rsidR="00507E59">
          <w:rPr>
            <w:lang w:eastAsia="ru-RU"/>
          </w:rPr>
          <w:t>»</w:t>
        </w:r>
      </w:ins>
      <w:ins w:id="1631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632" w:author="Екатерина Луткова" w:date="2016-04-12T11:03:00Z">
        <w:r w:rsidR="00507E59">
          <w:rPr>
            <w:lang w:eastAsia="ru-RU"/>
          </w:rPr>
          <w:t>с</w:t>
        </w:r>
      </w:ins>
      <w:ins w:id="1633" w:author="Екатерина Луткова" w:date="2016-04-12T11:02:00Z">
        <w:r w:rsidR="00507E59">
          <w:rPr>
            <w:lang w:eastAsia="ru-RU"/>
          </w:rPr>
          <w:t>тку</w:t>
        </w:r>
      </w:ins>
      <w:ins w:id="1634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635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1636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637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638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639" w:author="Екатерина Луткова" w:date="2016-04-13T09:46:00Z">
        <w:r w:rsidR="00BC640B">
          <w:rPr>
            <w:lang w:eastAsia="ru-RU"/>
          </w:rPr>
          <w:t>.</w:t>
        </w:r>
      </w:ins>
      <w:del w:id="1640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41" w:author="Екатерина Луткова" w:date="2016-04-01T16:52:00Z">
        <w:r>
          <w:rPr>
            <w:lang w:eastAsia="ru-RU"/>
          </w:rPr>
          <w:t>!!!</w:t>
        </w:r>
      </w:ins>
      <w:ins w:id="1642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643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644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645" w:author="Екатерина Луткова" w:date="2016-04-01T16:51:00Z">
        <w:r>
          <w:rPr>
            <w:lang w:eastAsia="ru-RU"/>
          </w:rPr>
          <w:t>«</w:t>
        </w:r>
      </w:ins>
      <w:ins w:id="1646" w:author="Екатерина Луткова" w:date="2016-04-01T16:52:00Z">
        <w:r>
          <w:rPr>
            <w:lang w:eastAsia="ru-RU"/>
          </w:rPr>
          <w:t>Материалы</w:t>
        </w:r>
      </w:ins>
      <w:ins w:id="1647" w:author="Екатерина Луткова" w:date="2016-04-01T16:51:00Z">
        <w:r>
          <w:rPr>
            <w:lang w:eastAsia="ru-RU"/>
          </w:rPr>
          <w:t>»</w:t>
        </w:r>
      </w:ins>
      <w:ins w:id="1648" w:author="Екатерина Луткова" w:date="2016-04-01T16:52:00Z">
        <w:r>
          <w:rPr>
            <w:lang w:eastAsia="ru-RU"/>
          </w:rPr>
          <w:t>.</w:t>
        </w:r>
      </w:ins>
      <w:ins w:id="1649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650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651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652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653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654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655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656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657" w:author="Екатерина Луткова" w:date="2016-04-12T11:31:00Z">
        <w:r w:rsidR="009F1258">
          <w:rPr>
            <w:lang w:eastAsia="ru-RU"/>
          </w:rPr>
          <w:t>П</w:t>
        </w:r>
      </w:ins>
      <w:ins w:id="1658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659" w:author="Екатерина Луткова" w:date="2016-04-12T11:31:00Z">
        <w:r w:rsidR="000704E2">
          <w:rPr>
            <w:lang w:eastAsia="ru-RU"/>
          </w:rPr>
          <w:t>Размеры</w:t>
        </w:r>
      </w:ins>
      <w:ins w:id="1660" w:author="Екатерина Луткова" w:date="2016-04-12T11:30:00Z">
        <w:r w:rsidR="000704E2">
          <w:rPr>
            <w:lang w:eastAsia="ru-RU"/>
          </w:rPr>
          <w:t>»</w:t>
        </w:r>
      </w:ins>
      <w:ins w:id="1661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662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3" w:name="_Toc448917599"/>
      <w:r>
        <w:rPr>
          <w:lang w:eastAsia="ru-RU"/>
        </w:rPr>
        <w:t>Расчет массы</w:t>
      </w:r>
      <w:bookmarkEnd w:id="1663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664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665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666" w:name="_Toc448917600"/>
      <w:r>
        <w:rPr>
          <w:lang w:eastAsia="ru-RU"/>
        </w:rPr>
        <w:t>Технологическая карта</w:t>
      </w:r>
      <w:bookmarkEnd w:id="1666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заполнения данных по чертежу составляется </w:t>
      </w:r>
      <w:commentRangeStart w:id="1667"/>
      <w:r>
        <w:rPr>
          <w:lang w:eastAsia="ru-RU"/>
        </w:rPr>
        <w:t>техно</w:t>
      </w:r>
      <w:r w:rsidR="002216FD">
        <w:rPr>
          <w:lang w:eastAsia="ru-RU"/>
        </w:rPr>
        <w:t>логическая карта.</w:t>
      </w:r>
      <w:commentRangeEnd w:id="1667"/>
      <w:r w:rsidR="007D2B8A">
        <w:rPr>
          <w:rStyle w:val="af0"/>
        </w:rPr>
        <w:commentReference w:id="1667"/>
      </w:r>
      <w:r w:rsidR="002216FD">
        <w:rPr>
          <w:lang w:eastAsia="ru-RU"/>
        </w:rPr>
        <w:t xml:space="preserve">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668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69"/>
      <w:r>
        <w:rPr>
          <w:lang w:eastAsia="ru-RU"/>
        </w:rPr>
        <w:t>Наименование</w:t>
      </w:r>
      <w:commentRangeEnd w:id="1669"/>
      <w:r w:rsidR="007D2B8A">
        <w:rPr>
          <w:rStyle w:val="af0"/>
        </w:rPr>
        <w:commentReference w:id="1669"/>
      </w:r>
      <w:r>
        <w:rPr>
          <w:lang w:eastAsia="ru-RU"/>
        </w:rPr>
        <w:t>, № детали появляются автоматически и соответствуют рассматриваемому чертежу.</w:t>
      </w:r>
      <w:ins w:id="1670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671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672" w:author="Екатерина Луткова" w:date="2016-04-21T11:24:00Z"/>
          <w:lang w:eastAsia="ru-RU"/>
        </w:rPr>
      </w:pPr>
      <w:r>
        <w:rPr>
          <w:lang w:eastAsia="ru-RU"/>
        </w:rPr>
        <w:lastRenderedPageBreak/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673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674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0553B97B" w14:textId="53A3FE5D" w:rsidR="00DD7803" w:rsidDel="00F15C2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675" w:author="Екатерина Луткова" w:date="2016-04-21T11:25:00Z"/>
          <w:lang w:eastAsia="ru-RU"/>
        </w:rPr>
      </w:pPr>
      <w:del w:id="1676" w:author="Екатерина Луткова" w:date="2016-04-21T11:25:00Z">
        <w:r w:rsidDel="00F15C23">
          <w:rPr>
            <w:lang w:eastAsia="ru-RU"/>
          </w:rPr>
          <w:delText xml:space="preserve">Далее </w:delText>
        </w:r>
        <w:commentRangeStart w:id="1677"/>
        <w:r w:rsidDel="00F15C23">
          <w:rPr>
            <w:lang w:eastAsia="ru-RU"/>
          </w:rPr>
          <w:delText>выбирается необходимая оснастка для чертежа</w:delText>
        </w:r>
        <w:commentRangeEnd w:id="1677"/>
        <w:r w:rsidR="007D2B8A" w:rsidDel="00F15C23">
          <w:rPr>
            <w:rStyle w:val="af0"/>
          </w:rPr>
          <w:commentReference w:id="1677"/>
        </w:r>
        <w:r w:rsidDel="00F15C23">
          <w:rPr>
            <w:lang w:eastAsia="ru-RU"/>
          </w:rPr>
          <w:delText>, количество форм и гнездность заполняются автоматически из справочника «Оснастка». Выход партии: количество форм*</w:delText>
        </w:r>
        <w:commentRangeStart w:id="1678"/>
        <w:r w:rsidDel="00F15C23">
          <w:rPr>
            <w:lang w:eastAsia="ru-RU"/>
          </w:rPr>
          <w:delText>гнездность</w:delText>
        </w:r>
        <w:commentRangeEnd w:id="1678"/>
        <w:r w:rsidR="00A41863" w:rsidDel="00F15C23">
          <w:rPr>
            <w:rStyle w:val="af0"/>
          </w:rPr>
          <w:commentReference w:id="1678"/>
        </w:r>
        <w:r w:rsidDel="00F15C23">
          <w:rPr>
            <w:lang w:eastAsia="ru-RU"/>
          </w:rPr>
          <w:delText>.</w:delText>
        </w:r>
      </w:del>
    </w:p>
    <w:p w14:paraId="77FF51FC" w14:textId="60A2A76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679"/>
      <w:del w:id="1680" w:author="Екатерина Луткова" w:date="2016-04-21T11:29:00Z">
        <w:r w:rsidDel="00A16D0D">
          <w:rPr>
            <w:lang w:eastAsia="ru-RU"/>
          </w:rPr>
          <w:delText xml:space="preserve">Марка материала выбирается из справочника «Материалы» </w:delText>
        </w:r>
        <w:commentRangeEnd w:id="1679"/>
        <w:r w:rsidR="00A41863" w:rsidDel="00A16D0D">
          <w:rPr>
            <w:rStyle w:val="af0"/>
          </w:rPr>
          <w:commentReference w:id="1679"/>
        </w:r>
        <w:r w:rsidRPr="00FD45D6" w:rsidDel="00A16D0D">
          <w:rPr>
            <w:lang w:eastAsia="ru-RU"/>
          </w:rPr>
          <w:delText>[</w:delText>
        </w:r>
        <w:r w:rsidR="00A0364A" w:rsidDel="00A16D0D">
          <w:rPr>
            <w:lang w:eastAsia="ru-RU"/>
          </w:rPr>
          <w:delText xml:space="preserve">п. </w:delText>
        </w:r>
        <w:r w:rsidDel="00A16D0D">
          <w:rPr>
            <w:lang w:eastAsia="ru-RU"/>
          </w:rPr>
          <w:delText>4.3.1</w:delText>
        </w:r>
        <w:r w:rsidRPr="00FD45D6" w:rsidDel="00A16D0D">
          <w:rPr>
            <w:lang w:eastAsia="ru-RU"/>
          </w:rPr>
          <w:delText>]</w:delText>
        </w:r>
        <w:r w:rsidDel="00A16D0D">
          <w:rPr>
            <w:lang w:eastAsia="ru-RU"/>
          </w:rPr>
          <w:delText xml:space="preserve">. ТУ (ГОСТ)-автоматически в соответствие материалу. </w:delText>
        </w:r>
      </w:del>
      <w:ins w:id="1681" w:author="Екатерина Луткова" w:date="2016-04-21T11:26:00Z">
        <w:r w:rsidR="00F15C23">
          <w:rPr>
            <w:lang w:eastAsia="ru-RU"/>
          </w:rPr>
          <w:t>Марка материала не выбирается из справочника, а з</w:t>
        </w:r>
      </w:ins>
      <w:ins w:id="1682" w:author="Екатерина Луткова" w:date="2016-04-21T11:27:00Z">
        <w:r w:rsidR="00F15C23">
          <w:rPr>
            <w:lang w:eastAsia="ru-RU"/>
          </w:rPr>
          <w:t>а</w:t>
        </w:r>
      </w:ins>
      <w:ins w:id="1683" w:author="Екатерина Луткова" w:date="2016-04-21T11:26:00Z">
        <w:r w:rsidR="00F15C23">
          <w:rPr>
            <w:lang w:eastAsia="ru-RU"/>
          </w:rPr>
          <w:t xml:space="preserve">полняется автоматически из чертежа. </w:t>
        </w:r>
      </w:ins>
      <w:ins w:id="1684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685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686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687" w:author="Екатерина Луткова" w:date="2016-04-21T11:28:00Z">
        <w:r w:rsidR="00A16D0D">
          <w:rPr>
            <w:lang w:eastAsia="ru-RU"/>
          </w:rPr>
          <w:t xml:space="preserve">чертежа. В соответствии с этим </w:t>
        </w:r>
      </w:ins>
      <w:ins w:id="1688" w:author="Екатерина Луткова" w:date="2016-04-21T11:29:00Z">
        <w:r w:rsidR="00A16D0D">
          <w:rPr>
            <w:lang w:eastAsia="ru-RU"/>
          </w:rPr>
          <w:t xml:space="preserve">материалами автоматически </w:t>
        </w:r>
      </w:ins>
      <w:ins w:id="1689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690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</w:t>
      </w:r>
      <w:commentRangeStart w:id="1691"/>
      <w:r>
        <w:rPr>
          <w:lang w:eastAsia="ru-RU"/>
        </w:rPr>
        <w:t xml:space="preserve">рассчитанная масса по чертежу </w:t>
      </w:r>
      <w:commentRangeEnd w:id="1691"/>
      <w:r w:rsidR="00A41863">
        <w:rPr>
          <w:rStyle w:val="af0"/>
        </w:rPr>
        <w:commentReference w:id="1691"/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692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693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694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проставляется время каждого процесса и считается общее время на </w:t>
      </w:r>
      <w:commentRangeStart w:id="1695"/>
      <w:commentRangeStart w:id="1696"/>
      <w:r>
        <w:rPr>
          <w:lang w:eastAsia="ru-RU"/>
        </w:rPr>
        <w:t>изготовление</w:t>
      </w:r>
      <w:commentRangeEnd w:id="1695"/>
      <w:r w:rsidR="00A41863">
        <w:rPr>
          <w:rStyle w:val="af0"/>
        </w:rPr>
        <w:commentReference w:id="1695"/>
      </w:r>
      <w:commentRangeEnd w:id="1696"/>
      <w:r w:rsidR="00A41863">
        <w:rPr>
          <w:rStyle w:val="af0"/>
        </w:rPr>
        <w:commentReference w:id="1696"/>
      </w:r>
      <w:r>
        <w:rPr>
          <w:lang w:eastAsia="ru-RU"/>
        </w:rPr>
        <w:t>.</w:t>
      </w:r>
      <w:ins w:id="1697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698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699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700" w:author="Екатерина Луткова" w:date="2016-04-21T11:35:00Z">
        <w:r w:rsidR="00A16D0D">
          <w:rPr>
            <w:lang w:eastAsia="ru-RU"/>
          </w:rPr>
          <w:t>–</w:t>
        </w:r>
      </w:ins>
      <w:ins w:id="1701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702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703" w:author="Екатерина Луткова" w:date="2016-04-21T11:34:00Z">
        <w:r w:rsidR="00A16D0D">
          <w:rPr>
            <w:lang w:eastAsia="ru-RU"/>
          </w:rPr>
          <w:t>)</w:t>
        </w:r>
      </w:ins>
      <w:ins w:id="1704" w:author="Екатерина Луткова" w:date="2016-04-21T11:32:00Z">
        <w:r w:rsidR="00A16D0D">
          <w:rPr>
            <w:lang w:eastAsia="ru-RU"/>
          </w:rPr>
          <w:t>.</w:t>
        </w:r>
      </w:ins>
      <w:ins w:id="1705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706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</w:delText>
        </w:r>
        <w:commentRangeStart w:id="1707"/>
        <w:r w:rsidDel="00A16D0D">
          <w:rPr>
            <w:lang w:eastAsia="ru-RU"/>
          </w:rPr>
          <w:delText>4</w:delText>
        </w:r>
        <w:commentRangeEnd w:id="1707"/>
        <w:r w:rsidR="00A41863" w:rsidDel="00A16D0D">
          <w:rPr>
            <w:rStyle w:val="af0"/>
          </w:rPr>
          <w:commentReference w:id="1707"/>
        </w:r>
        <w:r w:rsidDel="00A16D0D">
          <w:rPr>
            <w:lang w:eastAsia="ru-RU"/>
          </w:rPr>
          <w:delText>)</w:delText>
        </w:r>
      </w:del>
      <w:ins w:id="1708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709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710" w:author="Екатерина Луткова" w:date="2016-04-01T17:11:00Z">
        <w:r w:rsidR="00836695">
          <w:rPr>
            <w:lang w:eastAsia="ru-RU"/>
          </w:rPr>
          <w:t>»</w:t>
        </w:r>
      </w:ins>
      <w:ins w:id="1711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712" w:name="_Toc448917601"/>
      <w:r>
        <w:rPr>
          <w:lang w:eastAsia="ru-RU"/>
        </w:rPr>
        <w:t>4.5.3 Калькуляция</w:t>
      </w:r>
      <w:bookmarkEnd w:id="1712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составления технологической карты </w:t>
      </w:r>
      <w:r w:rsidRPr="00E77AB7">
        <w:rPr>
          <w:lang w:eastAsia="ru-RU"/>
        </w:rPr>
        <w:t>[</w:t>
      </w:r>
      <w:r>
        <w:rPr>
          <w:lang w:eastAsia="ru-RU"/>
        </w:rPr>
        <w:t>4.5.1</w:t>
      </w:r>
      <w:r w:rsidRPr="00E77AB7">
        <w:rPr>
          <w:lang w:eastAsia="ru-RU"/>
        </w:rPr>
        <w:t>]</w:t>
      </w:r>
      <w:r>
        <w:rPr>
          <w:lang w:eastAsia="ru-RU"/>
        </w:rPr>
        <w:t xml:space="preserve"> необходимо нажать кнопку «Калькуляция» для подсчета полной стоимости детали с учетом всех затрат.</w:t>
      </w:r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713"/>
      <w:r>
        <w:rPr>
          <w:lang w:eastAsia="ru-RU"/>
        </w:rPr>
        <w:t>«Наименование</w:t>
      </w:r>
      <w:ins w:id="1714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r>
        <w:rPr>
          <w:lang w:eastAsia="ru-RU"/>
        </w:rPr>
        <w:t>»</w:t>
      </w:r>
      <w:commentRangeEnd w:id="1713"/>
      <w:r w:rsidR="00514724">
        <w:rPr>
          <w:rStyle w:val="af0"/>
        </w:rPr>
        <w:commentReference w:id="1713"/>
      </w:r>
      <w:r>
        <w:rPr>
          <w:lang w:eastAsia="ru-RU"/>
        </w:rPr>
        <w:t>, «Группа», «Чертеж» заполняются автоматически в соответствии с выбранным чертежом.</w:t>
      </w:r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Сначала заполняется плановая калькуляция (масса </w:t>
      </w:r>
      <w:commentRangeStart w:id="1715"/>
      <w:r>
        <w:rPr>
          <w:lang w:eastAsia="ru-RU"/>
        </w:rPr>
        <w:t xml:space="preserve">материалов </w:t>
      </w:r>
      <w:commentRangeEnd w:id="1715"/>
      <w:r w:rsidR="00514724">
        <w:rPr>
          <w:rStyle w:val="af0"/>
        </w:rPr>
        <w:commentReference w:id="1715"/>
      </w:r>
      <w:r>
        <w:rPr>
          <w:lang w:eastAsia="ru-RU"/>
        </w:rPr>
        <w:t>– масса по чертежу). После изготовления детали заполняется фактическая калькуляция (масса материалов – масса фактическая).</w:t>
      </w:r>
      <w:ins w:id="1716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717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718" w:author="Екатерина Луткова" w:date="2016-04-21T11:41:00Z">
        <w:r w:rsidR="00DB0521">
          <w:rPr>
            <w:lang w:eastAsia="ru-RU"/>
          </w:rPr>
          <w:t>–</w:t>
        </w:r>
      </w:ins>
      <w:ins w:id="1719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720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721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722" w:author="Екатерина Луткова" w:date="2016-04-21T11:44:00Z">
        <w:r w:rsidR="00DB0521">
          <w:rPr>
            <w:lang w:eastAsia="ru-RU"/>
          </w:rPr>
          <w:t>ц</w:t>
        </w:r>
      </w:ins>
      <w:ins w:id="1723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724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25" w:author="Екатерина Луткова" w:date="2016-04-01T17:03:00Z"/>
          <w:lang w:eastAsia="ru-RU"/>
        </w:rPr>
      </w:pPr>
      <w:ins w:id="1726" w:author="Екатерина Луткова" w:date="2016-04-01T17:02:00Z">
        <w:r>
          <w:rPr>
            <w:lang w:eastAsia="ru-RU"/>
          </w:rPr>
          <w:lastRenderedPageBreak/>
          <w:t>Предусмотреть</w:t>
        </w:r>
      </w:ins>
      <w:ins w:id="1727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728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729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730" w:author="Екатерина Луткова" w:date="2016-04-19T15:53:00Z"/>
          <w:lang w:eastAsia="ru-RU"/>
        </w:rPr>
      </w:pPr>
      <w:ins w:id="1731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1732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733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734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735" w:author="Екатерина Луткова" w:date="2016-04-19T15:53:00Z">
        <w:r>
          <w:rPr>
            <w:lang w:eastAsia="ru-RU"/>
          </w:rPr>
          <w:t xml:space="preserve">!! </w:t>
        </w:r>
      </w:ins>
      <w:ins w:id="1736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737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738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del w:id="1739" w:author="Екатерина Луткова" w:date="2016-04-01T17:02:00Z">
        <w:r w:rsidR="003E79F3" w:rsidDel="003E79F3">
          <w:rPr>
            <w:lang w:eastAsia="ru-RU"/>
          </w:rPr>
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</w:r>
      </w:del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Формулы расчета (используемые константы – из справочника </w:t>
      </w:r>
      <w:r w:rsidRPr="00B11235">
        <w:rPr>
          <w:lang w:eastAsia="ru-RU"/>
        </w:rPr>
        <w:t>[</w:t>
      </w:r>
      <w:r>
        <w:rPr>
          <w:lang w:eastAsia="ru-RU"/>
        </w:rPr>
        <w:t>п. 4.3.13</w:t>
      </w:r>
      <w:r w:rsidRPr="00B11235">
        <w:rPr>
          <w:lang w:eastAsia="ru-RU"/>
        </w:rPr>
        <w:t>]</w:t>
      </w:r>
      <w:r>
        <w:rPr>
          <w:lang w:eastAsia="ru-RU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№</w:t>
            </w:r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Поле</w:t>
            </w:r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Формула</w:t>
            </w:r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Комментарий</w:t>
            </w:r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</w:t>
            </w:r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0" w:name="OLE_LINK54"/>
            <w:bookmarkStart w:id="1741" w:name="OLE_LINK55"/>
            <w:r w:rsidRPr="00135028">
              <w:rPr>
                <w:szCs w:val="20"/>
                <w:lang w:eastAsia="ru-RU"/>
              </w:rPr>
              <w:t>Сырье и материалы</w:t>
            </w:r>
            <w:bookmarkEnd w:id="1740"/>
            <w:bookmarkEnd w:id="1741"/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Масса*Стоимость </w:t>
            </w:r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Вес и марка материалов содержаться в технологической карте [4.5.2], стоимость материала указана в справочнике [4.3.1]</w:t>
            </w:r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2</w:t>
            </w:r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2" w:name="OLE_LINK56"/>
            <w:bookmarkStart w:id="1743" w:name="OLE_LINK57"/>
            <w:r w:rsidRPr="00135028">
              <w:rPr>
                <w:szCs w:val="20"/>
                <w:lang w:eastAsia="ru-RU"/>
              </w:rPr>
              <w:t>Транспортные</w:t>
            </w:r>
            <w:bookmarkEnd w:id="1742"/>
            <w:bookmarkEnd w:id="1743"/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Ктр</w:t>
            </w:r>
            <w:proofErr w:type="spellEnd"/>
            <w:r w:rsidRPr="00135028">
              <w:rPr>
                <w:szCs w:val="20"/>
                <w:lang w:eastAsia="ru-RU"/>
              </w:rPr>
              <w:t xml:space="preserve">* 1п. </w:t>
            </w:r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</w:t>
            </w:r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4" w:name="OLE_LINK58"/>
            <w:bookmarkStart w:id="1745" w:name="OLE_LINK59"/>
            <w:bookmarkStart w:id="1746" w:name="OLE_LINK88"/>
            <w:r w:rsidRPr="00135028">
              <w:rPr>
                <w:szCs w:val="20"/>
                <w:lang w:eastAsia="ru-RU"/>
              </w:rPr>
              <w:t>Основная зарплата</w:t>
            </w:r>
            <w:bookmarkEnd w:id="1744"/>
            <w:bookmarkEnd w:id="1745"/>
            <w:bookmarkEnd w:id="1746"/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(</w:t>
            </w: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proofErr w:type="gramEnd"/>
            <w:r w:rsidRPr="00135028">
              <w:rPr>
                <w:szCs w:val="20"/>
                <w:lang w:eastAsia="ru-RU"/>
              </w:rPr>
              <w:t>заг</w:t>
            </w:r>
            <w:proofErr w:type="spellEnd"/>
            <w:r w:rsidRPr="00135028">
              <w:rPr>
                <w:szCs w:val="20"/>
                <w:lang w:eastAsia="ru-RU"/>
              </w:rPr>
              <w:t>+</w:t>
            </w: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в+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r w:rsidRPr="00135028">
              <w:rPr>
                <w:szCs w:val="20"/>
                <w:lang w:eastAsia="ru-RU"/>
              </w:rPr>
              <w:t>выгр</w:t>
            </w:r>
            <w:proofErr w:type="spellEnd"/>
            <w:r w:rsidRPr="00135028">
              <w:rPr>
                <w:szCs w:val="20"/>
                <w:lang w:eastAsia="ru-RU"/>
              </w:rPr>
              <w:t xml:space="preserve">)/ «Выход партии» * </w:t>
            </w:r>
            <w:proofErr w:type="spellStart"/>
            <w:r w:rsidRPr="00135028">
              <w:rPr>
                <w:szCs w:val="20"/>
                <w:lang w:eastAsia="ru-RU"/>
              </w:rPr>
              <w:t>Кст</w:t>
            </w:r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Данные из [п. 4.5.2]</w:t>
            </w:r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4</w:t>
            </w:r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47" w:name="OLE_LINK60"/>
            <w:bookmarkStart w:id="1748" w:name="OLE_LINK61"/>
            <w:bookmarkStart w:id="1749" w:name="OLE_LINK89"/>
            <w:r w:rsidRPr="00135028">
              <w:rPr>
                <w:szCs w:val="20"/>
                <w:lang w:eastAsia="ru-RU"/>
              </w:rPr>
              <w:t>Дополнительная зарплата</w:t>
            </w:r>
            <w:bookmarkEnd w:id="1747"/>
            <w:bookmarkEnd w:id="1748"/>
            <w:bookmarkEnd w:id="1749"/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3п. / 11</w:t>
            </w:r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5</w:t>
            </w:r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0" w:name="OLE_LINK62"/>
            <w:bookmarkStart w:id="1751" w:name="OLE_LINK63"/>
            <w:bookmarkStart w:id="1752" w:name="OLE_LINK90"/>
            <w:r w:rsidRPr="00135028">
              <w:rPr>
                <w:szCs w:val="20"/>
                <w:lang w:eastAsia="ru-RU"/>
              </w:rPr>
              <w:t>Отчисления ЕСН</w:t>
            </w:r>
            <w:bookmarkEnd w:id="1750"/>
            <w:bookmarkEnd w:id="1751"/>
            <w:bookmarkEnd w:id="1752"/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Кесн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6</w:t>
            </w:r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3" w:name="OLE_LINK64"/>
            <w:bookmarkStart w:id="1754" w:name="OLE_LINK65"/>
            <w:bookmarkStart w:id="1755" w:name="OLE_LINK91"/>
            <w:r w:rsidRPr="00135028">
              <w:rPr>
                <w:szCs w:val="20"/>
                <w:lang w:eastAsia="ru-RU"/>
              </w:rPr>
              <w:t>Общецеховые</w:t>
            </w:r>
            <w:bookmarkEnd w:id="1753"/>
            <w:bookmarkEnd w:id="1754"/>
            <w:bookmarkEnd w:id="1755"/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Коб.цех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7</w:t>
            </w:r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6" w:name="OLE_LINK66"/>
            <w:bookmarkStart w:id="1757" w:name="OLE_LINK67"/>
            <w:bookmarkStart w:id="1758" w:name="OLE_LINK92"/>
            <w:r w:rsidRPr="00135028">
              <w:rPr>
                <w:szCs w:val="20"/>
                <w:lang w:eastAsia="ru-RU"/>
              </w:rPr>
              <w:t>Общепроизводственные</w:t>
            </w:r>
            <w:bookmarkEnd w:id="1756"/>
            <w:bookmarkEnd w:id="1757"/>
            <w:bookmarkEnd w:id="1758"/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Коб.пр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</w:t>
            </w:r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59" w:name="OLE_LINK93"/>
            <w:bookmarkStart w:id="1760" w:name="OLE_LINK94"/>
            <w:bookmarkStart w:id="1761" w:name="OLE_LINK68"/>
            <w:bookmarkStart w:id="1762" w:name="OLE_LINK69"/>
            <w:r w:rsidRPr="00135028">
              <w:rPr>
                <w:szCs w:val="20"/>
                <w:lang w:eastAsia="ru-RU"/>
              </w:rPr>
              <w:t>Итого</w:t>
            </w:r>
            <w:bookmarkEnd w:id="1759"/>
            <w:bookmarkEnd w:id="1760"/>
            <w:r w:rsidRPr="00135028">
              <w:rPr>
                <w:szCs w:val="20"/>
                <w:lang w:eastAsia="ru-RU"/>
              </w:rPr>
              <w:t xml:space="preserve"> (1)</w:t>
            </w:r>
            <w:bookmarkEnd w:id="1761"/>
            <w:bookmarkEnd w:id="1762"/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1.п + 2п. + 3п. + 4п. + 5п. + 6п. + 7п. </w:t>
            </w:r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Сумма предыдущих пунктов</w:t>
            </w:r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9</w:t>
            </w:r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3" w:name="OLE_LINK70"/>
            <w:bookmarkStart w:id="1764" w:name="OLE_LINK71"/>
            <w:bookmarkStart w:id="1765" w:name="OLE_LINK95"/>
            <w:r w:rsidRPr="00135028">
              <w:rPr>
                <w:szCs w:val="20"/>
                <w:lang w:eastAsia="ru-RU"/>
              </w:rPr>
              <w:t>Электроэнергия для формовых</w:t>
            </w:r>
            <w:bookmarkEnd w:id="1763"/>
            <w:bookmarkEnd w:id="1764"/>
            <w:bookmarkEnd w:id="1765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 * ЦЭ / «Выход партии»</w:t>
            </w:r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</w:t>
            </w:r>
            <w:proofErr w:type="gramEnd"/>
            <w:r w:rsidRPr="00135028">
              <w:rPr>
                <w:szCs w:val="20"/>
                <w:lang w:eastAsia="ru-RU"/>
              </w:rPr>
              <w:t xml:space="preserve">, «Выход партии» из [4.5.2]. ЦЭ в </w:t>
            </w:r>
            <w:proofErr w:type="spellStart"/>
            <w:r w:rsidRPr="00135028">
              <w:rPr>
                <w:szCs w:val="20"/>
                <w:lang w:eastAsia="ru-RU"/>
              </w:rPr>
              <w:t>соответсвии</w:t>
            </w:r>
            <w:proofErr w:type="spellEnd"/>
            <w:r w:rsidRPr="00135028">
              <w:rPr>
                <w:szCs w:val="20"/>
                <w:lang w:eastAsia="ru-RU"/>
              </w:rPr>
              <w:t xml:space="preserve"> с выбранным </w:t>
            </w:r>
            <w:proofErr w:type="spellStart"/>
            <w:r w:rsidRPr="00135028">
              <w:rPr>
                <w:szCs w:val="20"/>
                <w:lang w:eastAsia="ru-RU"/>
              </w:rPr>
              <w:t>оборужованием</w:t>
            </w:r>
            <w:proofErr w:type="spellEnd"/>
            <w:r w:rsidRPr="00135028">
              <w:rPr>
                <w:szCs w:val="20"/>
                <w:lang w:eastAsia="ru-RU"/>
              </w:rPr>
              <w:t xml:space="preserve">. Значения ЦЭ хранятся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4.3.12</w:t>
            </w:r>
            <w:r w:rsidRPr="00A0364A">
              <w:rPr>
                <w:szCs w:val="20"/>
                <w:lang w:eastAsia="ru-RU"/>
              </w:rPr>
              <w:t>]</w:t>
            </w:r>
            <w:r w:rsidRPr="00135028">
              <w:rPr>
                <w:szCs w:val="20"/>
                <w:lang w:eastAsia="ru-RU"/>
              </w:rPr>
              <w:t xml:space="preserve"> и соответствуют выбранному оборудованию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4.5.2</w:t>
            </w:r>
            <w:r w:rsidRPr="00A0364A">
              <w:rPr>
                <w:szCs w:val="20"/>
                <w:lang w:eastAsia="ru-RU"/>
              </w:rPr>
              <w:t>]</w:t>
            </w:r>
            <w:r>
              <w:rPr>
                <w:szCs w:val="20"/>
                <w:lang w:eastAsia="ru-RU"/>
              </w:rPr>
              <w:t xml:space="preserve">, если выбрано несколько оборудования, то </w:t>
            </w:r>
            <w:r>
              <w:rPr>
                <w:szCs w:val="20"/>
                <w:lang w:eastAsia="ru-RU"/>
              </w:rPr>
              <w:lastRenderedPageBreak/>
              <w:t>показатель ЦЭ берется максимальным</w:t>
            </w:r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6" w:name="OLE_LINK72"/>
            <w:bookmarkStart w:id="1767" w:name="OLE_LINK73"/>
            <w:bookmarkStart w:id="1768" w:name="OLE_LINK96"/>
            <w:r w:rsidRPr="00135028">
              <w:rPr>
                <w:szCs w:val="20"/>
                <w:lang w:eastAsia="ru-RU"/>
              </w:rPr>
              <w:t>Электроэнергия прочая</w:t>
            </w:r>
            <w:bookmarkEnd w:id="1766"/>
            <w:bookmarkEnd w:id="1767"/>
            <w:bookmarkEnd w:id="1768"/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Кэл</w:t>
            </w:r>
            <w:proofErr w:type="spellEnd"/>
            <w:r w:rsidRPr="00135028">
              <w:rPr>
                <w:szCs w:val="20"/>
                <w:lang w:eastAsia="ru-RU"/>
              </w:rPr>
              <w:t xml:space="preserve"> </w:t>
            </w:r>
            <w:r w:rsidRPr="00135028">
              <w:rPr>
                <w:szCs w:val="20"/>
                <w:lang w:val="en-US" w:eastAsia="ru-RU"/>
              </w:rPr>
              <w:t xml:space="preserve">* </w:t>
            </w:r>
            <w:r w:rsidRPr="00135028">
              <w:rPr>
                <w:szCs w:val="20"/>
                <w:lang w:eastAsia="ru-RU"/>
              </w:rPr>
              <w:t>8п.</w:t>
            </w:r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</w:t>
            </w:r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69" w:name="OLE_LINK97"/>
            <w:bookmarkStart w:id="1770" w:name="OLE_LINK98"/>
            <w:bookmarkStart w:id="1771" w:name="OLE_LINK74"/>
            <w:bookmarkStart w:id="1772" w:name="OLE_LINK75"/>
            <w:r w:rsidRPr="00135028">
              <w:rPr>
                <w:szCs w:val="20"/>
                <w:lang w:eastAsia="ru-RU"/>
              </w:rPr>
              <w:t>Итого</w:t>
            </w:r>
            <w:bookmarkEnd w:id="1769"/>
            <w:bookmarkEnd w:id="1770"/>
            <w:r w:rsidRPr="00135028">
              <w:rPr>
                <w:szCs w:val="20"/>
                <w:lang w:eastAsia="ru-RU"/>
              </w:rPr>
              <w:t xml:space="preserve"> (2)</w:t>
            </w:r>
            <w:bookmarkEnd w:id="1771"/>
            <w:bookmarkEnd w:id="1772"/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8п. + 9п. + 10п.</w:t>
            </w:r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12</w:t>
            </w:r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del w:id="1773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Непредвиденные</w:delText>
              </w:r>
            </w:del>
            <w:bookmarkStart w:id="1774" w:name="OLE_LINK76"/>
            <w:bookmarkStart w:id="1775" w:name="OLE_LINK77"/>
            <w:bookmarkStart w:id="1776" w:name="OLE_LINK99"/>
            <w:ins w:id="1777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  <w:bookmarkEnd w:id="1774"/>
            <w:bookmarkEnd w:id="1775"/>
            <w:bookmarkEnd w:id="1776"/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</w:t>
            </w:r>
            <w:ins w:id="1778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del w:id="1779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</w:delText>
              </w:r>
            </w:del>
            <w:r w:rsidRPr="00135028">
              <w:rPr>
                <w:szCs w:val="20"/>
                <w:lang w:eastAsia="ru-RU"/>
              </w:rPr>
              <w:t xml:space="preserve"> * 11п.</w:t>
            </w:r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</w:t>
            </w:r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0" w:name="OLE_LINK78"/>
            <w:bookmarkStart w:id="1781" w:name="OLE_LINK79"/>
            <w:bookmarkStart w:id="1782" w:name="OLE_LINK100"/>
            <w:r w:rsidRPr="00135028">
              <w:rPr>
                <w:szCs w:val="20"/>
                <w:lang w:eastAsia="ru-RU"/>
              </w:rPr>
              <w:t>Себестоимость</w:t>
            </w:r>
            <w:bookmarkEnd w:id="1780"/>
            <w:bookmarkEnd w:id="1781"/>
            <w:bookmarkEnd w:id="1782"/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11п. + 12п.</w:t>
            </w:r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14</w:t>
            </w:r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3" w:name="OLE_LINK80"/>
            <w:bookmarkStart w:id="1784" w:name="OLE_LINK81"/>
            <w:bookmarkStart w:id="1785" w:name="OLE_LINK101"/>
            <w:r w:rsidRPr="00135028">
              <w:rPr>
                <w:szCs w:val="20"/>
                <w:lang w:eastAsia="ru-RU"/>
              </w:rPr>
              <w:t>Рентабельность</w:t>
            </w:r>
            <w:bookmarkEnd w:id="1783"/>
            <w:bookmarkEnd w:id="1784"/>
            <w:bookmarkEnd w:id="1785"/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Крен * 13п.</w:t>
            </w:r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15</w:t>
            </w:r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86" w:name="OLE_LINK102"/>
            <w:bookmarkStart w:id="1787" w:name="OLE_LINK103"/>
            <w:bookmarkStart w:id="1788" w:name="OLE_LINK82"/>
            <w:bookmarkStart w:id="1789" w:name="OLE_LINK83"/>
            <w:r w:rsidRPr="00135028">
              <w:rPr>
                <w:szCs w:val="20"/>
                <w:lang w:eastAsia="ru-RU"/>
              </w:rPr>
              <w:t>Цена</w:t>
            </w:r>
            <w:bookmarkEnd w:id="1786"/>
            <w:bookmarkEnd w:id="1787"/>
            <w:r w:rsidRPr="00135028">
              <w:rPr>
                <w:szCs w:val="20"/>
                <w:lang w:eastAsia="ru-RU"/>
              </w:rPr>
              <w:t xml:space="preserve"> </w:t>
            </w:r>
            <w:bookmarkEnd w:id="1788"/>
            <w:bookmarkEnd w:id="1789"/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13п. + 14п.</w:t>
            </w:r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0" w:name="_Hlk449544229"/>
            <w:r w:rsidRPr="00135028">
              <w:rPr>
                <w:szCs w:val="20"/>
                <w:lang w:eastAsia="ru-RU"/>
              </w:rPr>
              <w:t>16</w:t>
            </w:r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1" w:name="OLE_LINK84"/>
            <w:bookmarkStart w:id="1792" w:name="OLE_LINK85"/>
            <w:r w:rsidRPr="00135028">
              <w:rPr>
                <w:szCs w:val="20"/>
                <w:lang w:eastAsia="ru-RU"/>
              </w:rPr>
              <w:t>НДС</w:t>
            </w:r>
            <w:bookmarkEnd w:id="1791"/>
            <w:bookmarkEnd w:id="1792"/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НДС * 15п. </w:t>
            </w:r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bookmarkEnd w:id="1790"/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17</w:t>
            </w:r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793" w:name="OLE_LINK86"/>
            <w:bookmarkStart w:id="1794" w:name="OLE_LINK87"/>
            <w:bookmarkStart w:id="1795" w:name="OLE_LINK107"/>
            <w:r w:rsidRPr="00135028">
              <w:rPr>
                <w:szCs w:val="20"/>
                <w:lang w:eastAsia="ru-RU"/>
              </w:rPr>
              <w:t>Всего</w:t>
            </w:r>
            <w:bookmarkEnd w:id="1793"/>
            <w:bookmarkEnd w:id="1794"/>
            <w:bookmarkEnd w:id="1795"/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15п. + 16п. </w:t>
            </w:r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2B4F2464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D94F2" wp14:editId="7277F65B">
            <wp:extent cx="30194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 – Калькуляция</w:t>
      </w:r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796" w:name="_Toc448917602"/>
      <w:r>
        <w:rPr>
          <w:noProof/>
          <w:lang w:eastAsia="ru-RU"/>
        </w:rPr>
        <w:t>Условия отбора</w:t>
      </w:r>
      <w:bookmarkEnd w:id="1796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lastRenderedPageBreak/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52760588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797" w:name="_Toc448917603"/>
      <w:r>
        <w:rPr>
          <w:lang w:eastAsia="ru-RU"/>
        </w:rPr>
        <w:t>Процесс производства. Модуль «Наряд»</w:t>
      </w:r>
      <w:bookmarkEnd w:id="1797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798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799" w:author="Екатерина Луткова" w:date="2016-04-19T16:47:00Z"/>
          <w:lang w:eastAsia="ru-RU"/>
        </w:rPr>
      </w:pPr>
    </w:p>
    <w:p w14:paraId="75A304CC" w14:textId="4AA13510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  <w:r w:rsidR="00D30EDF">
        <w:rPr>
          <w:lang w:eastAsia="ru-RU"/>
        </w:rPr>
        <w:t xml:space="preserve"> Документ составляется один на каждый рабочий день. Дата автоматически текущая, но с возможностью </w:t>
      </w:r>
      <w:r w:rsidR="00AF4B7C">
        <w:rPr>
          <w:lang w:eastAsia="ru-RU"/>
        </w:rPr>
        <w:t>изменения даты при необходимости.</w:t>
      </w:r>
    </w:p>
    <w:p w14:paraId="09FBFEF9" w14:textId="0184B03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из раскрывающегося списка номер чертежа. Наименование</w:t>
      </w:r>
      <w:r w:rsidR="00D30EDF">
        <w:rPr>
          <w:lang w:eastAsia="ru-RU"/>
        </w:rPr>
        <w:t xml:space="preserve"> детали</w:t>
      </w:r>
      <w:r>
        <w:rPr>
          <w:lang w:eastAsia="ru-RU"/>
        </w:rPr>
        <w:t xml:space="preserve">, группа, материал, способ изготовления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800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7E744F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</w:t>
      </w:r>
      <w:commentRangeStart w:id="1801"/>
      <w:commentRangeStart w:id="1802"/>
      <w:r>
        <w:rPr>
          <w:lang w:eastAsia="ru-RU"/>
        </w:rPr>
        <w:t>«Дневное задание», «Выполнено»</w:t>
      </w:r>
      <w:ins w:id="1803" w:author="Екатерина Луткова" w:date="2016-04-29T15:21:00Z">
        <w:r w:rsidR="00AF4B7C">
          <w:rPr>
            <w:lang w:eastAsia="ru-RU"/>
          </w:rPr>
          <w:t xml:space="preserve"> (числовые поля</w:t>
        </w:r>
        <w:r w:rsidR="00D30EDF">
          <w:rPr>
            <w:lang w:eastAsia="ru-RU"/>
          </w:rPr>
          <w:t>)</w:t>
        </w:r>
      </w:ins>
      <w:r>
        <w:rPr>
          <w:lang w:eastAsia="ru-RU"/>
        </w:rPr>
        <w:t xml:space="preserve"> </w:t>
      </w:r>
      <w:commentRangeEnd w:id="1801"/>
      <w:r w:rsidR="00460563">
        <w:rPr>
          <w:rStyle w:val="af0"/>
        </w:rPr>
        <w:commentReference w:id="1801"/>
      </w:r>
      <w:commentRangeEnd w:id="1802"/>
      <w:r w:rsidR="004F3161">
        <w:rPr>
          <w:rStyle w:val="af0"/>
        </w:rPr>
        <w:commentReference w:id="1802"/>
      </w:r>
      <w:r>
        <w:rPr>
          <w:lang w:eastAsia="ru-RU"/>
        </w:rPr>
        <w:t>прописываются вручную.</w:t>
      </w:r>
      <w:ins w:id="1804" w:author="Екатерина Луткова" w:date="2016-04-29T15:21:00Z">
        <w:r w:rsidR="00D30EDF">
          <w:rPr>
            <w:lang w:eastAsia="ru-RU"/>
          </w:rPr>
          <w:t xml:space="preserve"> </w:t>
        </w:r>
      </w:ins>
    </w:p>
    <w:p w14:paraId="4C1CE846" w14:textId="5B97C4CD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«Исполнитель» выбирается из справочника «</w:t>
      </w:r>
      <w:del w:id="1805" w:author="HOME" w:date="2016-05-04T23:32:00Z">
        <w:r w:rsidDel="003132CD">
          <w:rPr>
            <w:lang w:eastAsia="ru-RU"/>
          </w:rPr>
          <w:delText>Сотрудники</w:delText>
        </w:r>
      </w:del>
      <w:bookmarkStart w:id="1806" w:name="_GoBack"/>
      <w:bookmarkEnd w:id="1806"/>
      <w:r>
        <w:rPr>
          <w:lang w:eastAsia="ru-RU"/>
        </w:rPr>
        <w:t xml:space="preserve">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</w:t>
      </w:r>
      <w:commentRangeStart w:id="1807"/>
      <w:r>
        <w:rPr>
          <w:lang w:eastAsia="ru-RU"/>
        </w:rPr>
        <w:t>д</w:t>
      </w:r>
      <w:commentRangeEnd w:id="1807"/>
      <w:r w:rsidR="004F3161">
        <w:rPr>
          <w:rStyle w:val="af0"/>
        </w:rPr>
        <w:commentReference w:id="1807"/>
      </w:r>
      <w:r>
        <w:rPr>
          <w:lang w:eastAsia="ru-RU"/>
        </w:rPr>
        <w:t>.).</w:t>
      </w:r>
    </w:p>
    <w:p w14:paraId="1A2BC79C" w14:textId="77777777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</w:t>
      </w:r>
      <w:commentRangeStart w:id="1808"/>
      <w:r>
        <w:rPr>
          <w:lang w:eastAsia="ru-RU"/>
        </w:rPr>
        <w:t>5</w:t>
      </w:r>
      <w:commentRangeEnd w:id="1808"/>
      <w:r w:rsidR="004F3161">
        <w:rPr>
          <w:rStyle w:val="af0"/>
        </w:rPr>
        <w:commentReference w:id="1808"/>
      </w:r>
      <w:r w:rsidRPr="00975811">
        <w:rPr>
          <w:lang w:eastAsia="ru-RU"/>
        </w:rPr>
        <w:t>]</w:t>
      </w:r>
      <w:r>
        <w:rPr>
          <w:lang w:eastAsia="ru-RU"/>
        </w:rPr>
        <w:t>.</w:t>
      </w:r>
    </w:p>
    <w:p w14:paraId="1C9559D5" w14:textId="6206D571" w:rsidR="00DD7803" w:rsidDel="0053293A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del w:id="1809" w:author="Екатерина Луткова" w:date="2016-04-19T16:50:00Z"/>
          <w:lang w:eastAsia="ru-RU"/>
        </w:rPr>
      </w:pPr>
      <w:del w:id="1810" w:author="Екатерина Луткова" w:date="2016-04-19T16:50:00Z">
        <w:r w:rsidDel="0053293A">
          <w:rPr>
            <w:lang w:eastAsia="ru-RU"/>
          </w:rPr>
          <w:delText>Имеется возможность выборки по фамилии сотрудника (исполнителя) за день и за месяц его основной заработной платы. Тем самым будет осуществляться контроль за исполнением своих обязанностей каждым сотрудником.</w:delText>
        </w:r>
        <w:r w:rsidR="0034245A" w:rsidDel="0053293A">
          <w:rPr>
            <w:lang w:eastAsia="ru-RU"/>
          </w:rPr>
          <w:delText xml:space="preserve"> Данный модуль недоступен всем, кроме экономиста(!).</w:delText>
        </w:r>
        <w:r w:rsidR="00FD3E1A" w:rsidDel="0053293A">
          <w:rPr>
            <w:lang w:eastAsia="ru-RU"/>
          </w:rPr>
          <w:delText xml:space="preserve"> Данная выборка выводится на экран путем нажатия кнопки «Печатная форма».</w:delText>
        </w:r>
      </w:del>
    </w:p>
    <w:p w14:paraId="28A3EFA9" w14:textId="510AA96D" w:rsidR="00DD7803" w:rsidRDefault="0053293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811" w:author="Екатерина Луткова" w:date="2016-04-19T16:50:00Z">
        <w:r>
          <w:rPr>
            <w:lang w:eastAsia="ru-RU"/>
          </w:rPr>
          <w:t>В</w:t>
        </w:r>
      </w:ins>
      <w:del w:id="1812" w:author="Екатерина Луткова" w:date="2016-04-19T16:50:00Z">
        <w:r w:rsidR="00DD7803" w:rsidDel="0053293A">
          <w:rPr>
            <w:lang w:eastAsia="ru-RU"/>
          </w:rPr>
          <w:delText>Так же в</w:delText>
        </w:r>
      </w:del>
      <w:r w:rsidR="00DD7803">
        <w:rPr>
          <w:lang w:eastAsia="ru-RU"/>
        </w:rPr>
        <w:t xml:space="preserve">едется реестр изготовленных </w:t>
      </w:r>
      <w:commentRangeStart w:id="1813"/>
      <w:r w:rsidR="00DD7803">
        <w:rPr>
          <w:lang w:eastAsia="ru-RU"/>
        </w:rPr>
        <w:t>деталей</w:t>
      </w:r>
      <w:commentRangeEnd w:id="1813"/>
      <w:r w:rsidR="00460563">
        <w:rPr>
          <w:rStyle w:val="af0"/>
        </w:rPr>
        <w:commentReference w:id="1813"/>
      </w:r>
      <w:r w:rsidR="00DD7803">
        <w:rPr>
          <w:lang w:eastAsia="ru-RU"/>
        </w:rPr>
        <w:t>. Имеется возможность просмотра изготовленного количества деталей</w:t>
      </w:r>
      <w:ins w:id="1814" w:author="Екатерина Луткова" w:date="2016-04-29T15:26:00Z">
        <w:r w:rsidR="00D30EDF">
          <w:rPr>
            <w:lang w:eastAsia="ru-RU"/>
          </w:rPr>
          <w:t xml:space="preserve"> (выполненного)</w:t>
        </w:r>
      </w:ins>
      <w:r w:rsidR="00DD7803">
        <w:rPr>
          <w:lang w:eastAsia="ru-RU"/>
        </w:rPr>
        <w:t xml:space="preserve"> с начала месяца по текущий день, а также за месяц. Необходимые поля: номер чертежа и количество деталей по нему. </w:t>
      </w:r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ins w:id="1815" w:author="Екатерина Луткова" w:date="2016-04-19T16:50:00Z"/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55094D" w:rsidRDefault="0055094D">
      <w:pPr>
        <w:spacing w:before="100" w:beforeAutospacing="1" w:after="100" w:afterAutospacing="1" w:line="240" w:lineRule="auto"/>
        <w:ind w:firstLine="709"/>
        <w:jc w:val="both"/>
        <w:rPr>
          <w:ins w:id="1816" w:author="Екатерина Луткова" w:date="2016-04-19T17:28:00Z"/>
          <w:b/>
          <w:lang w:eastAsia="ru-RU"/>
          <w:rPrChange w:id="1817" w:author="Екатерина Луткова" w:date="2016-04-19T17:28:00Z">
            <w:rPr>
              <w:ins w:id="1818" w:author="Екатерина Луткова" w:date="2016-04-19T17:28:00Z"/>
              <w:lang w:eastAsia="ru-RU"/>
            </w:rPr>
          </w:rPrChange>
        </w:rPr>
        <w:pPrChange w:id="1819" w:author="Екатерина Луткова" w:date="2016-04-19T17:28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1820" w:author="Екатерина Луткова" w:date="2016-04-19T17:28:00Z">
        <w:r w:rsidRPr="0055094D">
          <w:rPr>
            <w:b/>
            <w:lang w:eastAsia="ru-RU"/>
            <w:rPrChange w:id="1821" w:author="Екатерина Луткова" w:date="2016-04-19T17:28:00Z">
              <w:rPr>
                <w:lang w:eastAsia="ru-RU"/>
              </w:rPr>
            </w:rPrChange>
          </w:rPr>
          <w:t>Индивидуальный наряд.</w:t>
        </w:r>
      </w:ins>
    </w:p>
    <w:p w14:paraId="6139E45D" w14:textId="56325223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ins w:id="1822" w:author="Екатерина Луткова" w:date="2016-04-19T17:30:00Z"/>
          <w:lang w:eastAsia="ru-RU"/>
        </w:rPr>
      </w:pPr>
      <w:commentRangeStart w:id="1823"/>
      <w:ins w:id="1824" w:author="Екатерина Луткова" w:date="2016-04-19T16:50:00Z">
        <w:r>
          <w:rPr>
            <w:lang w:eastAsia="ru-RU"/>
          </w:rPr>
          <w:lastRenderedPageBreak/>
          <w:t>Из дневного наряда формируется индивидуальный</w:t>
        </w:r>
      </w:ins>
      <w:commentRangeEnd w:id="1823"/>
      <w:r w:rsidR="00460563">
        <w:rPr>
          <w:rStyle w:val="af0"/>
        </w:rPr>
        <w:commentReference w:id="1823"/>
      </w:r>
      <w:ins w:id="1825" w:author="Екатерина Луткова" w:date="2016-04-19T16:50:00Z">
        <w:r w:rsidR="00AF4B7C">
          <w:rPr>
            <w:lang w:eastAsia="ru-RU"/>
          </w:rPr>
          <w:t xml:space="preserve">. </w:t>
        </w:r>
      </w:ins>
      <w:ins w:id="1826" w:author="Екатерина Луткова" w:date="2016-04-29T15:34:00Z">
        <w:r w:rsidR="00AF4B7C">
          <w:rPr>
            <w:lang w:eastAsia="ru-RU"/>
          </w:rPr>
          <w:t>Выбрав исполнителя (сотрудника) и нажав на кнопку «индивидуальный наряд» появляется таблица в которой заполнены</w:t>
        </w:r>
      </w:ins>
      <w:ins w:id="1827" w:author="Екатерина Луткова" w:date="2016-04-29T15:35:00Z">
        <w:r w:rsidR="00AF4B7C">
          <w:rPr>
            <w:lang w:eastAsia="ru-RU"/>
          </w:rPr>
          <w:t xml:space="preserve"> следующие поля: </w:t>
        </w:r>
      </w:ins>
      <w:ins w:id="1828" w:author="Екатерина Луткова" w:date="2016-04-29T15:37:00Z">
        <w:r w:rsidR="00AF4B7C">
          <w:rPr>
            <w:lang w:eastAsia="ru-RU"/>
          </w:rPr>
          <w:t xml:space="preserve">наименование детали, номер детали (группа + наименование чертежа), задание сменное (дневное задание) </w:t>
        </w:r>
      </w:ins>
      <w:ins w:id="1829" w:author="Екатерина Луткова" w:date="2016-04-29T15:36:00Z">
        <w:r w:rsidR="00AF4B7C">
          <w:rPr>
            <w:lang w:eastAsia="ru-RU"/>
          </w:rPr>
          <w:t>–</w:t>
        </w:r>
      </w:ins>
      <w:ins w:id="1830" w:author="Екатерина Луткова" w:date="2016-04-29T15:35:00Z">
        <w:r w:rsidR="00AF4B7C">
          <w:rPr>
            <w:lang w:eastAsia="ru-RU"/>
          </w:rPr>
          <w:t xml:space="preserve"> эти </w:t>
        </w:r>
      </w:ins>
      <w:ins w:id="1831" w:author="Екатерина Луткова" w:date="2016-04-29T15:36:00Z">
        <w:r w:rsidR="00AF4B7C">
          <w:rPr>
            <w:lang w:eastAsia="ru-RU"/>
          </w:rPr>
          <w:t xml:space="preserve">данные подтягиваются из дневного наряда. </w:t>
        </w:r>
      </w:ins>
      <w:ins w:id="1832" w:author="Екатерина Луткова" w:date="2016-04-29T15:38:00Z">
        <w:r w:rsidR="00AF4B7C">
          <w:rPr>
            <w:lang w:eastAsia="ru-RU"/>
          </w:rPr>
          <w:t xml:space="preserve">Задание сменное – это количество деталей, которое необходимо изготовить сотруднику за день (берется из дневного наряда, в дневном наряде это поле называется </w:t>
        </w:r>
      </w:ins>
      <w:ins w:id="1833" w:author="Екатерина Луткова" w:date="2016-04-29T15:39:00Z">
        <w:r w:rsidR="00AF4B7C">
          <w:rPr>
            <w:lang w:eastAsia="ru-RU"/>
          </w:rPr>
          <w:t xml:space="preserve">«дневным заданием»). </w:t>
        </w:r>
      </w:ins>
      <w:ins w:id="1834" w:author="Екатерина Луткова" w:date="2016-04-19T16:56:00Z">
        <w:r>
          <w:rPr>
            <w:lang w:eastAsia="ru-RU"/>
          </w:rPr>
  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рабочих </w:t>
        </w:r>
      </w:ins>
      <w:ins w:id="1835" w:author="Екатерина Луткова" w:date="2016-04-19T16:57:00Z">
        <w:r>
          <w:rPr>
            <w:lang w:eastAsia="ru-RU"/>
          </w:rPr>
          <w:t>–</w:t>
        </w:r>
      </w:ins>
      <w:ins w:id="1836" w:author="Екатерина Луткова" w:date="2016-04-19T16:56:00Z">
        <w:r>
          <w:rPr>
            <w:lang w:eastAsia="ru-RU"/>
          </w:rPr>
          <w:t xml:space="preserve"> которые </w:t>
        </w:r>
      </w:ins>
      <w:ins w:id="1837" w:author="Екатерина Луткова" w:date="2016-04-19T16:57:00Z">
        <w:r>
          <w:rPr>
            <w:lang w:eastAsia="ru-RU"/>
          </w:rPr>
          <w:t xml:space="preserve">упоминаются в дневном наряде). </w:t>
        </w:r>
        <w:r w:rsidR="006F458E">
          <w:rPr>
            <w:lang w:eastAsia="ru-RU"/>
          </w:rPr>
          <w:t xml:space="preserve">После выбора исполнителя нажимается кнопки «Индивидуальный наряд» </w:t>
        </w:r>
      </w:ins>
      <w:ins w:id="1838" w:author="Екатерина Луткова" w:date="2016-04-19T16:58:00Z">
        <w:r w:rsidR="006F458E">
          <w:rPr>
            <w:lang w:eastAsia="ru-RU"/>
          </w:rPr>
          <w:t>и заполняются недостающие поля (рис. 14а).</w:t>
        </w:r>
      </w:ins>
      <w:ins w:id="1839" w:author="Екатерина Луткова" w:date="2016-04-19T17:27:00Z">
        <w:r w:rsidR="0055094D">
          <w:rPr>
            <w:lang w:eastAsia="ru-RU"/>
          </w:rPr>
          <w:t xml:space="preserve"> </w:t>
        </w:r>
      </w:ins>
      <w:del w:id="1840" w:author="Екатерина Луткова" w:date="2016-04-29T15:38:00Z">
        <w:r w:rsidR="0083256D" w:rsidDel="00AF4B7C">
          <w:rPr>
            <w:rStyle w:val="af0"/>
          </w:rPr>
          <w:commentReference w:id="1841"/>
        </w:r>
      </w:del>
      <w:ins w:id="1842" w:author="Екатерина Луткова" w:date="2016-04-19T17:29:00Z">
        <w:r w:rsidR="0055094D">
          <w:rPr>
            <w:lang w:eastAsia="ru-RU"/>
          </w:rPr>
          <w:t xml:space="preserve">Количество по заявке берется из </w:t>
        </w:r>
        <w:r w:rsidR="00667FD0">
          <w:rPr>
            <w:lang w:eastAsia="ru-RU"/>
          </w:rPr>
          <w:t xml:space="preserve">модуля «Заявка» </w:t>
        </w:r>
      </w:ins>
      <w:del w:id="1843" w:author="Екатерина Луткова" w:date="2016-04-29T15:57:00Z">
        <w:r w:rsidR="0083256D" w:rsidDel="00667FD0">
          <w:rPr>
            <w:rStyle w:val="af0"/>
          </w:rPr>
          <w:commentReference w:id="1844"/>
        </w:r>
      </w:del>
      <w:ins w:id="1845" w:author="Екатерина Луткова" w:date="2016-04-19T17:29:00Z">
        <w:r w:rsidR="0055094D">
          <w:rPr>
            <w:lang w:eastAsia="ru-RU"/>
          </w:rPr>
          <w:t xml:space="preserve">(сумма по определенному чертежу </w:t>
        </w:r>
      </w:ins>
      <w:ins w:id="1846" w:author="Екатерина Луткова" w:date="2016-04-19T17:30:00Z">
        <w:r w:rsidR="0055094D">
          <w:rPr>
            <w:lang w:eastAsia="ru-RU"/>
          </w:rPr>
          <w:t>–</w:t>
        </w:r>
      </w:ins>
      <w:ins w:id="1847" w:author="Екатерина Луткова" w:date="2016-04-19T17:29:00Z">
        <w:r w:rsidR="0055094D">
          <w:rPr>
            <w:lang w:eastAsia="ru-RU"/>
          </w:rPr>
          <w:t xml:space="preserve"> сколько </w:t>
        </w:r>
      </w:ins>
      <w:ins w:id="1848" w:author="Екатерина Луткова" w:date="2016-04-19T17:30:00Z">
        <w:r w:rsidR="0055094D">
          <w:rPr>
            <w:lang w:eastAsia="ru-RU"/>
          </w:rPr>
          <w:t>штук заказано).</w:t>
        </w:r>
      </w:ins>
      <w:ins w:id="1849" w:author="Екатерина Луткова" w:date="2016-04-29T15:54:00Z">
        <w:r w:rsidR="00667FD0">
          <w:rPr>
            <w:lang w:eastAsia="ru-RU"/>
          </w:rPr>
          <w:t xml:space="preserve"> Это количество берется из заявки. Например, заказчик заказал определенное изделие в количестве 300 штук</w:t>
        </w:r>
      </w:ins>
      <w:ins w:id="1850" w:author="Екатерина Луткова" w:date="2016-04-29T15:56:00Z">
        <w:r w:rsidR="00667FD0">
          <w:rPr>
            <w:lang w:eastAsia="ru-RU"/>
          </w:rPr>
          <w:t xml:space="preserve"> (если одну деталь заказали несколько заказчиков-в нескольких заявках, то </w:t>
        </w:r>
      </w:ins>
      <w:ins w:id="1851" w:author="Екатерина Луткова" w:date="2016-04-29T16:03:00Z">
        <w:r w:rsidR="00667FD0">
          <w:rPr>
            <w:lang w:eastAsia="ru-RU"/>
          </w:rPr>
          <w:t>количество суммируется)</w:t>
        </w:r>
      </w:ins>
      <w:ins w:id="1852" w:author="Екатерина Луткова" w:date="2016-04-29T15:54:00Z">
        <w:r w:rsidR="00667FD0">
          <w:rPr>
            <w:lang w:eastAsia="ru-RU"/>
          </w:rPr>
          <w:t>.</w:t>
        </w:r>
      </w:ins>
      <w:ins w:id="1853" w:author="Екатерина Луткова" w:date="2016-04-29T15:56:00Z">
        <w:r w:rsidR="00667FD0">
          <w:rPr>
            <w:lang w:eastAsia="ru-RU"/>
          </w:rPr>
          <w:t xml:space="preserve"> В поле «количество по заявке» ставится 300 штук</w:t>
        </w:r>
      </w:ins>
      <w:ins w:id="1854" w:author="Екатерина Луткова" w:date="2016-04-29T15:54:00Z">
        <w:r w:rsidR="00667FD0">
          <w:rPr>
            <w:lang w:eastAsia="ru-RU"/>
          </w:rPr>
          <w:t>, на 29.04. было сменное задание-изготовить 72 штуки, их изгот</w:t>
        </w:r>
        <w:r w:rsidR="00E87004">
          <w:rPr>
            <w:lang w:eastAsia="ru-RU"/>
          </w:rPr>
          <w:t xml:space="preserve">овили и оказалось 2 штуки брака, </w:t>
        </w:r>
        <w:r w:rsidR="00667FD0">
          <w:rPr>
            <w:lang w:eastAsia="ru-RU"/>
          </w:rPr>
          <w:t xml:space="preserve">поэтому </w:t>
        </w:r>
      </w:ins>
      <w:ins w:id="1855" w:author="Екатерина Луткова" w:date="2016-04-29T16:00:00Z">
        <w:r w:rsidR="00667FD0">
          <w:rPr>
            <w:lang w:eastAsia="ru-RU"/>
          </w:rPr>
          <w:t>на 29.04. выполнено 70 штук, в поле «невыпол</w:t>
        </w:r>
      </w:ins>
      <w:ins w:id="1856" w:author="Екатерина Луткова" w:date="2016-04-29T16:03:00Z">
        <w:r w:rsidR="00E87004">
          <w:rPr>
            <w:lang w:eastAsia="ru-RU"/>
          </w:rPr>
          <w:t>н</w:t>
        </w:r>
      </w:ins>
      <w:ins w:id="1857" w:author="Екатерина Луткова" w:date="2016-04-29T16:00:00Z">
        <w:r w:rsidR="00667FD0">
          <w:rPr>
            <w:lang w:eastAsia="ru-RU"/>
          </w:rPr>
          <w:t xml:space="preserve">енное количество деталей по заявке» </w:t>
        </w:r>
      </w:ins>
      <w:ins w:id="1858" w:author="Екатерина Луткова" w:date="2016-04-29T16:01:00Z">
        <w:r w:rsidR="00667FD0">
          <w:rPr>
            <w:lang w:eastAsia="ru-RU"/>
          </w:rPr>
          <w:t xml:space="preserve">ставится </w:t>
        </w:r>
      </w:ins>
      <w:ins w:id="1859" w:author="Екатерина Луткова" w:date="2016-04-29T16:00:00Z">
        <w:r w:rsidR="00667FD0">
          <w:rPr>
            <w:lang w:eastAsia="ru-RU"/>
          </w:rPr>
          <w:t>300-70=230</w:t>
        </w:r>
      </w:ins>
      <w:ins w:id="1860" w:author="Екатерина Луткова" w:date="2016-04-29T16:01:00Z">
        <w:r w:rsidR="00E87004">
          <w:rPr>
            <w:lang w:eastAsia="ru-RU"/>
          </w:rPr>
          <w:t xml:space="preserve"> штук, следовательно, на 3</w:t>
        </w:r>
        <w:r w:rsidR="00667FD0">
          <w:rPr>
            <w:lang w:eastAsia="ru-RU"/>
          </w:rPr>
          <w:t>0.04. в поле «количество</w:t>
        </w:r>
      </w:ins>
      <w:ins w:id="1861" w:author="Екатерина Луткова" w:date="2016-04-29T16:02:00Z">
        <w:r w:rsidR="00667FD0">
          <w:rPr>
            <w:lang w:eastAsia="ru-RU"/>
          </w:rPr>
          <w:t xml:space="preserve"> по заявке</w:t>
        </w:r>
      </w:ins>
      <w:ins w:id="1862" w:author="Екатерина Луткова" w:date="2016-04-29T16:01:00Z">
        <w:r w:rsidR="00667FD0">
          <w:rPr>
            <w:lang w:eastAsia="ru-RU"/>
          </w:rPr>
          <w:t>»</w:t>
        </w:r>
      </w:ins>
      <w:ins w:id="1863" w:author="Екатерина Луткова" w:date="2016-04-29T16:02:00Z">
        <w:r w:rsidR="00667FD0">
          <w:rPr>
            <w:lang w:eastAsia="ru-RU"/>
          </w:rPr>
          <w:t xml:space="preserve"> будет стоять 230 (так как 70 выполнено).</w:t>
        </w:r>
      </w:ins>
      <w:ins w:id="1864" w:author="Екатерина Луткова" w:date="2016-04-29T16:00:00Z">
        <w:r w:rsidR="00667FD0">
          <w:rPr>
            <w:lang w:eastAsia="ru-RU"/>
          </w:rPr>
          <w:t xml:space="preserve"> </w:t>
        </w:r>
      </w:ins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ins w:id="1865" w:author="Екатерина Луткова" w:date="2016-04-19T17:36:00Z"/>
          <w:lang w:eastAsia="ru-RU"/>
        </w:rPr>
      </w:pPr>
      <w:ins w:id="1866" w:author="Екатерина Луткова" w:date="2016-04-19T17:31:00Z">
        <w:r>
          <w:rPr>
            <w:lang w:eastAsia="ru-RU"/>
          </w:rPr>
          <w:t xml:space="preserve">Выбирается оборудование - пресс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все подходящие пресса</w:t>
        </w:r>
      </w:ins>
      <w:ins w:id="1867" w:author="Екатерина Луткова" w:date="2016-04-19T17:32:00Z">
        <w:r>
          <w:rPr>
            <w:lang w:eastAsia="ru-RU"/>
          </w:rPr>
          <w:t xml:space="preserve"> описаны в технологической карте). В зависимости от выбранного пресса </w:t>
        </w:r>
      </w:ins>
      <w:ins w:id="1868" w:author="Екатерина Луткова" w:date="2016-04-19T17:33:00Z">
        <w:r>
          <w:rPr>
            <w:lang w:eastAsia="ru-RU"/>
          </w:rPr>
          <w:t>–</w:t>
        </w:r>
      </w:ins>
      <w:ins w:id="1869" w:author="Екатерина Луткова" w:date="2016-04-19T17:32:00Z">
        <w:r>
          <w:rPr>
            <w:lang w:eastAsia="ru-RU"/>
          </w:rPr>
          <w:t xml:space="preserve"> подтягиваются </w:t>
        </w:r>
      </w:ins>
      <w:ins w:id="1870" w:author="Екатерина Луткова" w:date="2016-04-19T17:33:00Z">
        <w:r>
          <w:rPr>
            <w:lang w:eastAsia="ru-RU"/>
          </w:rPr>
          <w:t xml:space="preserve">из технологической карты </w:t>
        </w:r>
      </w:ins>
      <w:ins w:id="1871" w:author="Екатерина Луткова" w:date="2016-04-19T17:34:00Z">
        <w:r>
          <w:rPr>
            <w:lang w:eastAsia="ru-RU"/>
          </w:rPr>
          <w:t>время и температура вулканизации</w:t>
        </w:r>
      </w:ins>
      <w:ins w:id="1872" w:author="Екатерина Луткова" w:date="2016-04-19T17:35:00Z">
        <w:r>
          <w:rPr>
            <w:lang w:eastAsia="ru-RU"/>
          </w:rPr>
          <w:t xml:space="preserve">. Количество </w:t>
        </w:r>
        <w:proofErr w:type="spellStart"/>
        <w:r>
          <w:rPr>
            <w:lang w:eastAsia="ru-RU"/>
          </w:rPr>
          <w:t>прессформ</w:t>
        </w:r>
        <w:proofErr w:type="spellEnd"/>
        <w:r>
          <w:rPr>
            <w:lang w:eastAsia="ru-RU"/>
          </w:rPr>
          <w:t xml:space="preserve">, </w:t>
        </w:r>
        <w:proofErr w:type="spellStart"/>
        <w:r>
          <w:rPr>
            <w:lang w:eastAsia="ru-RU"/>
          </w:rPr>
          <w:t>гнездность</w:t>
        </w:r>
        <w:proofErr w:type="spellEnd"/>
        <w:r>
          <w:rPr>
            <w:lang w:eastAsia="ru-RU"/>
          </w:rPr>
          <w:t xml:space="preserve">, выход партии так же подтягиваются из технологической карты на данный чертеж. </w:t>
        </w:r>
      </w:ins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ins w:id="1873" w:author="Екатерина Луткова" w:date="2016-04-19T17:37:00Z"/>
          <w:lang w:eastAsia="ru-RU"/>
        </w:rPr>
      </w:pPr>
      <w:ins w:id="1874" w:author="Екатерина Луткова" w:date="2016-04-19T17:36:00Z">
        <w:r>
          <w:rPr>
            <w:lang w:eastAsia="ru-RU"/>
          </w:rPr>
          <w:t xml:space="preserve">Вручную проставляется </w:t>
        </w:r>
        <w:commentRangeStart w:id="1875"/>
        <w:r>
          <w:rPr>
            <w:lang w:eastAsia="ru-RU"/>
          </w:rPr>
          <w:t>Уч.</w:t>
        </w:r>
      </w:ins>
      <w:commentRangeEnd w:id="1875"/>
      <w:r w:rsidR="00484AD8">
        <w:rPr>
          <w:rStyle w:val="af0"/>
        </w:rPr>
        <w:commentReference w:id="1875"/>
      </w:r>
      <w:ins w:id="1876" w:author="Екатерина Луткова" w:date="2016-04-19T17:36:00Z">
        <w:r>
          <w:rPr>
            <w:lang w:eastAsia="ru-RU"/>
          </w:rPr>
          <w:t xml:space="preserve"> (например, формовой)</w:t>
        </w:r>
      </w:ins>
      <w:ins w:id="1877" w:author="Екатерина Луткова" w:date="2016-04-19T17:37:00Z">
        <w:r w:rsidR="00DF6907">
          <w:rPr>
            <w:lang w:eastAsia="ru-RU"/>
          </w:rPr>
          <w:t xml:space="preserve"> и время работы пресса в смене.</w:t>
        </w:r>
      </w:ins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78" w:author="Екатерина Луткова" w:date="2016-04-19T17:37:00Z"/>
          <w:lang w:eastAsia="ru-RU"/>
        </w:rPr>
      </w:pPr>
      <w:commentRangeStart w:id="1879"/>
      <w:ins w:id="1880" w:author="Екатерина Луткова" w:date="2016-04-19T17:37:00Z">
        <w:r>
          <w:rPr>
            <w:lang w:eastAsia="ru-RU"/>
          </w:rPr>
          <w:t>Количество съемов = задание сменное / выход партии</w:t>
        </w:r>
      </w:ins>
      <w:commentRangeEnd w:id="1879"/>
      <w:r w:rsidR="0051308F">
        <w:rPr>
          <w:rStyle w:val="af0"/>
        </w:rPr>
        <w:commentReference w:id="1879"/>
      </w:r>
      <w:ins w:id="1881" w:author="Екатерина Луткова" w:date="2016-04-19T17:37:00Z">
        <w:r>
          <w:rPr>
            <w:lang w:eastAsia="ru-RU"/>
          </w:rPr>
          <w:t>.</w:t>
        </w:r>
      </w:ins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2" w:author="Екатерина Луткова" w:date="2016-04-19T17:38:00Z"/>
          <w:lang w:eastAsia="ru-RU"/>
        </w:rPr>
      </w:pPr>
      <w:ins w:id="1883" w:author="Екатерина Луткова" w:date="2016-04-19T17:38:00Z">
        <w:r>
          <w:rPr>
            <w:lang w:eastAsia="ru-RU"/>
          </w:rPr>
          <w:t>Время использования пресса = количество съемов* время вулканизации.</w:t>
        </w:r>
      </w:ins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4" w:author="Екатерина Луткова" w:date="2016-04-19T17:41:00Z"/>
          <w:lang w:eastAsia="ru-RU"/>
        </w:rPr>
      </w:pPr>
      <w:ins w:id="1885" w:author="Екатерина Луткова" w:date="2016-04-19T17:39:00Z">
        <w:r>
          <w:rPr>
            <w:lang w:eastAsia="ru-RU"/>
          </w:rPr>
          <w:t xml:space="preserve">Время работы пресса свободное = время работы пресса в смену </w:t>
        </w:r>
      </w:ins>
      <w:ins w:id="1886" w:author="Екатерина Луткова" w:date="2016-04-19T17:41:00Z">
        <w:r>
          <w:rPr>
            <w:lang w:eastAsia="ru-RU"/>
          </w:rPr>
          <w:t>– (126+104+64 – сумма времен использования конкретного пресса)*1,2.</w:t>
        </w:r>
      </w:ins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87" w:author="Екатерина Луткова" w:date="2016-04-19T17:44:00Z"/>
          <w:lang w:eastAsia="ru-RU"/>
        </w:rPr>
      </w:pPr>
      <w:ins w:id="1888" w:author="Екатерина Луткова" w:date="2016-04-19T17:42:00Z">
        <w:r>
          <w:rPr>
            <w:lang w:eastAsia="ru-RU"/>
          </w:rPr>
          <w:t xml:space="preserve">Невыполненное количество деталей по заявке (по всем заявкам, если эту деталь заказали несколько заказчиков и заявка не была отгружена) = количество по заявке </w:t>
        </w:r>
      </w:ins>
      <w:ins w:id="1889" w:author="Екатерина Луткова" w:date="2016-04-19T17:44:00Z">
        <w:r>
          <w:rPr>
            <w:lang w:eastAsia="ru-RU"/>
          </w:rPr>
          <w:t>–</w:t>
        </w:r>
      </w:ins>
      <w:ins w:id="1890" w:author="Екатерина Луткова" w:date="2016-04-19T17:42:00Z">
        <w:r>
          <w:rPr>
            <w:lang w:eastAsia="ru-RU"/>
          </w:rPr>
          <w:t xml:space="preserve"> задание </w:t>
        </w:r>
      </w:ins>
      <w:ins w:id="1891" w:author="Екатерина Луткова" w:date="2016-04-19T17:44:00Z">
        <w:r>
          <w:rPr>
            <w:lang w:eastAsia="ru-RU"/>
          </w:rPr>
          <w:t>сменное</w:t>
        </w:r>
      </w:ins>
      <w:ins w:id="1892" w:author="Екатерина Луткова" w:date="2016-04-19T17:50:00Z">
        <w:r w:rsidR="006363D9">
          <w:rPr>
            <w:lang w:eastAsia="ru-RU"/>
          </w:rPr>
          <w:t xml:space="preserve"> + брак</w:t>
        </w:r>
      </w:ins>
      <w:ins w:id="1893" w:author="Екатерина Луткова" w:date="2016-04-19T17:44:00Z">
        <w:r>
          <w:rPr>
            <w:lang w:eastAsia="ru-RU"/>
          </w:rPr>
          <w:t>.</w:t>
        </w:r>
      </w:ins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ins w:id="1894" w:author="Екатерина Луткова" w:date="2016-04-19T17:45:00Z"/>
          <w:lang w:eastAsia="ru-RU"/>
        </w:rPr>
      </w:pPr>
      <w:ins w:id="1895" w:author="Екатерина Луткова" w:date="2016-04-19T17:44:00Z">
        <w:r>
          <w:rPr>
            <w:lang w:eastAsia="ru-RU"/>
          </w:rPr>
          <w:t>Фактически выполненное, брак заводятся вручную.</w:t>
        </w:r>
      </w:ins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896"/>
      <w:ins w:id="1897" w:author="Екатерина Луткова" w:date="2016-04-19T17:45:00Z">
        <w:r>
          <w:rPr>
            <w:lang w:eastAsia="ru-RU"/>
          </w:rPr>
          <w:t xml:space="preserve">Одновременная работа: </w:t>
        </w:r>
      </w:ins>
      <w:commentRangeEnd w:id="1896"/>
      <w:r w:rsidR="00515AF3">
        <w:rPr>
          <w:rStyle w:val="af0"/>
        </w:rPr>
        <w:commentReference w:id="1896"/>
      </w:r>
      <w:ins w:id="1898" w:author="Екатерина Луткова" w:date="2016-04-19T17:45:00Z">
        <w:r>
          <w:rPr>
            <w:lang w:eastAsia="ru-RU"/>
          </w:rPr>
          <w:t xml:space="preserve">если </w:t>
        </w:r>
      </w:ins>
      <w:ins w:id="1899" w:author="Екатерина Луткова" w:date="2016-04-19T17:46:00Z">
        <w:r>
          <w:rPr>
            <w:lang w:eastAsia="ru-RU"/>
          </w:rPr>
          <w:t xml:space="preserve">«1», значит работа на прессе последовательная, если «0» (см. рис. 14а), то это значит на 6 прессе одновременно изготавливаются оба </w:t>
        </w:r>
        <w:commentRangeStart w:id="1900"/>
        <w:r>
          <w:rPr>
            <w:lang w:eastAsia="ru-RU"/>
          </w:rPr>
          <w:t>уплотнения</w:t>
        </w:r>
      </w:ins>
      <w:commentRangeEnd w:id="1900"/>
      <w:r w:rsidR="00515AF3">
        <w:rPr>
          <w:rStyle w:val="af0"/>
        </w:rPr>
        <w:commentReference w:id="1900"/>
      </w:r>
      <w:ins w:id="1901" w:author="Екатерина Луткова" w:date="2016-04-19T17:46:00Z">
        <w:r>
          <w:rPr>
            <w:lang w:eastAsia="ru-RU"/>
          </w:rPr>
          <w:t>.</w:t>
        </w:r>
      </w:ins>
    </w:p>
    <w:p w14:paraId="40B38B86" w14:textId="5657FD3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E4022" wp14:editId="2F333CEB">
            <wp:extent cx="6840220" cy="3515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902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903" w:author="Екатерина Луткова" w:date="2016-04-19T16:58:00Z"/>
          <w:noProof/>
          <w:lang w:eastAsia="ru-RU"/>
        </w:rPr>
      </w:pPr>
      <w:ins w:id="1904" w:author="Екатерина Луткова" w:date="2016-04-19T17:34:00Z">
        <w:r>
          <w:rPr>
            <w:noProof/>
            <w:lang w:eastAsia="ru-RU"/>
          </w:rPr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905" w:author="Екатерина Луткова" w:date="2016-04-20T13:01:00Z"/>
          <w:noProof/>
          <w:lang w:eastAsia="ru-RU"/>
        </w:rPr>
      </w:pPr>
      <w:ins w:id="1906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907" w:author="Екатерина Луткова" w:date="2016-04-20T13:01:00Z"/>
          <w:noProof/>
          <w:lang w:eastAsia="ru-RU"/>
        </w:rPr>
        <w:pPrChange w:id="1908" w:author="Екатерина Луткова" w:date="2016-04-20T13:01:00Z">
          <w:pPr>
            <w:pStyle w:val="3"/>
            <w:ind w:firstLine="708"/>
          </w:pPr>
        </w:pPrChange>
      </w:pPr>
      <w:bookmarkStart w:id="1909" w:name="_Toc448917604"/>
      <w:del w:id="1910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911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912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  <w:bookmarkEnd w:id="1909"/>
      </w:del>
    </w:p>
    <w:p w14:paraId="2234BFFC" w14:textId="7B5194EB" w:rsidR="00FB39AE" w:rsidDel="00C42FE2" w:rsidRDefault="00FB39AE">
      <w:pPr>
        <w:rPr>
          <w:del w:id="1913" w:author="Екатерина Луткова" w:date="2016-04-20T13:01:00Z"/>
          <w:lang w:eastAsia="ru-RU"/>
        </w:rPr>
      </w:pPr>
      <w:del w:id="1914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915" w:author="Екатерина Луткова" w:date="2016-04-20T13:01:00Z"/>
          <w:lang w:eastAsia="ru-RU"/>
        </w:rPr>
        <w:pPrChange w:id="1916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17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918" w:author="Екатерина Луткова" w:date="2016-04-20T13:01:00Z"/>
          <w:lang w:eastAsia="ru-RU"/>
        </w:rPr>
        <w:pPrChange w:id="1919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0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921" w:author="Екатерина Луткова" w:date="2016-04-20T13:01:00Z"/>
          <w:lang w:eastAsia="ru-RU"/>
        </w:rPr>
        <w:pPrChange w:id="1922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3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924" w:author="Екатерина Луткова" w:date="2016-04-20T13:01:00Z"/>
          <w:lang w:eastAsia="ru-RU"/>
        </w:rPr>
        <w:pPrChange w:id="1925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6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927" w:author="Екатерина Луткова" w:date="2016-04-20T13:01:00Z"/>
          <w:lang w:eastAsia="ru-RU"/>
        </w:rPr>
        <w:pPrChange w:id="1928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29" w:author="Екатерина Луткова" w:date="2016-04-20T13:01:00Z">
        <w:r w:rsidDel="00C42FE2">
          <w:rPr>
            <w:lang w:eastAsia="ru-RU"/>
          </w:rPr>
          <w:lastRenderedPageBreak/>
          <w:delText>Партия;</w:delText>
        </w:r>
      </w:del>
    </w:p>
    <w:p w14:paraId="2F58BC86" w14:textId="0CEFD83A" w:rsidR="00FB39AE" w:rsidDel="00C42FE2" w:rsidRDefault="00FB39AE">
      <w:pPr>
        <w:rPr>
          <w:del w:id="1930" w:author="Екатерина Луткова" w:date="2016-04-20T13:01:00Z"/>
          <w:lang w:eastAsia="ru-RU"/>
        </w:rPr>
        <w:pPrChange w:id="1931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932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933" w:author="Екатерина Луткова" w:date="2016-04-20T13:01:00Z"/>
          <w:lang w:eastAsia="ru-RU"/>
        </w:rPr>
        <w:pPrChange w:id="1934" w:author="Екатерина Луткова" w:date="2016-04-20T13:01:00Z">
          <w:pPr>
            <w:pStyle w:val="a4"/>
          </w:pPr>
        </w:pPrChange>
      </w:pPr>
      <w:del w:id="1935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1936" w:author="Екатерина Луткова" w:date="2016-04-20T13:01:00Z"/>
          <w:lang w:eastAsia="ru-RU"/>
        </w:rPr>
        <w:pPrChange w:id="1937" w:author="Екатерина Луткова" w:date="2016-04-20T13:01:00Z">
          <w:pPr>
            <w:pStyle w:val="a4"/>
          </w:pPr>
        </w:pPrChange>
      </w:pPr>
      <w:del w:id="1938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39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1940" w:author="Екатерина Луткова" w:date="2016-04-20T13:01:00Z"/>
          <w:lang w:eastAsia="ru-RU"/>
        </w:rPr>
        <w:pPrChange w:id="1941" w:author="Екатерина Луткова" w:date="2016-04-20T13:01:00Z">
          <w:pPr>
            <w:pStyle w:val="3"/>
            <w:ind w:firstLine="708"/>
          </w:pPr>
        </w:pPrChange>
      </w:pPr>
      <w:bookmarkStart w:id="1942" w:name="_Toc448917605"/>
      <w:del w:id="1943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  <w:bookmarkEnd w:id="1942"/>
      </w:del>
    </w:p>
    <w:p w14:paraId="20440EDF" w14:textId="058B6237" w:rsidR="00947AAF" w:rsidDel="00C42FE2" w:rsidRDefault="00947AAF">
      <w:pPr>
        <w:rPr>
          <w:del w:id="1944" w:author="Екатерина Луткова" w:date="2016-04-20T13:01:00Z"/>
          <w:lang w:eastAsia="ru-RU"/>
        </w:rPr>
        <w:pPrChange w:id="1945" w:author="Екатерина Луткова" w:date="2016-04-20T13:01:00Z">
          <w:pPr>
            <w:ind w:firstLine="709"/>
          </w:pPr>
        </w:pPrChange>
      </w:pPr>
      <w:del w:id="1946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1947" w:author="Екатерина Луткова" w:date="2016-04-20T13:01:00Z"/>
          <w:lang w:eastAsia="ru-RU"/>
        </w:rPr>
        <w:pPrChange w:id="1948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49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1950" w:author="Екатерина Луткова" w:date="2016-04-20T13:01:00Z"/>
          <w:lang w:eastAsia="ru-RU"/>
        </w:rPr>
        <w:pPrChange w:id="1951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52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1953" w:author="Екатерина Луткова" w:date="2016-04-20T13:01:00Z"/>
          <w:lang w:eastAsia="ru-RU"/>
        </w:rPr>
        <w:pPrChange w:id="1954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55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1956" w:author="Екатерина Луткова" w:date="2016-04-20T13:01:00Z"/>
          <w:lang w:eastAsia="ru-RU"/>
        </w:rPr>
        <w:pPrChange w:id="1957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958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1959" w:author="Екатерина Луткова" w:date="2016-04-20T13:01:00Z"/>
        </w:rPr>
        <w:pPrChange w:id="1960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61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1962" w:author="Екатерина Луткова" w:date="2016-04-20T13:01:00Z"/>
        </w:rPr>
        <w:pPrChange w:id="1963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64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1965" w:author="Екатерина Луткова" w:date="2016-04-20T13:01:00Z"/>
        </w:rPr>
        <w:pPrChange w:id="1966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67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1968" w:author="Екатерина Луткова" w:date="2016-04-20T13:01:00Z"/>
        </w:rPr>
        <w:pPrChange w:id="1969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0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1971" w:author="Екатерина Луткова" w:date="2016-04-20T13:01:00Z"/>
        </w:rPr>
        <w:pPrChange w:id="1972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973" w:author="Екатерина Луткова" w:date="2016-04-20T13:01:00Z">
        <w:r w:rsidDel="00C42FE2"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1974" w:author="Екатерина Луткова" w:date="2016-04-20T13:01:00Z"/>
          <w:lang w:eastAsia="ru-RU"/>
        </w:rPr>
        <w:pPrChange w:id="1975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76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1977" w:author="Екатерина Луткова" w:date="2016-04-20T13:01:00Z"/>
          <w:lang w:eastAsia="ru-RU"/>
        </w:rPr>
        <w:pPrChange w:id="1978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79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1980" w:author="Екатерина Луткова" w:date="2016-04-20T13:01:00Z"/>
          <w:lang w:eastAsia="ru-RU"/>
        </w:rPr>
        <w:pPrChange w:id="1981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982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983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1984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985" w:name="_Toc448917606"/>
      <w:r>
        <w:rPr>
          <w:lang w:eastAsia="ru-RU"/>
        </w:rPr>
        <w:t>Модуль «Отгрузка»</w:t>
      </w:r>
      <w:bookmarkEnd w:id="1985"/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по замене брака к номеру документа добавляется литер «Б», в цене проставляется «0». При </w:t>
      </w:r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Прописывается вручную,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Далее заполняются поля таблицы для товарной накладной. Выбирается номер чертежа, слева появляется соответствующая ему группа и наименование детали. Код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и номер партии вручную.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сумма без НДС и с учетом НДС.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Считается масса нетто 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986" w:name="_Toc448917607"/>
      <w:r>
        <w:rPr>
          <w:lang w:eastAsia="ru-RU"/>
        </w:rPr>
        <w:t>1 ТТН</w:t>
      </w:r>
      <w:bookmarkEnd w:id="1986"/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присваивается автоматически.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87" w:name="_Toc448917608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1987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88" w:name="_Toc448917609"/>
      <w:r>
        <w:rPr>
          <w:lang w:eastAsia="ru-RU"/>
        </w:rPr>
        <w:t>4.7.3 Счет-фактура</w:t>
      </w:r>
      <w:bookmarkEnd w:id="1988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89" w:name="_Toc448917610"/>
      <w:r>
        <w:rPr>
          <w:lang w:eastAsia="ru-RU"/>
        </w:rPr>
        <w:t>4.7.4 Товарно-транспортная накладная</w:t>
      </w:r>
      <w:bookmarkEnd w:id="1989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990" w:name="_Toc448917611"/>
      <w:r>
        <w:rPr>
          <w:lang w:eastAsia="ru-RU"/>
        </w:rPr>
        <w:t>4.7.5 Паспорт</w:t>
      </w:r>
      <w:bookmarkEnd w:id="1990"/>
    </w:p>
    <w:p w14:paraId="4E07FDD1" w14:textId="77777777" w:rsidR="00D32A6E" w:rsidDel="00362A64" w:rsidRDefault="00D32A6E">
      <w:pPr>
        <w:spacing w:before="100" w:beforeAutospacing="1" w:after="100" w:afterAutospacing="1" w:line="360" w:lineRule="auto"/>
        <w:ind w:firstLine="709"/>
        <w:jc w:val="both"/>
        <w:rPr>
          <w:del w:id="1991" w:author="Екатерина Луткова" w:date="2016-04-20T13:02:00Z"/>
          <w:lang w:eastAsia="ru-RU"/>
        </w:rPr>
        <w:pPrChange w:id="1992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ins w:id="1993" w:author="Екатерина Луткова" w:date="2016-04-20T13:09:00Z"/>
          <w:lang w:eastAsia="ru-RU"/>
        </w:rPr>
      </w:pPr>
    </w:p>
    <w:p w14:paraId="20275B08" w14:textId="77777777" w:rsidR="00362A64" w:rsidRDefault="00362A64">
      <w:pPr>
        <w:pStyle w:val="3"/>
        <w:ind w:firstLine="709"/>
        <w:rPr>
          <w:ins w:id="1994" w:author="Екатерина Луткова" w:date="2016-04-20T13:09:00Z"/>
          <w:lang w:eastAsia="ru-RU"/>
        </w:rPr>
        <w:pPrChange w:id="1995" w:author="Екатерина Луткова" w:date="2016-04-20T13:10:00Z">
          <w:pPr>
            <w:pStyle w:val="a4"/>
            <w:spacing w:line="360" w:lineRule="auto"/>
            <w:ind w:left="0" w:firstLine="709"/>
          </w:pPr>
        </w:pPrChange>
      </w:pPr>
      <w:bookmarkStart w:id="1996" w:name="_Toc448917612"/>
      <w:ins w:id="1997" w:author="Екатерина Луткова" w:date="2016-04-20T13:09:00Z">
        <w:r>
          <w:rPr>
            <w:lang w:eastAsia="ru-RU"/>
          </w:rPr>
          <w:t>4.7.6 Универсальный передаточный документ</w:t>
        </w:r>
      </w:ins>
    </w:p>
    <w:p w14:paraId="23A10FAC" w14:textId="4EE0D3BA" w:rsidR="00947AAF" w:rsidDel="00C42FE2" w:rsidRDefault="00362A64">
      <w:pPr>
        <w:pStyle w:val="3"/>
        <w:rPr>
          <w:del w:id="1998" w:author="Екатерина Луткова" w:date="2016-04-20T13:02:00Z"/>
          <w:lang w:eastAsia="ru-RU"/>
        </w:rPr>
        <w:pPrChange w:id="1999" w:author="Екатерина Луткова" w:date="2016-04-20T13:02:00Z">
          <w:pPr>
            <w:pStyle w:val="3"/>
            <w:ind w:firstLine="708"/>
          </w:pPr>
        </w:pPrChange>
      </w:pPr>
      <w:ins w:id="2000" w:author="Екатерина Луткова" w:date="2016-04-20T13:10:00Z">
        <w:r>
          <w:rPr>
            <w:lang w:eastAsia="ru-RU"/>
          </w:rPr>
          <w:t>см. приложение № 11 к договору 2016-04-01 от 1 апреля 2016 г.</w:t>
        </w:r>
      </w:ins>
      <w:del w:id="2001" w:author="Екатерина Луткова" w:date="2016-04-20T13:02:00Z">
        <w:r w:rsidR="00947AAF" w:rsidDel="00C42FE2">
          <w:rPr>
            <w:lang w:eastAsia="ru-RU"/>
          </w:rPr>
          <w:delText>4.7.7 Учет прямых затрат на отгрузку</w:delText>
        </w:r>
        <w:bookmarkEnd w:id="1996"/>
      </w:del>
    </w:p>
    <w:p w14:paraId="74E2FDAB" w14:textId="1B642F2A" w:rsidR="00947AAF" w:rsidDel="00C42FE2" w:rsidRDefault="00947AAF">
      <w:pPr>
        <w:rPr>
          <w:del w:id="2002" w:author="Екатерина Луткова" w:date="2016-04-20T13:02:00Z"/>
          <w:lang w:eastAsia="ru-RU"/>
        </w:rPr>
        <w:pPrChange w:id="2003" w:author="Екатерина Луткова" w:date="2016-04-20T13:02:00Z">
          <w:pPr>
            <w:ind w:firstLine="709"/>
          </w:pPr>
        </w:pPrChange>
      </w:pPr>
      <w:del w:id="2004" w:author="Екатерина Луткова" w:date="2016-04-20T13:02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432A6E33" w14:textId="6D7220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05" w:author="Екатерина Луткова" w:date="2016-04-20T13:02:00Z"/>
          <w:lang w:eastAsia="ru-RU"/>
        </w:rPr>
        <w:pPrChange w:id="2006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07" w:author="Екатерина Луткова" w:date="2016-04-20T13:02:00Z">
        <w:r w:rsidDel="00C42FE2">
          <w:rPr>
            <w:lang w:eastAsia="ru-RU"/>
          </w:rPr>
          <w:delText>чертеж;</w:delText>
        </w:r>
      </w:del>
    </w:p>
    <w:p w14:paraId="4DD275B7" w14:textId="4E55717E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08" w:author="Екатерина Луткова" w:date="2016-04-20T13:02:00Z"/>
          <w:lang w:eastAsia="ru-RU"/>
        </w:rPr>
        <w:pPrChange w:id="2009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0" w:author="Екатерина Луткова" w:date="2016-04-20T13:02:00Z">
        <w:r w:rsidDel="00C42FE2">
          <w:rPr>
            <w:lang w:eastAsia="ru-RU"/>
          </w:rPr>
          <w:delText>группа;</w:delText>
        </w:r>
      </w:del>
    </w:p>
    <w:p w14:paraId="1DFAC97F" w14:textId="3EEFC205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1" w:author="Екатерина Луткова" w:date="2016-04-20T13:02:00Z"/>
          <w:lang w:eastAsia="ru-RU"/>
        </w:rPr>
        <w:pPrChange w:id="2012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3" w:author="Екатерина Луткова" w:date="2016-04-20T13:02:00Z">
        <w:r w:rsidDel="00C42FE2">
          <w:rPr>
            <w:lang w:eastAsia="ru-RU"/>
          </w:rPr>
          <w:delText>наименование;</w:delText>
        </w:r>
      </w:del>
    </w:p>
    <w:p w14:paraId="3910C2B6" w14:textId="0EF30C17" w:rsidR="00947AAF" w:rsidDel="00C42FE2" w:rsidRDefault="00947AAF">
      <w:pPr>
        <w:pStyle w:val="a4"/>
        <w:numPr>
          <w:ilvl w:val="0"/>
          <w:numId w:val="32"/>
        </w:numPr>
        <w:ind w:left="0" w:firstLine="0"/>
        <w:rPr>
          <w:del w:id="2014" w:author="Екатерина Луткова" w:date="2016-04-20T13:02:00Z"/>
          <w:lang w:eastAsia="ru-RU"/>
        </w:rPr>
        <w:pPrChange w:id="2015" w:author="Екатерина Луткова" w:date="2016-04-20T13:02:00Z">
          <w:pPr>
            <w:pStyle w:val="a4"/>
            <w:numPr>
              <w:numId w:val="32"/>
            </w:numPr>
            <w:ind w:hanging="360"/>
          </w:pPr>
        </w:pPrChange>
      </w:pPr>
      <w:del w:id="2016" w:author="Екатерина Луткова" w:date="2016-04-20T13:02:00Z">
        <w:r w:rsidDel="00C42FE2">
          <w:rPr>
            <w:lang w:eastAsia="ru-RU"/>
          </w:rPr>
          <w:lastRenderedPageBreak/>
          <w:delText>отгружено деталей;</w:delText>
        </w:r>
      </w:del>
    </w:p>
    <w:p w14:paraId="530A9516" w14:textId="78C23CD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17" w:author="Екатерина Луткова" w:date="2016-04-20T13:02:00Z"/>
        </w:rPr>
        <w:pPrChange w:id="2018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19" w:author="Екатерина Луткова" w:date="2016-04-20T13:02:00Z">
        <w:r w:rsidDel="00C42FE2">
          <w:delText>сырье и материалы (сумма);</w:delText>
        </w:r>
      </w:del>
    </w:p>
    <w:p w14:paraId="58064615" w14:textId="4EA43967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0" w:author="Екатерина Луткова" w:date="2016-04-20T13:02:00Z"/>
        </w:rPr>
        <w:pPrChange w:id="2021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2" w:author="Екатерина Луткова" w:date="2016-04-20T13:02:00Z">
        <w:r w:rsidDel="00C42FE2">
          <w:delText>основная зарплата (сумма);</w:delText>
        </w:r>
      </w:del>
    </w:p>
    <w:p w14:paraId="03BB6C59" w14:textId="0D3AFAAA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3" w:author="Екатерина Луткова" w:date="2016-04-20T13:02:00Z"/>
        </w:rPr>
        <w:pPrChange w:id="2024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5" w:author="Екатерина Луткова" w:date="2016-04-20T13:02:00Z">
        <w:r w:rsidDel="00C42FE2">
          <w:delText>транспортные (сумма);</w:delText>
        </w:r>
      </w:del>
    </w:p>
    <w:p w14:paraId="48384835" w14:textId="2AAF01DC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6" w:author="Екатерина Луткова" w:date="2016-04-20T13:02:00Z"/>
        </w:rPr>
        <w:pPrChange w:id="2027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28" w:author="Екатерина Луткова" w:date="2016-04-20T13:02:00Z">
        <w:r w:rsidDel="00C42FE2">
          <w:delText>электроэнергия для формовых(сумма);</w:delText>
        </w:r>
      </w:del>
    </w:p>
    <w:p w14:paraId="3236E3BC" w14:textId="16E70DF2" w:rsidR="00947AAF" w:rsidDel="00C42FE2" w:rsidRDefault="00947AAF">
      <w:pPr>
        <w:numPr>
          <w:ilvl w:val="0"/>
          <w:numId w:val="32"/>
        </w:numPr>
        <w:ind w:left="0" w:firstLine="0"/>
        <w:jc w:val="both"/>
        <w:rPr>
          <w:del w:id="2029" w:author="Екатерина Луткова" w:date="2016-04-20T13:02:00Z"/>
        </w:rPr>
        <w:pPrChange w:id="2030" w:author="Екатерина Луткова" w:date="2016-04-20T13:02:00Z">
          <w:pPr>
            <w:numPr>
              <w:numId w:val="32"/>
            </w:numPr>
            <w:ind w:left="720" w:hanging="360"/>
            <w:jc w:val="both"/>
          </w:pPr>
        </w:pPrChange>
      </w:pPr>
      <w:del w:id="2031" w:author="Екатерина Луткова" w:date="2016-04-20T13:02:00Z">
        <w:r w:rsidDel="00C42FE2">
          <w:delText>электроэнергия прочая(сумма);</w:delText>
        </w:r>
      </w:del>
    </w:p>
    <w:p w14:paraId="7ECB6BE6" w14:textId="390EB928" w:rsidR="00947AAF" w:rsidDel="00C42FE2" w:rsidRDefault="00947AAF">
      <w:pPr>
        <w:pStyle w:val="a4"/>
        <w:spacing w:line="360" w:lineRule="auto"/>
        <w:ind w:left="0"/>
        <w:rPr>
          <w:del w:id="2032" w:author="Екатерина Луткова" w:date="2016-04-20T13:02:00Z"/>
          <w:lang w:eastAsia="ru-RU"/>
        </w:rPr>
        <w:pPrChange w:id="2033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34" w:author="Екатерина Луткова" w:date="2016-04-20T13:02:00Z">
        <w:r w:rsidDel="00C42FE2">
          <w:rPr>
            <w:lang w:eastAsia="ru-RU"/>
          </w:rPr>
          <w:delText>Группировка осуществлена по номеру документа. В конце ставится итого по накладной.</w:delText>
        </w:r>
      </w:del>
    </w:p>
    <w:p w14:paraId="5CF75721" w14:textId="3049C970" w:rsidR="00947AAF" w:rsidDel="00C42FE2" w:rsidRDefault="00947AAF">
      <w:pPr>
        <w:pStyle w:val="a4"/>
        <w:spacing w:line="360" w:lineRule="auto"/>
        <w:ind w:left="0"/>
        <w:rPr>
          <w:del w:id="2035" w:author="Екатерина Луткова" w:date="2016-04-20T13:02:00Z"/>
          <w:lang w:eastAsia="ru-RU"/>
        </w:rPr>
        <w:pPrChange w:id="2036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37" w:author="Екатерина Луткова" w:date="2016-04-20T13:02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17D68181" w14:textId="0AC87B0F" w:rsidR="00947AAF" w:rsidDel="00C42FE2" w:rsidRDefault="00947AAF">
      <w:pPr>
        <w:pStyle w:val="a4"/>
        <w:spacing w:line="360" w:lineRule="auto"/>
        <w:ind w:left="0"/>
        <w:rPr>
          <w:del w:id="2038" w:author="Екатерина Луткова" w:date="2016-04-20T13:02:00Z"/>
          <w:lang w:eastAsia="ru-RU"/>
        </w:rPr>
        <w:pPrChange w:id="2039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  <w:del w:id="2040" w:author="Екатерина Луткова" w:date="2016-04-20T13:02:00Z">
        <w:r w:rsidDel="00C42FE2">
          <w:rPr>
            <w:lang w:eastAsia="ru-RU"/>
          </w:rPr>
          <w:delText xml:space="preserve">Отчет формируется </w:delText>
        </w:r>
      </w:del>
      <w:del w:id="2041" w:author="Екатерина Луткова" w:date="2016-04-01T18:02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1B32F6A6" w14:textId="77777777" w:rsidR="001E1753" w:rsidRDefault="001E1753">
      <w:pPr>
        <w:spacing w:before="100" w:beforeAutospacing="1" w:after="100" w:afterAutospacing="1" w:line="360" w:lineRule="auto"/>
        <w:ind w:firstLine="709"/>
        <w:jc w:val="both"/>
        <w:rPr>
          <w:ins w:id="2042" w:author="Екатерина Луткова" w:date="2016-04-20T12:07:00Z"/>
          <w:lang w:eastAsia="ru-RU"/>
        </w:rPr>
        <w:pPrChange w:id="2043" w:author="Екатерина Луткова" w:date="2016-04-20T13:02:00Z">
          <w:pPr>
            <w:pStyle w:val="a4"/>
            <w:spacing w:line="360" w:lineRule="auto"/>
            <w:ind w:left="0" w:firstLine="709"/>
          </w:pPr>
        </w:pPrChange>
      </w:pPr>
    </w:p>
    <w:p w14:paraId="2CE1F157" w14:textId="5BC4F86C" w:rsidR="00295E57" w:rsidRDefault="00295E57">
      <w:pPr>
        <w:pStyle w:val="2"/>
        <w:numPr>
          <w:ilvl w:val="1"/>
          <w:numId w:val="18"/>
        </w:numPr>
        <w:ind w:left="0" w:firstLine="709"/>
        <w:rPr>
          <w:ins w:id="2044" w:author="Екатерина Луткова" w:date="2016-04-20T12:32:00Z"/>
          <w:lang w:eastAsia="ru-RU"/>
        </w:rPr>
        <w:pPrChange w:id="2045" w:author="Екатерина Луткова" w:date="2016-04-20T12:33:00Z">
          <w:pPr>
            <w:pStyle w:val="a4"/>
            <w:spacing w:line="360" w:lineRule="auto"/>
            <w:ind w:left="0" w:firstLine="709"/>
          </w:pPr>
        </w:pPrChange>
      </w:pPr>
      <w:bookmarkStart w:id="2046" w:name="_Toc448917613"/>
      <w:ins w:id="2047" w:author="Екатерина Луткова" w:date="2016-04-20T12:07:00Z">
        <w:r>
          <w:rPr>
            <w:lang w:eastAsia="ru-RU"/>
          </w:rPr>
          <w:t>Модуль «Отчеты»</w:t>
        </w:r>
      </w:ins>
      <w:bookmarkEnd w:id="2046"/>
    </w:p>
    <w:p w14:paraId="22729BB1" w14:textId="1A95120D" w:rsidR="00C42FE2" w:rsidRDefault="00C42FE2" w:rsidP="00C42FE2">
      <w:pPr>
        <w:pStyle w:val="3"/>
        <w:ind w:firstLine="708"/>
        <w:rPr>
          <w:ins w:id="2048" w:author="Екатерина Луткова" w:date="2016-04-20T12:54:00Z"/>
          <w:lang w:eastAsia="ru-RU"/>
        </w:rPr>
      </w:pPr>
      <w:ins w:id="2049" w:author="Екатерина Луткова" w:date="2016-04-20T12:54:00Z">
        <w:r>
          <w:rPr>
            <w:lang w:eastAsia="ru-RU"/>
          </w:rPr>
          <w:t>4.8.1.  Сводный отчет по способу изготовления</w:t>
        </w:r>
      </w:ins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ins w:id="2050" w:author="Екатерина Луткова" w:date="2016-04-20T12:54:00Z"/>
          <w:lang w:eastAsia="ru-RU"/>
        </w:rPr>
      </w:pPr>
      <w:ins w:id="2051" w:author="Екатерина Луткова" w:date="2016-04-20T12:54:00Z">
        <w:r>
          <w:rPr>
            <w:lang w:eastAsia="ru-RU"/>
          </w:rPr>
          <w:tab/>
          <w:t>Данный отчет содержит следующую информацию по заявкам:</w:t>
        </w:r>
      </w:ins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2" w:author="Екатерина Луткова" w:date="2016-04-20T12:54:00Z"/>
          <w:lang w:eastAsia="ru-RU"/>
        </w:rPr>
      </w:pPr>
      <w:ins w:id="2053" w:author="Екатерина Луткова" w:date="2016-04-20T12:54:00Z">
        <w:r>
          <w:rPr>
            <w:lang w:eastAsia="ru-RU"/>
          </w:rPr>
          <w:t>Номер заявки;</w:t>
        </w:r>
      </w:ins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4" w:author="Екатерина Луткова" w:date="2016-04-20T12:54:00Z"/>
          <w:lang w:eastAsia="ru-RU"/>
        </w:rPr>
      </w:pPr>
      <w:ins w:id="2055" w:author="Екатерина Луткова" w:date="2016-04-20T12:54:00Z">
        <w:r>
          <w:rPr>
            <w:lang w:eastAsia="ru-RU"/>
          </w:rPr>
          <w:t>Чертеж (№ чертежа);</w:t>
        </w:r>
      </w:ins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6" w:author="Екатерина Луткова" w:date="2016-04-20T12:54:00Z"/>
          <w:lang w:eastAsia="ru-RU"/>
        </w:rPr>
      </w:pPr>
      <w:ins w:id="2057" w:author="Екатерина Луткова" w:date="2016-04-20T12:54:00Z">
        <w:r>
          <w:rPr>
            <w:lang w:eastAsia="ru-RU"/>
          </w:rPr>
          <w:t>Группа;</w:t>
        </w:r>
      </w:ins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58" w:author="Екатерина Луткова" w:date="2016-04-20T12:54:00Z"/>
          <w:lang w:eastAsia="ru-RU"/>
        </w:rPr>
      </w:pPr>
      <w:ins w:id="2059" w:author="Екатерина Луткова" w:date="2016-04-20T12:54:00Z">
        <w:r>
          <w:rPr>
            <w:lang w:eastAsia="ru-RU"/>
          </w:rPr>
          <w:t>Наименование;</w:t>
        </w:r>
      </w:ins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0" w:author="Екатерина Луткова" w:date="2016-04-20T12:54:00Z"/>
          <w:lang w:eastAsia="ru-RU"/>
        </w:rPr>
      </w:pPr>
      <w:ins w:id="2061" w:author="Екатерина Луткова" w:date="2016-04-20T12:54:00Z">
        <w:r>
          <w:rPr>
            <w:lang w:eastAsia="ru-RU"/>
          </w:rPr>
          <w:t>Количество (по заявке);</w:t>
        </w:r>
      </w:ins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2062" w:author="Екатерина Луткова" w:date="2016-04-20T12:54:00Z"/>
          <w:lang w:eastAsia="ru-RU"/>
        </w:rPr>
      </w:pPr>
      <w:ins w:id="2063" w:author="Екатерина Луткова" w:date="2016-04-20T12:54:00Z">
        <w:r>
          <w:rPr>
            <w:lang w:eastAsia="ru-RU"/>
          </w:rPr>
          <w:t xml:space="preserve">Время – </w:t>
        </w:r>
        <w:r>
          <w:rPr>
            <w:lang w:val="en-US" w:eastAsia="ru-RU"/>
          </w:rPr>
          <w:t>t</w:t>
        </w:r>
        <w:r>
          <w:rPr>
            <w:lang w:eastAsia="ru-RU"/>
          </w:rPr>
          <w:t>=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заг</w:t>
        </w:r>
        <w:proofErr w:type="spellEnd"/>
        <w:r>
          <w:rPr>
            <w:lang w:eastAsia="ru-RU"/>
          </w:rPr>
          <w:t>+</w:t>
        </w:r>
        <w:r>
          <w:rPr>
            <w:lang w:val="en-US" w:eastAsia="ru-RU"/>
          </w:rPr>
          <w:t>t</w:t>
        </w:r>
        <w:r>
          <w:rPr>
            <w:lang w:eastAsia="ru-RU"/>
          </w:rPr>
          <w:t>в+</w:t>
        </w:r>
        <w:r>
          <w:rPr>
            <w:lang w:val="en-US" w:eastAsia="ru-RU"/>
          </w:rPr>
          <w:t>t</w:t>
        </w:r>
        <w:proofErr w:type="spellStart"/>
        <w:r>
          <w:rPr>
            <w:lang w:eastAsia="ru-RU"/>
          </w:rPr>
          <w:t>выгр</w:t>
        </w:r>
        <w:proofErr w:type="spellEnd"/>
        <w:r>
          <w:rPr>
            <w:lang w:eastAsia="ru-RU"/>
          </w:rPr>
          <w:t xml:space="preserve"> (берется из технологической карты чертежа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4.5.2</w:t>
        </w:r>
        <w:r w:rsidRPr="00FB39AE">
          <w:rPr>
            <w:lang w:eastAsia="ru-RU"/>
          </w:rPr>
          <w:t>]</w:t>
        </w:r>
        <w:r>
          <w:rPr>
            <w:lang w:eastAsia="ru-RU"/>
          </w:rPr>
          <w:t xml:space="preserve">). </w:t>
        </w:r>
      </w:ins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064" w:author="Екатерина Луткова" w:date="2016-04-20T12:54:00Z"/>
          <w:lang w:eastAsia="ru-RU"/>
        </w:rPr>
      </w:pPr>
      <w:ins w:id="2065" w:author="Екатерина Луткова" w:date="2016-04-20T12:54:00Z">
        <w:r>
          <w:rPr>
            <w:lang w:eastAsia="ru-RU"/>
          </w:rPr>
          <w:t xml:space="preserve">Группировка ведется по всем способам изготовления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4.3.4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5FDA7B9C" w14:textId="72976E0A" w:rsidR="00575532" w:rsidRDefault="00C42FE2">
      <w:pPr>
        <w:ind w:firstLine="709"/>
        <w:rPr>
          <w:ins w:id="2066" w:author="Екатерина Луткова" w:date="2016-04-20T12:55:00Z"/>
          <w:lang w:eastAsia="ru-RU"/>
        </w:rPr>
        <w:pPrChange w:id="2067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068" w:author="Екатерина Луткова" w:date="2016-04-20T12:54:00Z">
        <w:r>
          <w:rPr>
            <w:lang w:eastAsia="ru-RU"/>
          </w:rPr>
          <w:t>Отчет формируется за заданный период (предусмотреть ввод диапазона дат: с … по …).</w:t>
        </w:r>
      </w:ins>
    </w:p>
    <w:p w14:paraId="57FBB458" w14:textId="7305C699" w:rsidR="00C42FE2" w:rsidRDefault="00C42FE2" w:rsidP="00C42FE2">
      <w:pPr>
        <w:pStyle w:val="3"/>
        <w:ind w:firstLine="708"/>
        <w:rPr>
          <w:ins w:id="2069" w:author="Екатерина Луткова" w:date="2016-04-20T12:55:00Z"/>
          <w:lang w:eastAsia="ru-RU"/>
        </w:rPr>
      </w:pPr>
      <w:ins w:id="2070" w:author="Екатерина Луткова" w:date="2016-04-20T12:55:00Z">
        <w:r>
          <w:rPr>
            <w:lang w:eastAsia="ru-RU"/>
          </w:rPr>
          <w:t xml:space="preserve">4.8.2.  </w:t>
        </w:r>
      </w:ins>
      <w:ins w:id="2071" w:author="Екатерина Луткова" w:date="2016-04-20T12:56:00Z">
        <w:r>
          <w:rPr>
            <w:lang w:eastAsia="ru-RU"/>
          </w:rPr>
          <w:t>Заказы и отгрузка по чертежу</w:t>
        </w:r>
      </w:ins>
    </w:p>
    <w:p w14:paraId="6E4280FD" w14:textId="6D8F6A6E" w:rsidR="00C42FE2" w:rsidRDefault="0045628D">
      <w:pPr>
        <w:spacing w:before="100" w:beforeAutospacing="1" w:after="100" w:afterAutospacing="1" w:line="360" w:lineRule="auto"/>
        <w:ind w:firstLine="709"/>
        <w:jc w:val="both"/>
        <w:rPr>
          <w:ins w:id="2072" w:author="Екатерина Луткова" w:date="2016-04-20T13:16:00Z"/>
          <w:lang w:eastAsia="ru-RU"/>
        </w:rPr>
        <w:pPrChange w:id="2073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74" w:author="Екатерина Луткова" w:date="2016-04-20T12:55:00Z">
        <w:r>
          <w:rPr>
            <w:lang w:eastAsia="ru-RU"/>
          </w:rPr>
          <w:t>Данный отчет содержит информацию о количестве заказанной и отгруженной продукции и разнице между ними</w:t>
        </w:r>
      </w:ins>
      <w:ins w:id="2075" w:author="Екатерина Луткова" w:date="2016-04-20T13:16:00Z">
        <w:r>
          <w:rPr>
            <w:lang w:eastAsia="ru-RU"/>
          </w:rPr>
          <w:t>, которая показывает с</w:t>
        </w:r>
        <w:r w:rsidR="00CE3CB8">
          <w:rPr>
            <w:lang w:eastAsia="ru-RU"/>
          </w:rPr>
          <w:t xml:space="preserve">колько деталей нужно изготовить (см. </w:t>
        </w:r>
      </w:ins>
      <w:ins w:id="2076" w:author="Екатерина Луткова" w:date="2016-04-20T16:38:00Z">
        <w:r w:rsidR="00CE3CB8">
          <w:rPr>
            <w:lang w:eastAsia="ru-RU"/>
          </w:rPr>
          <w:t>рис.).</w:t>
        </w:r>
      </w:ins>
    </w:p>
    <w:p w14:paraId="5504B7A8" w14:textId="651DD23D" w:rsidR="0045628D" w:rsidRDefault="0045628D">
      <w:pPr>
        <w:spacing w:before="100" w:beforeAutospacing="1" w:after="100" w:afterAutospacing="1" w:line="360" w:lineRule="auto"/>
        <w:ind w:firstLine="709"/>
        <w:jc w:val="both"/>
        <w:rPr>
          <w:ins w:id="2077" w:author="Екатерина Луткова" w:date="2016-04-20T12:55:00Z"/>
          <w:lang w:eastAsia="ru-RU"/>
        </w:rPr>
        <w:pPrChange w:id="2078" w:author="Екатерина Луткова" w:date="2016-04-20T12:56:00Z">
          <w:pPr>
            <w:spacing w:before="100" w:beforeAutospacing="1" w:after="100" w:afterAutospacing="1" w:line="360" w:lineRule="auto"/>
            <w:jc w:val="both"/>
          </w:pPr>
        </w:pPrChange>
      </w:pPr>
      <w:ins w:id="2079" w:author="Екатерина Луткова" w:date="2016-04-20T13:17:00Z">
        <w:r>
          <w:rPr>
            <w:lang w:eastAsia="ru-RU"/>
          </w:rPr>
          <w:t>Содержит следующие поля:</w:t>
        </w:r>
      </w:ins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ins w:id="2080" w:author="Екатерина Луткова" w:date="2016-04-20T12:55:00Z"/>
          <w:lang w:eastAsia="ru-RU"/>
        </w:rPr>
      </w:pPr>
      <w:ins w:id="2081" w:author="Екатерина Луткова" w:date="2016-04-20T12:55:00Z">
        <w:r>
          <w:rPr>
            <w:lang w:eastAsia="ru-RU"/>
          </w:rPr>
          <w:t>№ чертежа;</w:t>
        </w:r>
      </w:ins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2" w:author="Екатерина Луткова" w:date="2016-04-20T12:55:00Z"/>
          <w:lang w:eastAsia="ru-RU"/>
        </w:rPr>
      </w:pPr>
      <w:ins w:id="2083" w:author="Екатерина Луткова" w:date="2016-04-20T12:55:00Z">
        <w:r>
          <w:rPr>
            <w:lang w:eastAsia="ru-RU"/>
          </w:rPr>
          <w:t>Наименование детали;</w:t>
        </w:r>
      </w:ins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4" w:author="Екатерина Луткова" w:date="2016-04-20T13:18:00Z"/>
          <w:lang w:eastAsia="ru-RU"/>
        </w:rPr>
      </w:pPr>
      <w:ins w:id="2085" w:author="Екатерина Луткова" w:date="2016-04-20T12:55:00Z">
        <w:r>
          <w:rPr>
            <w:lang w:eastAsia="ru-RU"/>
          </w:rPr>
          <w:t>Группа;</w:t>
        </w:r>
      </w:ins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6" w:author="Екатерина Луткова" w:date="2016-04-20T12:55:00Z"/>
          <w:lang w:eastAsia="ru-RU"/>
        </w:rPr>
      </w:pPr>
      <w:ins w:id="2087" w:author="Екатерина Луткова" w:date="2016-04-20T13:18:00Z">
        <w:r>
          <w:rPr>
            <w:lang w:eastAsia="ru-RU"/>
          </w:rPr>
          <w:t>Заказчик;</w:t>
        </w:r>
      </w:ins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88" w:author="Екатерина Луткова" w:date="2016-04-20T12:55:00Z"/>
          <w:lang w:eastAsia="ru-RU"/>
        </w:rPr>
      </w:pPr>
      <w:ins w:id="2089" w:author="Екатерина Луткова" w:date="2016-04-20T12:55:00Z">
        <w:r>
          <w:rPr>
            <w:lang w:eastAsia="ru-RU"/>
          </w:rPr>
          <w:t>Номер заявки</w:t>
        </w:r>
      </w:ins>
      <w:ins w:id="2090" w:author="Екатерина Луткова" w:date="2016-04-20T13:12:00Z">
        <w:r w:rsidR="00362A64">
          <w:rPr>
            <w:lang w:eastAsia="ru-RU"/>
          </w:rPr>
          <w:t xml:space="preserve"> (заявок, если данный чертеж был заказан в нескольких заявках)</w:t>
        </w:r>
      </w:ins>
      <w:ins w:id="2091" w:author="Екатерина Луткова" w:date="2016-04-20T12:55:00Z">
        <w:r>
          <w:rPr>
            <w:lang w:eastAsia="ru-RU"/>
          </w:rPr>
          <w:t>;</w:t>
        </w:r>
      </w:ins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2" w:author="Екатерина Луткова" w:date="2016-04-20T13:13:00Z"/>
          <w:lang w:eastAsia="ru-RU"/>
        </w:rPr>
      </w:pPr>
      <w:ins w:id="2093" w:author="Екатерина Луткова" w:date="2016-04-20T12:55:00Z">
        <w:r>
          <w:rPr>
            <w:lang w:eastAsia="ru-RU"/>
          </w:rPr>
          <w:lastRenderedPageBreak/>
          <w:t>Дата регистрации заявки</w:t>
        </w:r>
      </w:ins>
      <w:ins w:id="2094" w:author="Екатерина Луткова" w:date="2016-04-20T13:13:00Z">
        <w:r>
          <w:rPr>
            <w:lang w:eastAsia="ru-RU"/>
          </w:rPr>
          <w:t xml:space="preserve"> (-</w:t>
        </w:r>
        <w:proofErr w:type="spellStart"/>
        <w:r>
          <w:rPr>
            <w:lang w:eastAsia="ru-RU"/>
          </w:rPr>
          <w:t>ок</w:t>
        </w:r>
        <w:proofErr w:type="spellEnd"/>
        <w:r>
          <w:rPr>
            <w:lang w:eastAsia="ru-RU"/>
          </w:rPr>
          <w:t>)</w:t>
        </w:r>
      </w:ins>
      <w:ins w:id="2095" w:author="Екатерина Луткова" w:date="2016-04-20T13:12:00Z">
        <w:r>
          <w:rPr>
            <w:lang w:eastAsia="ru-RU"/>
          </w:rPr>
          <w:t>;</w:t>
        </w:r>
      </w:ins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6" w:author="Екатерина Луткова" w:date="2016-04-20T12:55:00Z"/>
          <w:lang w:eastAsia="ru-RU"/>
        </w:rPr>
      </w:pPr>
      <w:ins w:id="2097" w:author="Екатерина Луткова" w:date="2016-04-20T13:13:00Z">
        <w:r>
          <w:rPr>
            <w:lang w:eastAsia="ru-RU"/>
          </w:rPr>
          <w:t>Количество заявленного по заявке (-</w:t>
        </w:r>
        <w:proofErr w:type="spellStart"/>
        <w:r>
          <w:rPr>
            <w:lang w:eastAsia="ru-RU"/>
          </w:rPr>
          <w:t>кам</w:t>
        </w:r>
        <w:proofErr w:type="spellEnd"/>
        <w:r>
          <w:rPr>
            <w:lang w:eastAsia="ru-RU"/>
          </w:rPr>
          <w:t>);</w:t>
        </w:r>
      </w:ins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098" w:author="Екатерина Луткова" w:date="2016-04-20T13:22:00Z"/>
          <w:lang w:eastAsia="ru-RU"/>
        </w:rPr>
      </w:pPr>
      <w:ins w:id="2099" w:author="Екатерина Луткова" w:date="2016-04-20T13:12:00Z">
        <w:r>
          <w:rPr>
            <w:lang w:eastAsia="ru-RU"/>
          </w:rPr>
          <w:t>№ товарной накладной</w:t>
        </w:r>
      </w:ins>
      <w:ins w:id="2100" w:author="Екатерина Луткова" w:date="2016-04-20T13:13:00Z">
        <w:r>
          <w:rPr>
            <w:lang w:eastAsia="ru-RU"/>
          </w:rPr>
          <w:t xml:space="preserve"> (-ых)</w:t>
        </w:r>
      </w:ins>
      <w:ins w:id="2101" w:author="Екатерина Луткова" w:date="2016-04-20T13:12:00Z">
        <w:r>
          <w:rPr>
            <w:lang w:eastAsia="ru-RU"/>
          </w:rPr>
          <w:t xml:space="preserve"> (при отгрузке);</w:t>
        </w:r>
      </w:ins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2" w:author="Екатерина Луткова" w:date="2016-04-20T13:12:00Z"/>
          <w:lang w:eastAsia="ru-RU"/>
        </w:rPr>
      </w:pPr>
      <w:ins w:id="2103" w:author="Екатерина Луткова" w:date="2016-04-20T13:22:00Z">
        <w:r>
          <w:rPr>
            <w:lang w:eastAsia="ru-RU"/>
          </w:rPr>
          <w:t>Дата отгрузки;</w:t>
        </w:r>
      </w:ins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4" w:author="Екатерина Луткова" w:date="2016-04-20T13:14:00Z"/>
          <w:lang w:eastAsia="ru-RU"/>
        </w:rPr>
      </w:pPr>
      <w:ins w:id="2105" w:author="Екатерина Луткова" w:date="2016-04-20T13:13:00Z">
        <w:r>
          <w:rPr>
            <w:lang w:eastAsia="ru-RU"/>
          </w:rPr>
          <w:t>Количест</w:t>
        </w:r>
      </w:ins>
      <w:ins w:id="2106" w:author="Екатерина Луткова" w:date="2016-04-20T13:14:00Z">
        <w:r>
          <w:rPr>
            <w:lang w:eastAsia="ru-RU"/>
          </w:rPr>
          <w:t>во отгруженного по накладной;</w:t>
        </w:r>
      </w:ins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ins w:id="2107" w:author="Екатерина Луткова" w:date="2016-04-20T12:55:00Z"/>
          <w:lang w:eastAsia="ru-RU"/>
        </w:rPr>
        <w:pPrChange w:id="2108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ins w:id="2109" w:author="Екатерина Луткова" w:date="2016-04-20T13:14:00Z">
        <w:r>
          <w:rPr>
            <w:lang w:eastAsia="ru-RU"/>
          </w:rPr>
          <w:t xml:space="preserve">Разница </w:t>
        </w:r>
        <w:proofErr w:type="gramStart"/>
        <w:r>
          <w:rPr>
            <w:lang w:eastAsia="ru-RU"/>
          </w:rPr>
          <w:t xml:space="preserve">( </w:t>
        </w:r>
        <w:proofErr w:type="gramEnd"/>
        <w:r>
          <w:rPr>
            <w:lang w:eastAsia="ru-RU"/>
          </w:rPr>
          <w:t>кол</w:t>
        </w:r>
      </w:ins>
      <w:ins w:id="2110" w:author="Екатерина Луткова" w:date="2016-04-20T13:15:00Z">
        <w:r>
          <w:rPr>
            <w:lang w:eastAsia="ru-RU"/>
          </w:rPr>
          <w:t>и</w:t>
        </w:r>
      </w:ins>
      <w:ins w:id="2111" w:author="Екатерина Луткова" w:date="2016-04-20T13:14:00Z">
        <w:r>
          <w:rPr>
            <w:lang w:eastAsia="ru-RU"/>
          </w:rPr>
          <w:t xml:space="preserve">чество заявленного </w:t>
        </w:r>
      </w:ins>
      <w:ins w:id="2112" w:author="Екатерина Луткова" w:date="2016-04-20T13:15:00Z">
        <w:r>
          <w:rPr>
            <w:lang w:eastAsia="ru-RU"/>
          </w:rPr>
          <w:t>–</w:t>
        </w:r>
      </w:ins>
      <w:ins w:id="2113" w:author="Екатерина Луткова" w:date="2016-04-20T13:14:00Z">
        <w:r>
          <w:rPr>
            <w:lang w:eastAsia="ru-RU"/>
          </w:rPr>
          <w:t xml:space="preserve"> </w:t>
        </w:r>
      </w:ins>
      <w:ins w:id="2114" w:author="Екатерина Луткова" w:date="2016-04-20T13:15:00Z">
        <w:r>
          <w:rPr>
            <w:lang w:eastAsia="ru-RU"/>
          </w:rPr>
          <w:t>количество отгруженного).</w:t>
        </w:r>
      </w:ins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15" w:author="Екатерина Луткова" w:date="2016-04-20T12:55:00Z"/>
          <w:lang w:eastAsia="ru-RU"/>
        </w:rPr>
      </w:pPr>
      <w:ins w:id="2116" w:author="Екатерина Луткова" w:date="2016-04-20T12:55:00Z">
        <w:r>
          <w:rPr>
            <w:lang w:eastAsia="ru-RU"/>
          </w:rPr>
          <w:t>Группировка ведется по номеру чертежа.</w:t>
        </w:r>
      </w:ins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2117" w:author="Екатерина Луткова" w:date="2016-04-20T13:17:00Z"/>
          <w:lang w:eastAsia="ru-RU"/>
        </w:rPr>
      </w:pPr>
      <w:ins w:id="2118" w:author="Екатерина Луткова" w:date="2016-04-20T12:55:00Z">
        <w:r>
          <w:rPr>
            <w:lang w:eastAsia="ru-RU"/>
          </w:rPr>
          <w:t xml:space="preserve">Отчет формируется </w:t>
        </w:r>
        <w:r w:rsidR="00CE3CB8">
          <w:rPr>
            <w:lang w:eastAsia="ru-RU"/>
          </w:rPr>
          <w:t>за заданный период по конкретному чертежу, так же по всем чертежам.</w:t>
        </w:r>
      </w:ins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ins w:id="2119" w:author="Екатерина Луткова" w:date="2016-04-20T12:55:00Z"/>
          <w:lang w:eastAsia="ru-RU"/>
        </w:rPr>
      </w:pPr>
      <w:ins w:id="2120" w:author="Екатерина Луткова" w:date="2016-04-20T16:39:00Z">
        <w:r>
          <w:rPr>
            <w:noProof/>
            <w:lang w:eastAsia="ru-RU"/>
          </w:rPr>
          <w:drawing>
            <wp:inline distT="0" distB="0" distL="0" distR="0" wp14:anchorId="4A62273C" wp14:editId="69592851">
              <wp:extent cx="6202045" cy="3097530"/>
              <wp:effectExtent l="0" t="0" r="8255" b="7620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02045" cy="3097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6F193C" w14:textId="187C0508" w:rsidR="00C42FE2" w:rsidRDefault="00C42FE2" w:rsidP="00C42FE2">
      <w:pPr>
        <w:pStyle w:val="3"/>
        <w:ind w:firstLine="708"/>
        <w:rPr>
          <w:ins w:id="2121" w:author="Екатерина Луткова" w:date="2016-04-20T12:57:00Z"/>
          <w:noProof/>
          <w:lang w:eastAsia="ru-RU"/>
        </w:rPr>
      </w:pPr>
      <w:ins w:id="2122" w:author="Екатерина Луткова" w:date="2016-04-20T12:56:00Z">
        <w:r>
          <w:rPr>
            <w:lang w:eastAsia="ru-RU"/>
          </w:rPr>
          <w:t xml:space="preserve">4.8.3. </w:t>
        </w:r>
      </w:ins>
      <w:ins w:id="2123" w:author="Екатерина Луткова" w:date="2016-04-20T12:57:00Z">
        <w:r>
          <w:rPr>
            <w:noProof/>
            <w:lang w:eastAsia="ru-RU"/>
          </w:rPr>
          <w:t xml:space="preserve"> Учет переработанного материала</w:t>
        </w:r>
      </w:ins>
    </w:p>
    <w:p w14:paraId="6827EAB0" w14:textId="77777777" w:rsidR="00C42FE2" w:rsidRDefault="00C42FE2" w:rsidP="00C42FE2">
      <w:pPr>
        <w:rPr>
          <w:ins w:id="2124" w:author="Екатерина Луткова" w:date="2016-04-20T12:57:00Z"/>
          <w:lang w:eastAsia="ru-RU"/>
        </w:rPr>
      </w:pPr>
      <w:ins w:id="2125" w:author="Екатерина Луткова" w:date="2016-04-20T12:57:00Z">
        <w:r>
          <w:rPr>
            <w:lang w:eastAsia="ru-RU"/>
          </w:rPr>
          <w:tab/>
          <w:t>Формируется сводный отчет, который имеет следующие поля:</w:t>
        </w:r>
      </w:ins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ins w:id="2126" w:author="Екатерина Луткова" w:date="2016-04-20T12:57:00Z"/>
          <w:lang w:eastAsia="ru-RU"/>
        </w:rPr>
      </w:pPr>
      <w:ins w:id="2127" w:author="Екатерина Луткова" w:date="2016-04-20T12:57:00Z">
        <w:r>
          <w:rPr>
            <w:lang w:eastAsia="ru-RU"/>
          </w:rPr>
          <w:t>Чертеж;</w:t>
        </w:r>
      </w:ins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ins w:id="2128" w:author="Екатерина Луткова" w:date="2016-04-20T12:57:00Z"/>
          <w:lang w:eastAsia="ru-RU"/>
        </w:rPr>
      </w:pPr>
      <w:ins w:id="2129" w:author="Екатерина Луткова" w:date="2016-04-20T12:57:00Z">
        <w:r>
          <w:rPr>
            <w:lang w:eastAsia="ru-RU"/>
          </w:rPr>
          <w:t>Группа;</w:t>
        </w:r>
      </w:ins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ins w:id="2130" w:author="Екатерина Луткова" w:date="2016-04-20T12:57:00Z"/>
          <w:lang w:eastAsia="ru-RU"/>
        </w:rPr>
      </w:pPr>
      <w:ins w:id="2131" w:author="Екатерина Луткова" w:date="2016-04-20T12:57:00Z">
        <w:r>
          <w:rPr>
            <w:lang w:eastAsia="ru-RU"/>
          </w:rPr>
          <w:t>Наименование;</w:t>
        </w:r>
      </w:ins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ins w:id="2132" w:author="Екатерина Луткова" w:date="2016-04-20T12:57:00Z"/>
          <w:lang w:eastAsia="ru-RU"/>
        </w:rPr>
      </w:pPr>
      <w:ins w:id="2133" w:author="Екатерина Луткова" w:date="2016-04-20T12:57:00Z">
        <w:r>
          <w:rPr>
            <w:lang w:eastAsia="ru-RU"/>
          </w:rPr>
          <w:t>Выполнено деталей (из «Наряда»);</w:t>
        </w:r>
      </w:ins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ins w:id="2134" w:author="Екатерина Луткова" w:date="2016-04-20T12:57:00Z"/>
          <w:lang w:eastAsia="ru-RU"/>
        </w:rPr>
      </w:pPr>
      <w:ins w:id="2135" w:author="Екатерина Луткова" w:date="2016-04-20T12:57:00Z">
        <w:r>
          <w:rPr>
            <w:lang w:eastAsia="ru-RU"/>
          </w:rPr>
          <w:t>Партия</w:t>
        </w:r>
      </w:ins>
      <w:ins w:id="2136" w:author="Екатерина Луткова" w:date="2016-04-20T12:58:00Z">
        <w:r>
          <w:rPr>
            <w:lang w:eastAsia="ru-RU"/>
          </w:rPr>
          <w:t xml:space="preserve"> (из «Наряда»)</w:t>
        </w:r>
      </w:ins>
      <w:ins w:id="2137" w:author="Екатерина Луткова" w:date="2016-04-20T12:57:00Z">
        <w:r>
          <w:rPr>
            <w:lang w:eastAsia="ru-RU"/>
          </w:rPr>
          <w:t>;</w:t>
        </w:r>
      </w:ins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ins w:id="2138" w:author="Екатерина Луткова" w:date="2016-04-20T12:57:00Z"/>
          <w:lang w:eastAsia="ru-RU"/>
        </w:rPr>
      </w:pPr>
      <w:ins w:id="2139" w:author="Екатерина Луткова" w:date="2016-04-20T12:57:00Z">
        <w:r>
          <w:rPr>
            <w:lang w:eastAsia="ru-RU"/>
          </w:rPr>
          <w:t xml:space="preserve">Использовано материала (выполнено деталей * массу с отходами из модуля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).</w:t>
        </w:r>
      </w:ins>
    </w:p>
    <w:p w14:paraId="042553DB" w14:textId="77777777" w:rsidR="00C42FE2" w:rsidRDefault="00C42FE2" w:rsidP="00C42FE2">
      <w:pPr>
        <w:pStyle w:val="a4"/>
        <w:rPr>
          <w:ins w:id="2140" w:author="Екатерина Луткова" w:date="2016-04-20T12:57:00Z"/>
          <w:lang w:eastAsia="ru-RU"/>
        </w:rPr>
      </w:pPr>
      <w:ins w:id="2141" w:author="Екатерина Луткова" w:date="2016-04-20T12:57:00Z">
        <w:r>
          <w:rPr>
            <w:lang w:eastAsia="ru-RU"/>
          </w:rPr>
          <w:t>Группировка ведется по каждому материалу.</w:t>
        </w:r>
      </w:ins>
    </w:p>
    <w:p w14:paraId="270EA811" w14:textId="77777777" w:rsidR="00C42FE2" w:rsidRDefault="00C42FE2" w:rsidP="00C42FE2">
      <w:pPr>
        <w:pStyle w:val="a4"/>
        <w:rPr>
          <w:ins w:id="2142" w:author="Екатерина Луткова" w:date="2016-04-20T12:57:00Z"/>
          <w:lang w:eastAsia="ru-RU"/>
        </w:rPr>
      </w:pPr>
      <w:ins w:id="2143" w:author="Екатерина Луткова" w:date="2016-04-20T12:57:00Z">
        <w:r>
          <w:rPr>
            <w:lang w:eastAsia="ru-RU"/>
          </w:rPr>
          <w:t>Отчет формируется за заданный период.</w:t>
        </w:r>
      </w:ins>
    </w:p>
    <w:p w14:paraId="55441B8B" w14:textId="762A7BC5" w:rsidR="00C42FE2" w:rsidRDefault="00C42FE2" w:rsidP="00C42FE2">
      <w:pPr>
        <w:pStyle w:val="3"/>
        <w:ind w:firstLine="708"/>
        <w:rPr>
          <w:ins w:id="2144" w:author="Екатерина Луткова" w:date="2016-04-20T12:58:00Z"/>
          <w:lang w:eastAsia="ru-RU"/>
        </w:rPr>
      </w:pPr>
      <w:ins w:id="2145" w:author="Екатерина Луткова" w:date="2016-04-20T12:58:00Z">
        <w:r>
          <w:rPr>
            <w:lang w:eastAsia="ru-RU"/>
          </w:rPr>
          <w:t>4.8.4.  Учет прямых затрат на заявку</w:t>
        </w:r>
      </w:ins>
    </w:p>
    <w:p w14:paraId="30E180EF" w14:textId="77777777" w:rsidR="00C42FE2" w:rsidRDefault="00C42FE2" w:rsidP="00C42FE2">
      <w:pPr>
        <w:ind w:firstLine="708"/>
        <w:rPr>
          <w:ins w:id="2146" w:author="Екатерина Луткова" w:date="2016-04-20T12:58:00Z"/>
          <w:lang w:eastAsia="ru-RU"/>
        </w:rPr>
      </w:pPr>
      <w:ins w:id="2147" w:author="Екатерина Луткова" w:date="2016-04-20T12:58:00Z">
        <w:r>
          <w:rPr>
            <w:lang w:eastAsia="ru-RU"/>
          </w:rPr>
          <w:t>Выбирается номер заявки и формируется сводная таблица.</w:t>
        </w:r>
      </w:ins>
    </w:p>
    <w:p w14:paraId="561C17B5" w14:textId="77777777" w:rsidR="00C42FE2" w:rsidRDefault="00C42FE2" w:rsidP="00C42FE2">
      <w:pPr>
        <w:ind w:firstLine="708"/>
        <w:rPr>
          <w:ins w:id="2148" w:author="Екатерина Луткова" w:date="2016-04-20T12:58:00Z"/>
          <w:lang w:eastAsia="ru-RU"/>
        </w:rPr>
      </w:pPr>
      <w:ins w:id="2149" w:author="Екатерина Луткова" w:date="2016-04-20T12:58:00Z">
        <w:r>
          <w:rPr>
            <w:lang w:eastAsia="ru-RU"/>
          </w:rPr>
          <w:t>Анализ ведется по единице детали в заявке, а так же по всей заявке.</w:t>
        </w:r>
      </w:ins>
    </w:p>
    <w:p w14:paraId="0EC64E27" w14:textId="77777777" w:rsidR="00C42FE2" w:rsidRDefault="00C42FE2" w:rsidP="00C42FE2">
      <w:pPr>
        <w:ind w:firstLine="708"/>
        <w:rPr>
          <w:ins w:id="2150" w:author="Екатерина Луткова" w:date="2016-04-20T12:58:00Z"/>
          <w:lang w:eastAsia="ru-RU"/>
        </w:rPr>
      </w:pPr>
      <w:ins w:id="2151" w:author="Екатерина Луткова" w:date="2016-04-20T12:58:00Z">
        <w:r>
          <w:rPr>
            <w:lang w:eastAsia="ru-RU"/>
          </w:rPr>
          <w:t>Цена детали – цена по чертежу из модуля «Чертежи».</w:t>
        </w:r>
      </w:ins>
    </w:p>
    <w:p w14:paraId="68B0E803" w14:textId="77777777" w:rsidR="00C42FE2" w:rsidRDefault="00C42FE2" w:rsidP="00C42FE2">
      <w:pPr>
        <w:ind w:firstLine="708"/>
        <w:rPr>
          <w:ins w:id="2152" w:author="Екатерина Луткова" w:date="2016-04-20T12:58:00Z"/>
          <w:lang w:eastAsia="ru-RU"/>
        </w:rPr>
      </w:pPr>
      <w:ins w:id="2153" w:author="Екатерина Луткова" w:date="2016-04-20T12:58:00Z">
        <w:r>
          <w:rPr>
            <w:lang w:eastAsia="ru-RU"/>
          </w:rPr>
          <w:t xml:space="preserve">% доли прямых затрат = «по калькуляции на шт.» * 100 </w:t>
        </w:r>
        <w:r w:rsidRPr="002E2A46">
          <w:rPr>
            <w:lang w:eastAsia="ru-RU"/>
          </w:rPr>
          <w:t>/</w:t>
        </w:r>
        <w:r>
          <w:rPr>
            <w:lang w:eastAsia="ru-RU"/>
          </w:rPr>
          <w:t xml:space="preserve"> «цена».</w:t>
        </w:r>
      </w:ins>
    </w:p>
    <w:p w14:paraId="65C19D9E" w14:textId="77777777" w:rsidR="00C42FE2" w:rsidRDefault="00C42FE2" w:rsidP="00C42FE2">
      <w:pPr>
        <w:spacing w:line="480" w:lineRule="auto"/>
        <w:ind w:firstLine="708"/>
        <w:rPr>
          <w:ins w:id="2154" w:author="Екатерина Луткова" w:date="2016-04-20T12:58:00Z"/>
          <w:lang w:eastAsia="ru-RU"/>
        </w:rPr>
      </w:pPr>
      <w:ins w:id="2155" w:author="Екатерина Луткова" w:date="2016-04-20T12:58:00Z">
        <w:r>
          <w:rPr>
            <w:lang w:eastAsia="ru-RU"/>
          </w:rPr>
          <w:t>По калькуляции = «по калькуляции на шт.» * количество деталей.</w:t>
        </w:r>
      </w:ins>
    </w:p>
    <w:p w14:paraId="4FC8B121" w14:textId="77777777" w:rsidR="00C42FE2" w:rsidRDefault="00C42FE2" w:rsidP="00C42FE2">
      <w:pPr>
        <w:spacing w:line="480" w:lineRule="auto"/>
        <w:ind w:firstLine="708"/>
        <w:rPr>
          <w:ins w:id="2156" w:author="Екатерина Луткова" w:date="2016-04-20T12:58:00Z"/>
          <w:lang w:eastAsia="ru-RU"/>
        </w:rPr>
      </w:pPr>
      <w:ins w:id="2157" w:author="Екатерина Луткова" w:date="2016-04-20T12:58:00Z">
        <w:r>
          <w:rPr>
            <w:lang w:eastAsia="ru-RU"/>
          </w:rPr>
          <w:lastRenderedPageBreak/>
          <w:t>Сумма на прочие расходы = «сумма по заявке» - «Всего по калькуляции».</w:t>
        </w:r>
      </w:ins>
    </w:p>
    <w:p w14:paraId="61402D0E" w14:textId="77777777" w:rsidR="00C42FE2" w:rsidRDefault="00C42FE2" w:rsidP="00C42FE2">
      <w:pPr>
        <w:spacing w:line="480" w:lineRule="auto"/>
        <w:ind w:firstLine="708"/>
        <w:rPr>
          <w:ins w:id="2158" w:author="Екатерина Луткова" w:date="2016-04-20T12:58:00Z"/>
          <w:lang w:eastAsia="ru-RU"/>
        </w:rPr>
      </w:pPr>
      <w:ins w:id="2159" w:author="Екатерина Луткова" w:date="2016-04-20T12:58:00Z">
        <w:r w:rsidRPr="00E457D0">
          <w:rPr>
            <w:noProof/>
            <w:lang w:eastAsia="ru-RU"/>
          </w:rPr>
          <w:drawing>
            <wp:inline distT="0" distB="0" distL="0" distR="0" wp14:anchorId="760D6BC4" wp14:editId="7BEC3DCD">
              <wp:extent cx="6438900" cy="3251728"/>
              <wp:effectExtent l="0" t="0" r="0" b="635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1277" cy="3252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906E9E" w14:textId="345FA108" w:rsidR="00C42FE2" w:rsidRDefault="00C42FE2" w:rsidP="00C42FE2">
      <w:pPr>
        <w:pStyle w:val="3"/>
        <w:ind w:firstLine="708"/>
        <w:rPr>
          <w:ins w:id="2160" w:author="Екатерина Луткова" w:date="2016-04-20T12:59:00Z"/>
          <w:lang w:eastAsia="ru-RU"/>
        </w:rPr>
      </w:pPr>
      <w:ins w:id="2161" w:author="Екатерина Луткова" w:date="2016-04-20T12:58:00Z">
        <w:r>
          <w:rPr>
            <w:lang w:eastAsia="ru-RU"/>
          </w:rPr>
          <w:t>4.8.5.</w:t>
        </w:r>
      </w:ins>
      <w:ins w:id="2162" w:author="Екатерина Луткова" w:date="2016-04-20T12:59:00Z">
        <w:r>
          <w:rPr>
            <w:lang w:eastAsia="ru-RU"/>
          </w:rPr>
          <w:t xml:space="preserve">  Учет прямых затрат на наряд</w:t>
        </w:r>
      </w:ins>
    </w:p>
    <w:p w14:paraId="64F09BBB" w14:textId="77777777" w:rsidR="00C42FE2" w:rsidRDefault="00C42FE2" w:rsidP="00C42FE2">
      <w:pPr>
        <w:ind w:firstLine="709"/>
        <w:rPr>
          <w:ins w:id="2163" w:author="Екатерина Луткова" w:date="2016-04-20T12:59:00Z"/>
          <w:lang w:eastAsia="ru-RU"/>
        </w:rPr>
      </w:pPr>
      <w:ins w:id="2164" w:author="Екатерина Луткова" w:date="2016-04-20T12:59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ins w:id="2165" w:author="Екатерина Луткова" w:date="2016-04-20T12:59:00Z"/>
          <w:lang w:eastAsia="ru-RU"/>
        </w:rPr>
      </w:pPr>
      <w:ins w:id="2166" w:author="Екатерина Луткова" w:date="2016-04-20T12:59:00Z">
        <w:r>
          <w:rPr>
            <w:lang w:eastAsia="ru-RU"/>
          </w:rPr>
          <w:t>чертеж;</w:t>
        </w:r>
      </w:ins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ins w:id="2167" w:author="Екатерина Луткова" w:date="2016-04-20T12:59:00Z"/>
          <w:lang w:eastAsia="ru-RU"/>
        </w:rPr>
      </w:pPr>
      <w:ins w:id="2168" w:author="Екатерина Луткова" w:date="2016-04-20T12:59:00Z">
        <w:r>
          <w:rPr>
            <w:lang w:eastAsia="ru-RU"/>
          </w:rPr>
          <w:t>группа;</w:t>
        </w:r>
      </w:ins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ins w:id="2169" w:author="Екатерина Луткова" w:date="2016-04-20T12:59:00Z"/>
          <w:lang w:eastAsia="ru-RU"/>
        </w:rPr>
      </w:pPr>
      <w:ins w:id="2170" w:author="Екатерина Луткова" w:date="2016-04-20T12:59:00Z">
        <w:r>
          <w:rPr>
            <w:lang w:eastAsia="ru-RU"/>
          </w:rPr>
          <w:t>наименование;</w:t>
        </w:r>
      </w:ins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ins w:id="2171" w:author="Екатерина Луткова" w:date="2016-04-20T12:59:00Z"/>
          <w:lang w:eastAsia="ru-RU"/>
        </w:rPr>
      </w:pPr>
      <w:ins w:id="2172" w:author="Екатерина Луткова" w:date="2016-04-20T12:59:00Z">
        <w:r>
          <w:rPr>
            <w:lang w:eastAsia="ru-RU"/>
          </w:rPr>
          <w:t>выполнено деталей;</w:t>
        </w:r>
      </w:ins>
    </w:p>
    <w:p w14:paraId="23031167" w14:textId="77777777" w:rsidR="00C42FE2" w:rsidRDefault="00C42FE2" w:rsidP="00C42FE2">
      <w:pPr>
        <w:numPr>
          <w:ilvl w:val="0"/>
          <w:numId w:val="32"/>
        </w:numPr>
        <w:jc w:val="both"/>
        <w:rPr>
          <w:ins w:id="2173" w:author="Екатерина Луткова" w:date="2016-04-20T12:59:00Z"/>
        </w:rPr>
      </w:pPr>
      <w:ins w:id="2174" w:author="Екатерина Луткова" w:date="2016-04-20T12:59:00Z">
        <w:r>
          <w:t>сырье и материалы (сумма);</w:t>
        </w:r>
      </w:ins>
    </w:p>
    <w:p w14:paraId="47BF5211" w14:textId="77777777" w:rsidR="00C42FE2" w:rsidRDefault="00C42FE2" w:rsidP="00C42FE2">
      <w:pPr>
        <w:numPr>
          <w:ilvl w:val="0"/>
          <w:numId w:val="32"/>
        </w:numPr>
        <w:jc w:val="both"/>
        <w:rPr>
          <w:ins w:id="2175" w:author="Екатерина Луткова" w:date="2016-04-20T12:59:00Z"/>
        </w:rPr>
      </w:pPr>
      <w:ins w:id="2176" w:author="Екатерина Луткова" w:date="2016-04-20T12:59:00Z">
        <w:r>
          <w:t>основная зарплата (сумма);</w:t>
        </w:r>
      </w:ins>
    </w:p>
    <w:p w14:paraId="11BC321E" w14:textId="77777777" w:rsidR="00C42FE2" w:rsidRDefault="00C42FE2" w:rsidP="00C42FE2">
      <w:pPr>
        <w:numPr>
          <w:ilvl w:val="0"/>
          <w:numId w:val="32"/>
        </w:numPr>
        <w:jc w:val="both"/>
        <w:rPr>
          <w:ins w:id="2177" w:author="Екатерина Луткова" w:date="2016-04-20T12:59:00Z"/>
        </w:rPr>
      </w:pPr>
      <w:ins w:id="2178" w:author="Екатерина Луткова" w:date="2016-04-20T12:59:00Z">
        <w:r>
          <w:t>транспортные (сумма);</w:t>
        </w:r>
      </w:ins>
    </w:p>
    <w:p w14:paraId="7BDB5780" w14:textId="77777777" w:rsidR="00C42FE2" w:rsidRDefault="00C42FE2" w:rsidP="00C42FE2">
      <w:pPr>
        <w:numPr>
          <w:ilvl w:val="0"/>
          <w:numId w:val="32"/>
        </w:numPr>
        <w:jc w:val="both"/>
        <w:rPr>
          <w:ins w:id="2179" w:author="Екатерина Луткова" w:date="2016-04-20T12:59:00Z"/>
        </w:rPr>
      </w:pPr>
      <w:ins w:id="2180" w:author="Екатерина Луткова" w:date="2016-04-20T12:59:00Z">
        <w:r>
          <w:t>электроэнергия для формовых(сумма);</w:t>
        </w:r>
      </w:ins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2181" w:author="Екатерина Луткова" w:date="2016-04-20T12:59:00Z"/>
        </w:rPr>
      </w:pPr>
      <w:ins w:id="2182" w:author="Екатерина Луткова" w:date="2016-04-20T12:59:00Z">
        <w:r>
          <w:t>электроэнергия прочая(сумма);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ins w:id="2183" w:author="Екатерина Луткова" w:date="2016-04-20T12:59:00Z"/>
          <w:lang w:eastAsia="ru-RU"/>
        </w:rPr>
      </w:pPr>
      <w:ins w:id="2184" w:author="Екатерина Луткова" w:date="2016-04-20T12:59:00Z">
        <w:r>
          <w:rPr>
            <w:lang w:eastAsia="ru-RU"/>
          </w:rPr>
          <w:t>Группировка осуществлена по номеру наряда. В конце ставится итого по наряду.</w:t>
        </w:r>
      </w:ins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ins w:id="2185" w:author="Екатерина Луткова" w:date="2016-04-20T12:59:00Z"/>
          <w:lang w:eastAsia="ru-RU"/>
        </w:rPr>
      </w:pPr>
      <w:ins w:id="2186" w:author="Екатерина Луткова" w:date="2016-04-20T12:59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7C0513FA" w14:textId="77777777" w:rsidR="00C42FE2" w:rsidRDefault="00C42FE2" w:rsidP="00C42FE2">
      <w:pPr>
        <w:pStyle w:val="a4"/>
        <w:spacing w:line="360" w:lineRule="auto"/>
        <w:ind w:left="0" w:firstLine="709"/>
        <w:rPr>
          <w:ins w:id="2187" w:author="Екатерина Луткова" w:date="2016-04-20T12:59:00Z"/>
          <w:lang w:eastAsia="ru-RU"/>
        </w:rPr>
      </w:pPr>
      <w:ins w:id="2188" w:author="Екатерина Луткова" w:date="2016-04-20T12:59:00Z">
        <w:r>
          <w:rPr>
            <w:lang w:eastAsia="ru-RU"/>
          </w:rPr>
          <w:t>Отчет формируется за заданный период.</w:t>
        </w:r>
      </w:ins>
    </w:p>
    <w:p w14:paraId="174AE101" w14:textId="527D8510" w:rsidR="00C42FE2" w:rsidRDefault="00C42FE2" w:rsidP="00C42FE2">
      <w:pPr>
        <w:pStyle w:val="3"/>
        <w:ind w:firstLine="708"/>
        <w:rPr>
          <w:ins w:id="2189" w:author="Екатерина Луткова" w:date="2016-04-20T13:00:00Z"/>
          <w:lang w:eastAsia="ru-RU"/>
        </w:rPr>
      </w:pPr>
      <w:ins w:id="2190" w:author="Екатерина Луткова" w:date="2016-04-20T13:00:00Z">
        <w:r>
          <w:rPr>
            <w:lang w:eastAsia="ru-RU"/>
          </w:rPr>
          <w:t>4.8.6. Учет прямых затрат на отгрузку</w:t>
        </w:r>
      </w:ins>
    </w:p>
    <w:p w14:paraId="2EA6A2FB" w14:textId="77777777" w:rsidR="00C42FE2" w:rsidRDefault="00C42FE2" w:rsidP="00C42FE2">
      <w:pPr>
        <w:ind w:firstLine="709"/>
        <w:rPr>
          <w:ins w:id="2191" w:author="Екатерина Луткова" w:date="2016-04-20T13:00:00Z"/>
          <w:lang w:eastAsia="ru-RU"/>
        </w:rPr>
      </w:pPr>
      <w:ins w:id="2192" w:author="Екатерина Луткова" w:date="2016-04-20T13:00:00Z">
        <w:r>
          <w:rPr>
            <w:lang w:eastAsia="ru-RU"/>
          </w:rPr>
          <w:t>Формируется сводная таблица, которая содержит следующие поля:</w:t>
        </w:r>
      </w:ins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ins w:id="2193" w:author="Екатерина Луткова" w:date="2016-04-20T13:00:00Z"/>
          <w:lang w:eastAsia="ru-RU"/>
        </w:rPr>
      </w:pPr>
      <w:ins w:id="2194" w:author="Екатерина Луткова" w:date="2016-04-20T13:00:00Z">
        <w:r>
          <w:rPr>
            <w:lang w:eastAsia="ru-RU"/>
          </w:rPr>
          <w:t>чертеж;</w:t>
        </w:r>
      </w:ins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ins w:id="2195" w:author="Екатерина Луткова" w:date="2016-04-20T13:00:00Z"/>
          <w:lang w:eastAsia="ru-RU"/>
        </w:rPr>
      </w:pPr>
      <w:ins w:id="2196" w:author="Екатерина Луткова" w:date="2016-04-20T13:00:00Z">
        <w:r>
          <w:rPr>
            <w:lang w:eastAsia="ru-RU"/>
          </w:rPr>
          <w:t>группа;</w:t>
        </w:r>
      </w:ins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ins w:id="2197" w:author="Екатерина Луткова" w:date="2016-04-20T13:00:00Z"/>
          <w:lang w:eastAsia="ru-RU"/>
        </w:rPr>
      </w:pPr>
      <w:ins w:id="2198" w:author="Екатерина Луткова" w:date="2016-04-20T13:00:00Z">
        <w:r>
          <w:rPr>
            <w:lang w:eastAsia="ru-RU"/>
          </w:rPr>
          <w:t>наименование;</w:t>
        </w:r>
      </w:ins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ins w:id="2199" w:author="Екатерина Луткова" w:date="2016-04-20T13:00:00Z"/>
          <w:lang w:eastAsia="ru-RU"/>
        </w:rPr>
      </w:pPr>
      <w:ins w:id="2200" w:author="Екатерина Луткова" w:date="2016-04-20T13:00:00Z">
        <w:r>
          <w:rPr>
            <w:lang w:eastAsia="ru-RU"/>
          </w:rPr>
          <w:t>отгружено деталей;</w:t>
        </w:r>
      </w:ins>
    </w:p>
    <w:p w14:paraId="523994A2" w14:textId="77777777" w:rsidR="00C42FE2" w:rsidRDefault="00C42FE2" w:rsidP="00C42FE2">
      <w:pPr>
        <w:numPr>
          <w:ilvl w:val="0"/>
          <w:numId w:val="32"/>
        </w:numPr>
        <w:jc w:val="both"/>
        <w:rPr>
          <w:ins w:id="2201" w:author="Екатерина Луткова" w:date="2016-04-20T13:00:00Z"/>
        </w:rPr>
      </w:pPr>
      <w:ins w:id="2202" w:author="Екатерина Луткова" w:date="2016-04-20T13:00:00Z">
        <w:r>
          <w:t>сырье и материалы (сумма);</w:t>
        </w:r>
      </w:ins>
    </w:p>
    <w:p w14:paraId="0607E00D" w14:textId="77777777" w:rsidR="00C42FE2" w:rsidRDefault="00C42FE2" w:rsidP="00C42FE2">
      <w:pPr>
        <w:numPr>
          <w:ilvl w:val="0"/>
          <w:numId w:val="32"/>
        </w:numPr>
        <w:jc w:val="both"/>
        <w:rPr>
          <w:ins w:id="2203" w:author="Екатерина Луткова" w:date="2016-04-20T13:00:00Z"/>
        </w:rPr>
      </w:pPr>
      <w:ins w:id="2204" w:author="Екатерина Луткова" w:date="2016-04-20T13:00:00Z">
        <w:r>
          <w:t>основная зарплата (сумма);</w:t>
        </w:r>
      </w:ins>
    </w:p>
    <w:p w14:paraId="772AF3FD" w14:textId="77777777" w:rsidR="00C42FE2" w:rsidRDefault="00C42FE2" w:rsidP="00C42FE2">
      <w:pPr>
        <w:numPr>
          <w:ilvl w:val="0"/>
          <w:numId w:val="32"/>
        </w:numPr>
        <w:jc w:val="both"/>
        <w:rPr>
          <w:ins w:id="2205" w:author="Екатерина Луткова" w:date="2016-04-20T13:00:00Z"/>
        </w:rPr>
      </w:pPr>
      <w:ins w:id="2206" w:author="Екатерина Луткова" w:date="2016-04-20T13:00:00Z">
        <w:r>
          <w:lastRenderedPageBreak/>
          <w:t>транспортные (сумма);</w:t>
        </w:r>
      </w:ins>
    </w:p>
    <w:p w14:paraId="45DF23A0" w14:textId="77777777" w:rsidR="00C42FE2" w:rsidRDefault="00C42FE2" w:rsidP="00C42FE2">
      <w:pPr>
        <w:numPr>
          <w:ilvl w:val="0"/>
          <w:numId w:val="32"/>
        </w:numPr>
        <w:jc w:val="both"/>
        <w:rPr>
          <w:ins w:id="2207" w:author="Екатерина Луткова" w:date="2016-04-20T13:00:00Z"/>
        </w:rPr>
      </w:pPr>
      <w:ins w:id="2208" w:author="Екатерина Луткова" w:date="2016-04-20T13:00:00Z">
        <w:r>
          <w:t>электроэнергия для формовых(сумма);</w:t>
        </w:r>
      </w:ins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2209" w:author="Екатерина Луткова" w:date="2016-04-20T13:00:00Z"/>
        </w:rPr>
      </w:pPr>
      <w:ins w:id="2210" w:author="Екатерина Луткова" w:date="2016-04-20T13:00:00Z">
        <w:r>
          <w:t>электроэнергия прочая(сумма);</w:t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ins w:id="2211" w:author="Екатерина Луткова" w:date="2016-04-20T13:00:00Z"/>
          <w:lang w:eastAsia="ru-RU"/>
        </w:rPr>
      </w:pPr>
      <w:ins w:id="2212" w:author="Екатерина Луткова" w:date="2016-04-20T13:00:00Z">
        <w:r>
          <w:rPr>
            <w:lang w:eastAsia="ru-RU"/>
          </w:rPr>
          <w:t>Группировка осуществлена по номеру документа. В конце ставится итого по накладной.</w:t>
        </w:r>
      </w:ins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ins w:id="2213" w:author="Екатерина Луткова" w:date="2016-04-20T13:00:00Z"/>
          <w:lang w:eastAsia="ru-RU"/>
        </w:rPr>
      </w:pPr>
      <w:ins w:id="2214" w:author="Екатерина Луткова" w:date="2016-04-20T13:00:00Z">
        <w:r>
          <w:rPr>
            <w:lang w:eastAsia="ru-RU"/>
          </w:rPr>
          <w:t xml:space="preserve">Суммы на каждый чертеж берутся из фактической калькуляции </w:t>
        </w:r>
        <w:r w:rsidRPr="00FB39AE">
          <w:rPr>
            <w:lang w:eastAsia="ru-RU"/>
          </w:rPr>
          <w:t>[</w:t>
        </w:r>
        <w:r>
          <w:rPr>
            <w:lang w:eastAsia="ru-RU"/>
          </w:rPr>
          <w:t>п. 4.5.3</w:t>
        </w:r>
        <w:r w:rsidRPr="00FB39AE">
          <w:rPr>
            <w:lang w:eastAsia="ru-RU"/>
          </w:rPr>
          <w:t>]</w:t>
        </w:r>
        <w:r>
          <w:rPr>
            <w:lang w:eastAsia="ru-RU"/>
          </w:rPr>
          <w:t>.</w:t>
        </w:r>
      </w:ins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ins w:id="2215" w:author="Екатерина Луткова" w:date="2016-04-20T13:00:00Z"/>
          <w:lang w:eastAsia="ru-RU"/>
        </w:rPr>
      </w:pPr>
      <w:ins w:id="2216" w:author="Екатерина Луткова" w:date="2016-04-20T13:00:00Z">
        <w:r>
          <w:rPr>
            <w:lang w:eastAsia="ru-RU"/>
          </w:rPr>
          <w:t>Отчет формируется за заданный период.</w:t>
        </w:r>
      </w:ins>
    </w:p>
    <w:p w14:paraId="63E2390A" w14:textId="60319AD6" w:rsidR="00C42FE2" w:rsidRDefault="00362A64">
      <w:pPr>
        <w:pStyle w:val="3"/>
        <w:ind w:firstLine="709"/>
        <w:rPr>
          <w:ins w:id="2217" w:author="Екатерина Луткова" w:date="2016-04-20T13:04:00Z"/>
          <w:lang w:eastAsia="ru-RU"/>
        </w:rPr>
        <w:pPrChange w:id="2218" w:author="Екатерина Луткова" w:date="2016-04-20T13:04:00Z">
          <w:pPr>
            <w:pStyle w:val="a4"/>
            <w:spacing w:line="360" w:lineRule="auto"/>
            <w:ind w:left="0" w:firstLine="709"/>
          </w:pPr>
        </w:pPrChange>
      </w:pPr>
      <w:ins w:id="2219" w:author="Екатерина Луткова" w:date="2016-04-20T13:04:00Z">
        <w:r>
          <w:rPr>
            <w:lang w:eastAsia="ru-RU"/>
          </w:rPr>
          <w:t>4.8.7. Отчет по заработной плате</w:t>
        </w:r>
      </w:ins>
    </w:p>
    <w:p w14:paraId="2CAC11BF" w14:textId="77CDB331" w:rsidR="00362A64" w:rsidRDefault="00362A64">
      <w:pPr>
        <w:ind w:firstLine="709"/>
        <w:rPr>
          <w:ins w:id="2220" w:author="Екатерина Луткова" w:date="2016-04-20T13:05:00Z"/>
          <w:lang w:eastAsia="ru-RU"/>
        </w:rPr>
        <w:pPrChange w:id="2221" w:author="Екатерина Луткова" w:date="2016-04-20T12:32:00Z">
          <w:pPr>
            <w:pStyle w:val="a4"/>
            <w:spacing w:line="360" w:lineRule="auto"/>
            <w:ind w:left="0" w:firstLine="709"/>
          </w:pPr>
        </w:pPrChange>
      </w:pPr>
      <w:ins w:id="2222" w:author="Екатерина Луткова" w:date="2016-04-20T13:05:00Z">
        <w:r>
          <w:rPr>
            <w:lang w:eastAsia="ru-RU"/>
          </w:rPr>
          <w:t>Отчет формируется из модуля «Наряд».</w:t>
        </w:r>
      </w:ins>
    </w:p>
    <w:p w14:paraId="42AB8828" w14:textId="6C77C014" w:rsidR="00362A64" w:rsidRPr="00575532" w:rsidRDefault="00362A64">
      <w:pPr>
        <w:ind w:firstLine="709"/>
        <w:rPr>
          <w:lang w:eastAsia="ru-RU"/>
        </w:rPr>
        <w:pPrChange w:id="2223" w:author="Екатерина Луткова" w:date="2016-04-20T13:08:00Z">
          <w:pPr>
            <w:pStyle w:val="a4"/>
            <w:spacing w:line="360" w:lineRule="auto"/>
            <w:ind w:left="0" w:firstLine="709"/>
          </w:pPr>
        </w:pPrChange>
      </w:pPr>
      <w:ins w:id="2224" w:author="Екатерина Луткова" w:date="2016-04-20T13:08:00Z">
        <w:r>
          <w:rPr>
            <w:lang w:eastAsia="ru-RU"/>
          </w:rPr>
          <w:t>Формируется</w:t>
        </w:r>
      </w:ins>
      <w:ins w:id="2225" w:author="Екатерина Луткова" w:date="2016-04-20T13:05:00Z">
        <w:r>
          <w:rPr>
            <w:lang w:eastAsia="ru-RU"/>
          </w:rPr>
          <w:t xml:space="preserve"> по конкретному исполнителю (сотруднику), так же по всем </w:t>
        </w:r>
      </w:ins>
      <w:ins w:id="2226" w:author="Екатерина Луткова" w:date="2016-04-20T13:08:00Z">
        <w:r>
          <w:rPr>
            <w:lang w:eastAsia="ru-RU"/>
          </w:rPr>
          <w:t>исполнителям (</w:t>
        </w:r>
      </w:ins>
      <w:ins w:id="2227" w:author="Екатерина Луткова" w:date="2016-04-20T13:05:00Z">
        <w:r>
          <w:rPr>
            <w:lang w:eastAsia="ru-RU"/>
          </w:rPr>
          <w:t>сотрудникам</w:t>
        </w:r>
      </w:ins>
      <w:ins w:id="2228" w:author="Екатерина Луткова" w:date="2016-04-20T13:08:00Z">
        <w:r>
          <w:rPr>
            <w:lang w:eastAsia="ru-RU"/>
          </w:rPr>
          <w:t>)</w:t>
        </w:r>
      </w:ins>
      <w:ins w:id="2229" w:author="Екатерина Луткова" w:date="2016-04-20T13:05:00Z">
        <w:r>
          <w:rPr>
            <w:lang w:eastAsia="ru-RU"/>
          </w:rPr>
          <w:t xml:space="preserve"> </w:t>
        </w:r>
      </w:ins>
      <w:ins w:id="2230" w:author="Екатерина Луткова" w:date="2016-04-20T13:06:00Z">
        <w:r>
          <w:rPr>
            <w:lang w:eastAsia="ru-RU"/>
          </w:rPr>
          <w:t>за текущий день и за заданный месяц.</w:t>
        </w:r>
      </w:ins>
      <w:ins w:id="2231" w:author="Екатерина Луткова" w:date="2016-04-20T13:07:00Z">
        <w:r>
          <w:rPr>
            <w:lang w:eastAsia="ru-RU"/>
          </w:rPr>
          <w:t xml:space="preserve"> В данном отчете приводится основная заработная плата (берется из «</w:t>
        </w:r>
      </w:ins>
      <w:ins w:id="2232" w:author="Екатерина Луткова" w:date="2016-04-20T13:08:00Z">
        <w:r>
          <w:rPr>
            <w:lang w:eastAsia="ru-RU"/>
          </w:rPr>
          <w:t>Н</w:t>
        </w:r>
      </w:ins>
      <w:ins w:id="2233" w:author="Екатерина Луткова" w:date="2016-04-20T13:07:00Z">
        <w:r>
          <w:rPr>
            <w:lang w:eastAsia="ru-RU"/>
          </w:rPr>
          <w:t>аряда</w:t>
        </w:r>
      </w:ins>
      <w:ins w:id="2234" w:author="Екатерина Луткова" w:date="2016-04-20T13:08:00Z">
        <w:r>
          <w:rPr>
            <w:lang w:eastAsia="ru-RU"/>
          </w:rPr>
          <w:t>»</w:t>
        </w:r>
      </w:ins>
      <w:ins w:id="2235" w:author="Екатерина Луткова" w:date="2016-04-20T13:07:00Z">
        <w:r>
          <w:rPr>
            <w:lang w:eastAsia="ru-RU"/>
          </w:rPr>
          <w:t xml:space="preserve">). </w:t>
        </w:r>
      </w:ins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2236" w:name="_Toc448917614"/>
      <w:r>
        <w:rPr>
          <w:lang w:eastAsia="ru-RU"/>
        </w:rPr>
        <w:t>4.</w:t>
      </w:r>
      <w:ins w:id="2237" w:author="Екатерина Луткова" w:date="2016-04-20T12:07:00Z">
        <w:r w:rsidR="00295E57">
          <w:rPr>
            <w:lang w:eastAsia="ru-RU"/>
          </w:rPr>
          <w:t>9</w:t>
        </w:r>
      </w:ins>
      <w:del w:id="2238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2236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5EE2F253" w:rsidR="00FD3E1A" w:rsidRDefault="00FD3E1A" w:rsidP="00FD3E1A">
      <w:pPr>
        <w:pStyle w:val="3"/>
        <w:ind w:firstLine="708"/>
      </w:pPr>
      <w:bookmarkStart w:id="2239" w:name="_Toc448917615"/>
      <w:r>
        <w:t>4.</w:t>
      </w:r>
      <w:ins w:id="2240" w:author="Екатерина Луткова" w:date="2016-04-20T12:07:00Z">
        <w:r w:rsidR="00295E57">
          <w:t>9</w:t>
        </w:r>
      </w:ins>
      <w:del w:id="2241" w:author="Екатерина Луткова" w:date="2016-04-20T12:07:00Z">
        <w:r w:rsidDel="00295E57">
          <w:delText>8</w:delText>
        </w:r>
      </w:del>
      <w:r>
        <w:t>.1 Реестр брака</w:t>
      </w:r>
      <w:bookmarkEnd w:id="2239"/>
      <w:r w:rsidR="00DD7803">
        <w:t xml:space="preserve"> </w:t>
      </w:r>
    </w:p>
    <w:p w14:paraId="0B34B9FA" w14:textId="77777777" w:rsidR="00FD3E1A" w:rsidRDefault="00FD3E1A" w:rsidP="00FD3E1A">
      <w:pPr>
        <w:jc w:val="both"/>
        <w:rPr>
          <w:ins w:id="2242" w:author="Екатерина Луткова" w:date="2016-04-01T18:04:00Z"/>
        </w:rPr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ins w:id="2243" w:author="Екатерина Луткова" w:date="2016-04-01T18:04:00Z">
        <w:r>
          <w:tab/>
          <w:t>Реестр выводится по всем исполнителям, а так же есть возможность выбора конкретного исполнителя.</w:t>
        </w:r>
      </w:ins>
    </w:p>
    <w:p w14:paraId="00CF576F" w14:textId="77777777" w:rsidR="00FD3E1A" w:rsidRDefault="00FD3E1A" w:rsidP="00FD3E1A">
      <w:pPr>
        <w:jc w:val="both"/>
        <w:rPr>
          <w:ins w:id="2244" w:author="Екатерина Луткова" w:date="2016-04-01T18:05:00Z"/>
        </w:rPr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>
      <w:pPr>
        <w:pStyle w:val="a4"/>
        <w:numPr>
          <w:ilvl w:val="0"/>
          <w:numId w:val="38"/>
        </w:numPr>
        <w:jc w:val="both"/>
        <w:pPrChange w:id="2245" w:author="Екатерина Луткова" w:date="2016-04-01T18:05:00Z">
          <w:pPr>
            <w:jc w:val="both"/>
          </w:pPr>
        </w:pPrChange>
      </w:pPr>
      <w:ins w:id="2246" w:author="Екатерина Луткова" w:date="2016-04-01T18:05:00Z">
        <w:r>
          <w:t>заявка;</w:t>
        </w:r>
      </w:ins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  <w:rPr>
          <w:ins w:id="2247" w:author="Екатерина Луткова" w:date="2016-04-01T18:06:00Z"/>
        </w:rPr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  <w:rPr>
          <w:ins w:id="2248" w:author="Екатерина Луткова" w:date="2016-04-01T18:05:00Z"/>
        </w:rPr>
      </w:pPr>
      <w:ins w:id="2249" w:author="Екатерина Луткова" w:date="2016-04-01T18:06:00Z">
        <w:r>
          <w:t>материал;</w:t>
        </w:r>
      </w:ins>
    </w:p>
    <w:p w14:paraId="7538D445" w14:textId="2E57C614" w:rsidR="00495E8B" w:rsidRDefault="00495E8B" w:rsidP="00FD3E1A">
      <w:pPr>
        <w:numPr>
          <w:ilvl w:val="0"/>
          <w:numId w:val="28"/>
        </w:numPr>
        <w:jc w:val="both"/>
        <w:rPr>
          <w:ins w:id="2250" w:author="Екатерина Луткова" w:date="2016-04-01T18:06:00Z"/>
        </w:rPr>
      </w:pPr>
      <w:ins w:id="2251" w:author="Екатерина Луткова" w:date="2016-04-01T18:05:00Z">
        <w:r>
          <w:t>убыток по материалу, кг (вес детали по черт</w:t>
        </w:r>
      </w:ins>
      <w:proofErr w:type="gramStart"/>
      <w:ins w:id="2252" w:author="Екатерина Луткова" w:date="2016-04-01T18:06:00Z">
        <w:r>
          <w:t>.</w:t>
        </w:r>
        <w:proofErr w:type="gramEnd"/>
        <w:r>
          <w:t xml:space="preserve"> </w:t>
        </w:r>
        <w:proofErr w:type="gramStart"/>
        <w:r>
          <w:t>и</w:t>
        </w:r>
        <w:proofErr w:type="gramEnd"/>
        <w:r>
          <w:t>з модуля «Чертежи»</w:t>
        </w:r>
      </w:ins>
      <w:ins w:id="2253" w:author="Екатерина Луткова" w:date="2016-04-01T18:08:00Z">
        <w:r w:rsidR="003F5BA8">
          <w:t xml:space="preserve"> </w:t>
        </w:r>
      </w:ins>
      <w:ins w:id="2254" w:author="Екатерина Луткова" w:date="2016-04-01T18:06:00Z">
        <w:r w:rsidR="003F5BA8">
          <w:t xml:space="preserve"> * </w:t>
        </w:r>
        <w:r>
          <w:t xml:space="preserve"> умножается на количество брака);</w:t>
        </w:r>
      </w:ins>
    </w:p>
    <w:p w14:paraId="31095FAB" w14:textId="7B45EF98" w:rsidR="00495E8B" w:rsidRDefault="00495E8B" w:rsidP="00FD3E1A">
      <w:pPr>
        <w:numPr>
          <w:ilvl w:val="0"/>
          <w:numId w:val="28"/>
        </w:numPr>
        <w:jc w:val="both"/>
        <w:rPr>
          <w:ins w:id="2255" w:author="Екатерина Луткова" w:date="2016-04-01T18:09:00Z"/>
        </w:rPr>
      </w:pPr>
      <w:ins w:id="2256" w:author="Екатерина Луткова" w:date="2016-04-01T18:06:00Z">
        <w:r>
          <w:t xml:space="preserve">убыток материала, </w:t>
        </w:r>
        <w:proofErr w:type="spellStart"/>
        <w:r>
          <w:t>руб</w:t>
        </w:r>
        <w:proofErr w:type="spellEnd"/>
        <w:r>
          <w:t xml:space="preserve"> (цена материала из справочника </w:t>
        </w:r>
      </w:ins>
      <w:ins w:id="2257" w:author="Екатерина Луткова" w:date="2016-04-01T18:07:00Z">
        <w:r>
          <w:t xml:space="preserve">«Материалы» </w:t>
        </w:r>
      </w:ins>
      <w:ins w:id="2258" w:author="Екатерина Луткова" w:date="2016-04-01T18:09:00Z">
        <w:r w:rsidR="003F5BA8">
          <w:t>*</w:t>
        </w:r>
      </w:ins>
      <w:ins w:id="2259" w:author="Екатерина Луткова" w:date="2016-04-01T18:07:00Z">
        <w:r w:rsidR="003F5BA8">
          <w:t xml:space="preserve"> умножается вес детали по черт</w:t>
        </w:r>
        <w:proofErr w:type="gramStart"/>
        <w:r w:rsidR="003F5BA8">
          <w:t>.</w:t>
        </w:r>
      </w:ins>
      <w:proofErr w:type="gramEnd"/>
      <w:ins w:id="2260" w:author="Екатерина Луткова" w:date="2016-04-01T18:08:00Z">
        <w:r w:rsidR="003F5BA8">
          <w:t xml:space="preserve">* </w:t>
        </w:r>
        <w:proofErr w:type="gramStart"/>
        <w:r w:rsidR="003F5BA8">
          <w:t>к</w:t>
        </w:r>
        <w:proofErr w:type="gramEnd"/>
        <w:r w:rsidR="003F5BA8">
          <w:t>оличество брака);</w:t>
        </w:r>
      </w:ins>
    </w:p>
    <w:p w14:paraId="69740773" w14:textId="2CC7F702" w:rsidR="003F5BA8" w:rsidRDefault="003F5BA8" w:rsidP="00FD3E1A">
      <w:pPr>
        <w:numPr>
          <w:ilvl w:val="0"/>
          <w:numId w:val="28"/>
        </w:numPr>
        <w:jc w:val="both"/>
        <w:rPr>
          <w:ins w:id="2261" w:author="Екатерина Луткова" w:date="2016-04-01T18:09:00Z"/>
        </w:rPr>
      </w:pPr>
      <w:ins w:id="2262" w:author="Екатерина Луткова" w:date="2016-04-01T18:09:00Z">
        <w:r>
          <w:t>прямые затраты</w:t>
        </w:r>
      </w:ins>
      <w:ins w:id="2263" w:author="Екатерина Луткова" w:date="2016-04-01T18:10:00Z">
        <w:r>
          <w:t xml:space="preserve"> (берутся из плановой калькуляции)</w:t>
        </w:r>
      </w:ins>
      <w:ins w:id="2264" w:author="Екатерина Луткова" w:date="2016-04-01T18:09:00Z">
        <w:r>
          <w:t>:</w:t>
        </w:r>
      </w:ins>
    </w:p>
    <w:p w14:paraId="234EC20A" w14:textId="4127CADC" w:rsidR="003F5BA8" w:rsidRDefault="003F5BA8">
      <w:pPr>
        <w:ind w:left="1416"/>
        <w:jc w:val="both"/>
        <w:rPr>
          <w:ins w:id="2265" w:author="Екатерина Луткова" w:date="2016-04-01T18:10:00Z"/>
        </w:rPr>
        <w:pPrChange w:id="2266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67" w:author="Екатерина Луткова" w:date="2016-04-01T18:09:00Z">
        <w:r>
          <w:t>- транспортные</w:t>
        </w:r>
      </w:ins>
      <w:ins w:id="2268" w:author="Екатерина Луткова" w:date="2016-04-01T18:10:00Z">
        <w:r>
          <w:t>, руб.;</w:t>
        </w:r>
      </w:ins>
    </w:p>
    <w:p w14:paraId="2E9E2514" w14:textId="1F002EAB" w:rsidR="003F5BA8" w:rsidRDefault="003F5BA8">
      <w:pPr>
        <w:ind w:left="1416"/>
        <w:jc w:val="both"/>
        <w:rPr>
          <w:ins w:id="2269" w:author="Екатерина Луткова" w:date="2016-04-01T18:10:00Z"/>
        </w:rPr>
        <w:pPrChange w:id="2270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1" w:author="Екатерина Луткова" w:date="2016-04-01T18:10:00Z">
        <w:r>
          <w:t>- основная заработная плата, руб.;</w:t>
        </w:r>
      </w:ins>
    </w:p>
    <w:p w14:paraId="650B2192" w14:textId="2363348D" w:rsidR="003F5BA8" w:rsidRDefault="003F5BA8">
      <w:pPr>
        <w:ind w:left="1416"/>
        <w:jc w:val="both"/>
        <w:rPr>
          <w:ins w:id="2272" w:author="Екатерина Луткова" w:date="2016-04-01T18:10:00Z"/>
        </w:rPr>
        <w:pPrChange w:id="2273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4" w:author="Екатерина Луткова" w:date="2016-04-01T18:11:00Z">
        <w:r>
          <w:t xml:space="preserve">- </w:t>
        </w:r>
      </w:ins>
      <w:ins w:id="2275" w:author="Екатерина Луткова" w:date="2016-04-01T18:10:00Z">
        <w:r>
          <w:t xml:space="preserve">дополнительная </w:t>
        </w:r>
        <w:proofErr w:type="spellStart"/>
        <w:r>
          <w:t>зп</w:t>
        </w:r>
        <w:proofErr w:type="spellEnd"/>
        <w:r>
          <w:t>, руб.;</w:t>
        </w:r>
      </w:ins>
    </w:p>
    <w:p w14:paraId="7713DADE" w14:textId="476CC9D1" w:rsidR="003F5BA8" w:rsidRDefault="003F5BA8">
      <w:pPr>
        <w:ind w:left="1416"/>
        <w:jc w:val="both"/>
        <w:rPr>
          <w:ins w:id="2276" w:author="Екатерина Луткова" w:date="2016-04-01T18:11:00Z"/>
        </w:rPr>
        <w:pPrChange w:id="2277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78" w:author="Екатерина Луткова" w:date="2016-04-01T18:11:00Z">
        <w:r>
          <w:t>- отчисления ЕСН, руб.;</w:t>
        </w:r>
      </w:ins>
    </w:p>
    <w:p w14:paraId="50B83F9A" w14:textId="63CB67DB" w:rsidR="003F5BA8" w:rsidRDefault="003F5BA8">
      <w:pPr>
        <w:ind w:left="1416"/>
        <w:jc w:val="both"/>
        <w:rPr>
          <w:ins w:id="2279" w:author="Екатерина Луткова" w:date="2016-04-01T18:11:00Z"/>
        </w:rPr>
        <w:pPrChange w:id="2280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2281" w:author="Екатерина Луткова" w:date="2016-04-01T18:11:00Z">
        <w:r>
          <w:t>- электроэнергия для формовых, руб.;</w:t>
        </w:r>
      </w:ins>
    </w:p>
    <w:p w14:paraId="0E5BD940" w14:textId="255D647B" w:rsidR="003F5BA8" w:rsidRDefault="003F5BA8">
      <w:pPr>
        <w:ind w:left="1416"/>
        <w:jc w:val="both"/>
        <w:pPrChange w:id="2282" w:author="Екатерина Луткова" w:date="2016-04-01T18:11:00Z">
          <w:pPr>
            <w:numPr>
              <w:numId w:val="28"/>
            </w:numPr>
            <w:ind w:left="720" w:hanging="360"/>
            <w:jc w:val="both"/>
          </w:pPr>
        </w:pPrChange>
      </w:pPr>
      <w:ins w:id="2283" w:author="Екатерина Луткова" w:date="2016-04-01T18:11:00Z">
        <w:r>
          <w:t>- электроэнергия прочая, руб.</w:t>
        </w:r>
      </w:ins>
    </w:p>
    <w:p w14:paraId="32399643" w14:textId="1B19830C" w:rsidR="00FD3E1A" w:rsidDel="003F5BA8" w:rsidRDefault="00FD3E1A" w:rsidP="00FD3E1A">
      <w:pPr>
        <w:numPr>
          <w:ilvl w:val="0"/>
          <w:numId w:val="28"/>
        </w:numPr>
        <w:jc w:val="both"/>
        <w:rPr>
          <w:del w:id="2284" w:author="Екатерина Луткова" w:date="2016-04-01T18:12:00Z"/>
        </w:rPr>
      </w:pPr>
      <w:del w:id="2285" w:author="Екатерина Луткова" w:date="2016-04-01T18:12:00Z">
        <w:r w:rsidDel="003F5BA8">
          <w:delText>сырье и материалы</w:delText>
        </w:r>
        <w:r w:rsidR="00507C7D" w:rsidDel="003F5BA8">
          <w:delText xml:space="preserve"> (сумма)</w:delText>
        </w:r>
        <w:r w:rsidDel="003F5BA8">
          <w:delText>;</w:delText>
        </w:r>
      </w:del>
    </w:p>
    <w:p w14:paraId="66465B35" w14:textId="3CC52FB6" w:rsidR="00995276" w:rsidDel="003F5BA8" w:rsidRDefault="00995276" w:rsidP="00FD3E1A">
      <w:pPr>
        <w:numPr>
          <w:ilvl w:val="0"/>
          <w:numId w:val="28"/>
        </w:numPr>
        <w:jc w:val="both"/>
        <w:rPr>
          <w:del w:id="2286" w:author="Екатерина Луткова" w:date="2016-04-01T18:12:00Z"/>
        </w:rPr>
      </w:pPr>
      <w:del w:id="2287" w:author="Екатерина Луткова" w:date="2016-04-01T18:12:00Z">
        <w:r w:rsidDel="003F5BA8">
          <w:delText>транспортные (сумма);</w:delText>
        </w:r>
      </w:del>
    </w:p>
    <w:p w14:paraId="3425FC69" w14:textId="77C63BC8" w:rsidR="00FD3E1A" w:rsidDel="003F5BA8" w:rsidRDefault="00507C7D" w:rsidP="00FD3E1A">
      <w:pPr>
        <w:numPr>
          <w:ilvl w:val="0"/>
          <w:numId w:val="28"/>
        </w:numPr>
        <w:jc w:val="both"/>
        <w:rPr>
          <w:del w:id="2288" w:author="Екатерина Луткова" w:date="2016-04-01T18:12:00Z"/>
        </w:rPr>
      </w:pPr>
      <w:del w:id="2289" w:author="Екатерина Луткова" w:date="2016-04-01T18:12:00Z">
        <w:r w:rsidDel="003F5BA8">
          <w:delText>основная зарплата</w:delText>
        </w:r>
        <w:r w:rsidR="00995276" w:rsidDel="003F5BA8">
          <w:delText xml:space="preserve"> </w:delText>
        </w:r>
        <w:r w:rsidDel="003F5BA8">
          <w:delText>(сумма);</w:delText>
        </w:r>
      </w:del>
    </w:p>
    <w:p w14:paraId="30512129" w14:textId="0AF06FF4" w:rsidR="00507C7D" w:rsidDel="003F5BA8" w:rsidRDefault="00507C7D" w:rsidP="00FD3E1A">
      <w:pPr>
        <w:numPr>
          <w:ilvl w:val="0"/>
          <w:numId w:val="28"/>
        </w:numPr>
        <w:jc w:val="both"/>
        <w:rPr>
          <w:del w:id="2290" w:author="Екатерина Луткова" w:date="2016-04-01T18:12:00Z"/>
        </w:rPr>
      </w:pPr>
      <w:del w:id="2291" w:author="Екатерина Луткова" w:date="2016-04-01T18:12:00Z">
        <w:r w:rsidDel="003F5BA8">
          <w:delText>дополнительная зарплата(сумма);</w:delText>
        </w:r>
      </w:del>
    </w:p>
    <w:p w14:paraId="3371F3A4" w14:textId="4503A6B4" w:rsidR="00507C7D" w:rsidDel="003F5BA8" w:rsidRDefault="00507C7D" w:rsidP="00FD3E1A">
      <w:pPr>
        <w:numPr>
          <w:ilvl w:val="0"/>
          <w:numId w:val="28"/>
        </w:numPr>
        <w:jc w:val="both"/>
        <w:rPr>
          <w:del w:id="2292" w:author="Екатерина Луткова" w:date="2016-04-01T18:12:00Z"/>
        </w:rPr>
      </w:pPr>
      <w:del w:id="2293" w:author="Екатерина Луткова" w:date="2016-04-01T18:12:00Z">
        <w:r w:rsidDel="003F5BA8">
          <w:delText>отчисления ЕСН(сумма);</w:delText>
        </w:r>
      </w:del>
    </w:p>
    <w:p w14:paraId="359CBAF0" w14:textId="381F10AC" w:rsidR="00507C7D" w:rsidDel="003F5BA8" w:rsidRDefault="00507C7D" w:rsidP="00FD3E1A">
      <w:pPr>
        <w:numPr>
          <w:ilvl w:val="0"/>
          <w:numId w:val="28"/>
        </w:numPr>
        <w:jc w:val="both"/>
        <w:rPr>
          <w:del w:id="2294" w:author="Екатерина Луткова" w:date="2016-04-01T18:12:00Z"/>
        </w:rPr>
      </w:pPr>
      <w:del w:id="2295" w:author="Екатерина Луткова" w:date="2016-04-01T18:12:00Z">
        <w:r w:rsidDel="003F5BA8">
          <w:delText>общецеховые(сумма);</w:delText>
        </w:r>
      </w:del>
    </w:p>
    <w:p w14:paraId="58BC534A" w14:textId="2109C95D" w:rsidR="00507C7D" w:rsidDel="003F5BA8" w:rsidRDefault="00507C7D" w:rsidP="00FD3E1A">
      <w:pPr>
        <w:numPr>
          <w:ilvl w:val="0"/>
          <w:numId w:val="28"/>
        </w:numPr>
        <w:jc w:val="both"/>
        <w:rPr>
          <w:del w:id="2296" w:author="Екатерина Луткова" w:date="2016-04-01T18:12:00Z"/>
        </w:rPr>
      </w:pPr>
      <w:del w:id="2297" w:author="Екатерина Луткова" w:date="2016-04-01T18:12:00Z">
        <w:r w:rsidDel="003F5BA8">
          <w:delText>общепроизводственные(сумма);</w:delText>
        </w:r>
      </w:del>
    </w:p>
    <w:p w14:paraId="4BD4305F" w14:textId="0F7EBCF2" w:rsidR="00507C7D" w:rsidDel="003F5BA8" w:rsidRDefault="00507C7D" w:rsidP="00FD3E1A">
      <w:pPr>
        <w:numPr>
          <w:ilvl w:val="0"/>
          <w:numId w:val="28"/>
        </w:numPr>
        <w:jc w:val="both"/>
        <w:rPr>
          <w:del w:id="2298" w:author="Екатерина Луткова" w:date="2016-04-01T18:12:00Z"/>
        </w:rPr>
      </w:pPr>
      <w:del w:id="2299" w:author="Екатерина Луткова" w:date="2016-04-01T18:12:00Z">
        <w:r w:rsidDel="003F5BA8">
          <w:delText>электроэнергия для формовых(сумма);</w:delText>
        </w:r>
      </w:del>
    </w:p>
    <w:p w14:paraId="26509B55" w14:textId="0C234052" w:rsidR="00507C7D" w:rsidDel="003F5BA8" w:rsidRDefault="00507C7D" w:rsidP="00FD3E1A">
      <w:pPr>
        <w:numPr>
          <w:ilvl w:val="0"/>
          <w:numId w:val="28"/>
        </w:numPr>
        <w:jc w:val="both"/>
        <w:rPr>
          <w:del w:id="2300" w:author="Екатерина Луткова" w:date="2016-04-01T18:12:00Z"/>
        </w:rPr>
      </w:pPr>
      <w:del w:id="2301" w:author="Екатерина Луткова" w:date="2016-04-01T18:12:00Z">
        <w:r w:rsidDel="003F5BA8">
          <w:delText>электроэнергия прочая(сумма);</w:delText>
        </w:r>
      </w:del>
    </w:p>
    <w:p w14:paraId="7D63D827" w14:textId="3F674A4D" w:rsidR="00507C7D" w:rsidDel="003F5BA8" w:rsidRDefault="00507C7D" w:rsidP="00FD3E1A">
      <w:pPr>
        <w:numPr>
          <w:ilvl w:val="0"/>
          <w:numId w:val="28"/>
        </w:numPr>
        <w:jc w:val="both"/>
        <w:rPr>
          <w:del w:id="2302" w:author="Екатерина Луткова" w:date="2016-04-01T18:12:00Z"/>
        </w:rPr>
      </w:pPr>
      <w:del w:id="2303" w:author="Екатерина Луткова" w:date="2016-04-01T18:12:00Z">
        <w:r w:rsidDel="003F5BA8">
          <w:lastRenderedPageBreak/>
          <w:delText>непредвиденные(сумма);</w:delText>
        </w:r>
      </w:del>
    </w:p>
    <w:p w14:paraId="7A684CEC" w14:textId="789A54DE" w:rsidR="00507C7D" w:rsidDel="003F5BA8" w:rsidRDefault="00507C7D" w:rsidP="00FD3E1A">
      <w:pPr>
        <w:numPr>
          <w:ilvl w:val="0"/>
          <w:numId w:val="28"/>
        </w:numPr>
        <w:jc w:val="both"/>
        <w:rPr>
          <w:del w:id="2304" w:author="Екатерина Луткова" w:date="2016-04-01T18:12:00Z"/>
        </w:rPr>
      </w:pPr>
      <w:del w:id="2305" w:author="Екатерина Луткова" w:date="2016-04-01T18:12:00Z">
        <w:r w:rsidDel="003F5BA8">
          <w:delText>себестоимость(сумма);</w:delText>
        </w:r>
      </w:del>
    </w:p>
    <w:p w14:paraId="0E5BE436" w14:textId="53B6D43D" w:rsidR="00507C7D" w:rsidDel="003F5BA8" w:rsidRDefault="00507C7D" w:rsidP="00FD3E1A">
      <w:pPr>
        <w:numPr>
          <w:ilvl w:val="0"/>
          <w:numId w:val="28"/>
        </w:numPr>
        <w:jc w:val="both"/>
        <w:rPr>
          <w:del w:id="2306" w:author="Екатерина Луткова" w:date="2016-04-01T18:12:00Z"/>
        </w:rPr>
      </w:pPr>
      <w:del w:id="2307" w:author="Екатерина Луткова" w:date="2016-04-01T18:12:00Z">
        <w:r w:rsidDel="003F5BA8">
          <w:delText>цена(сумма);</w:delText>
        </w:r>
      </w:del>
    </w:p>
    <w:p w14:paraId="764EA370" w14:textId="27F91149" w:rsidR="00507C7D" w:rsidDel="003F5BA8" w:rsidRDefault="00507C7D" w:rsidP="00FD3E1A">
      <w:pPr>
        <w:numPr>
          <w:ilvl w:val="0"/>
          <w:numId w:val="28"/>
        </w:numPr>
        <w:jc w:val="both"/>
        <w:rPr>
          <w:del w:id="2308" w:author="Екатерина Луткова" w:date="2016-04-01T18:12:00Z"/>
        </w:rPr>
      </w:pPr>
      <w:del w:id="2309" w:author="Екатерина Луткова" w:date="2016-04-01T18:12:00Z">
        <w:r w:rsidDel="003F5BA8">
          <w:delText>НДС;</w:delText>
        </w:r>
      </w:del>
    </w:p>
    <w:p w14:paraId="41E0E5E4" w14:textId="6CED8091" w:rsidR="00507C7D" w:rsidRPr="00FD3E1A" w:rsidDel="003F5BA8" w:rsidRDefault="00507C7D" w:rsidP="00FD3E1A">
      <w:pPr>
        <w:numPr>
          <w:ilvl w:val="0"/>
          <w:numId w:val="28"/>
        </w:numPr>
        <w:jc w:val="both"/>
        <w:rPr>
          <w:del w:id="2310" w:author="Екатерина Луткова" w:date="2016-04-01T18:12:00Z"/>
        </w:rPr>
      </w:pPr>
      <w:del w:id="2311" w:author="Екатерина Луткова" w:date="2016-04-01T18:12:00Z">
        <w:r w:rsidDel="003F5BA8">
          <w:delText>сумма ( количество брака*цену с НДС).</w:delText>
        </w:r>
      </w:del>
    </w:p>
    <w:p w14:paraId="6BE02C60" w14:textId="437731E5" w:rsidR="000D4006" w:rsidRDefault="000D4006">
      <w:pPr>
        <w:pStyle w:val="2"/>
        <w:spacing w:before="100" w:beforeAutospacing="1" w:after="100" w:afterAutospacing="1" w:line="360" w:lineRule="auto"/>
        <w:ind w:left="1129" w:firstLine="0"/>
        <w:jc w:val="both"/>
        <w:pPrChange w:id="2312" w:author="Екатерина Луткова" w:date="2016-04-20T12:09:00Z">
          <w:pPr>
            <w:pStyle w:val="2"/>
            <w:spacing w:before="100" w:beforeAutospacing="1" w:after="100" w:afterAutospacing="1" w:line="360" w:lineRule="auto"/>
            <w:jc w:val="both"/>
          </w:pPr>
        </w:pPrChange>
      </w:pPr>
      <w:bookmarkStart w:id="2313" w:name="_Toc448917616"/>
      <w:r>
        <w:t>4.</w:t>
      </w:r>
      <w:ins w:id="2314" w:author="Екатерина Луткова" w:date="2016-04-20T12:08:00Z">
        <w:r w:rsidR="00295E57">
          <w:t>10</w:t>
        </w:r>
      </w:ins>
      <w:del w:id="2315" w:author="Екатерина Луткова" w:date="2016-04-20T12:08:00Z">
        <w:r w:rsidDel="00295E57">
          <w:delText>9</w:delText>
        </w:r>
      </w:del>
      <w:r>
        <w:t xml:space="preserve"> Журнал прихода материалов</w:t>
      </w:r>
      <w:bookmarkEnd w:id="2313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№ СФ</w:t>
            </w:r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</w:t>
            </w:r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 материала. Выбирается из справочника «Поставщики» [п. 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Сумма по СФ</w:t>
            </w:r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Материал</w:t>
            </w:r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</w:t>
            </w:r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</w:t>
            </w:r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Передано</w:t>
            </w:r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>
      <w:pPr>
        <w:rPr>
          <w:ins w:id="2316" w:author="Екатерина Луткова" w:date="2016-04-01T18:12:00Z"/>
        </w:rPr>
        <w:pPrChange w:id="2317" w:author="Екатерина Луткова" w:date="2016-04-01T18:12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</w:p>
    <w:p w14:paraId="1D477144" w14:textId="01D95CFC" w:rsidR="003F5BA8" w:rsidRDefault="003F5BA8">
      <w:pPr>
        <w:ind w:firstLine="708"/>
        <w:rPr>
          <w:ins w:id="2318" w:author="Екатерина Луткова" w:date="2016-04-01T18:12:00Z"/>
        </w:rPr>
        <w:pPrChange w:id="2319" w:author="Екатерина Луткова" w:date="2016-04-01T18:15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20" w:author="Екатерина Луткова" w:date="2016-04-01T18:12:00Z">
        <w:r>
          <w:t xml:space="preserve">Предусмотреть формирование отчета по </w:t>
        </w:r>
      </w:ins>
      <w:ins w:id="2321" w:author="Екатерина Луткова" w:date="2016-04-01T18:13:00Z">
        <w:r>
          <w:t xml:space="preserve">приходу конкретного </w:t>
        </w:r>
      </w:ins>
      <w:ins w:id="2322" w:author="Екатерина Луткова" w:date="2016-04-01T18:12:00Z">
        <w:r>
          <w:t>материала за заданный период</w:t>
        </w:r>
      </w:ins>
      <w:ins w:id="2323" w:author="Екатерина Луткова" w:date="2016-04-01T18:14:00Z">
        <w:r>
          <w:t>:</w:t>
        </w:r>
      </w:ins>
    </w:p>
    <w:p w14:paraId="42A88B6C" w14:textId="4242F7AD" w:rsidR="00DD7803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24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25" w:author="Екатерина Луткова" w:date="2016-04-20T12:08:00Z">
        <w:r>
          <w:t xml:space="preserve"> </w:t>
        </w:r>
      </w:ins>
      <w:bookmarkStart w:id="2326" w:name="_Toc448917617"/>
      <w:r w:rsidR="00DD7803">
        <w:t>Журнал учета оплаченной и отгруженной продукции</w:t>
      </w:r>
      <w:bookmarkEnd w:id="2326"/>
    </w:p>
    <w:p w14:paraId="56F97890" w14:textId="77777777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Наименование заказчика выбирается из [п. 4.3.5]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2648" w:type="dxa"/>
          </w:tcPr>
          <w:p w14:paraId="40A02D3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32E6A5B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2648" w:type="dxa"/>
          </w:tcPr>
          <w:p w14:paraId="3886BC3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206F8BC" w14:textId="77777777" w:rsidTr="00135028">
        <w:trPr>
          <w:jc w:val="center"/>
        </w:trPr>
        <w:tc>
          <w:tcPr>
            <w:tcW w:w="3547" w:type="dxa"/>
          </w:tcPr>
          <w:p w14:paraId="174153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401CE38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</w:p>
        </w:tc>
        <w:tc>
          <w:tcPr>
            <w:tcW w:w="2648" w:type="dxa"/>
          </w:tcPr>
          <w:p w14:paraId="2F52AEC1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DD7803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1714EA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353E7F92" w14:textId="77777777" w:rsidTr="00135028">
        <w:trPr>
          <w:jc w:val="center"/>
        </w:trPr>
        <w:tc>
          <w:tcPr>
            <w:tcW w:w="3547" w:type="dxa"/>
          </w:tcPr>
          <w:p w14:paraId="398528E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3297" w:type="dxa"/>
          </w:tcPr>
          <w:p w14:paraId="447F9C6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2648" w:type="dxa"/>
          </w:tcPr>
          <w:p w14:paraId="6EA118BA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564F2529" w14:textId="77777777" w:rsidTr="00135028">
        <w:trPr>
          <w:jc w:val="center"/>
        </w:trPr>
        <w:tc>
          <w:tcPr>
            <w:tcW w:w="3547" w:type="dxa"/>
          </w:tcPr>
          <w:p w14:paraId="39B0E260" w14:textId="77777777" w:rsidR="00DD7803" w:rsidRP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51E94AA6" w14:textId="77777777" w:rsidR="00DD7803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2648" w:type="dxa"/>
          </w:tcPr>
          <w:p w14:paraId="7DE1B0F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FF1128" w:rsidRPr="00D84E5B" w14:paraId="3B175740" w14:textId="77777777" w:rsidTr="00135028">
        <w:trPr>
          <w:jc w:val="center"/>
        </w:trPr>
        <w:tc>
          <w:tcPr>
            <w:tcW w:w="3547" w:type="dxa"/>
          </w:tcPr>
          <w:p w14:paraId="3551748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10F048B2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2648" w:type="dxa"/>
          </w:tcPr>
          <w:p w14:paraId="6D218C7C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190496E9" w14:textId="77777777" w:rsidTr="00135028">
        <w:trPr>
          <w:jc w:val="center"/>
        </w:trPr>
        <w:tc>
          <w:tcPr>
            <w:tcW w:w="3547" w:type="dxa"/>
          </w:tcPr>
          <w:p w14:paraId="097B02C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3297" w:type="dxa"/>
          </w:tcPr>
          <w:p w14:paraId="4F273010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2648" w:type="dxa"/>
          </w:tcPr>
          <w:p w14:paraId="2D6BBB7E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78AB81E6" w14:textId="77777777" w:rsidTr="00135028">
        <w:trPr>
          <w:jc w:val="center"/>
        </w:trPr>
        <w:tc>
          <w:tcPr>
            <w:tcW w:w="3547" w:type="dxa"/>
          </w:tcPr>
          <w:p w14:paraId="601E1CB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7E40A1E5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форм*гнездность</w:t>
            </w:r>
          </w:p>
        </w:tc>
        <w:tc>
          <w:tcPr>
            <w:tcW w:w="2648" w:type="dxa"/>
          </w:tcPr>
          <w:p w14:paraId="108FD358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Char(5)</w:t>
            </w:r>
          </w:p>
        </w:tc>
      </w:tr>
      <w:tr w:rsidR="00DD7803" w:rsidRPr="00D84E5B" w14:paraId="6CB44BB3" w14:textId="77777777" w:rsidTr="00135028">
        <w:trPr>
          <w:jc w:val="center"/>
        </w:trPr>
        <w:tc>
          <w:tcPr>
            <w:tcW w:w="3547" w:type="dxa"/>
          </w:tcPr>
          <w:p w14:paraId="66A357D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236D42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2648" w:type="dxa"/>
          </w:tcPr>
          <w:p w14:paraId="31AA48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DD7803" w:rsidRPr="00D84E5B" w14:paraId="2500B12B" w14:textId="77777777" w:rsidTr="00135028">
        <w:trPr>
          <w:jc w:val="center"/>
        </w:trPr>
        <w:tc>
          <w:tcPr>
            <w:tcW w:w="3547" w:type="dxa"/>
          </w:tcPr>
          <w:p w14:paraId="5BC90D3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4B0C9BC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  <w:r w:rsidR="00FF1128">
              <w:rPr>
                <w:szCs w:val="24"/>
              </w:rPr>
              <w:t>(дней)</w:t>
            </w:r>
          </w:p>
        </w:tc>
        <w:tc>
          <w:tcPr>
            <w:tcW w:w="2648" w:type="dxa"/>
          </w:tcPr>
          <w:p w14:paraId="3DC0B58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Char(3)</w:t>
            </w:r>
          </w:p>
        </w:tc>
      </w:tr>
      <w:tr w:rsidR="00DD7803" w:rsidRPr="00D84E5B" w14:paraId="59749F8C" w14:textId="77777777" w:rsidTr="00135028">
        <w:trPr>
          <w:jc w:val="center"/>
        </w:trPr>
        <w:tc>
          <w:tcPr>
            <w:tcW w:w="3547" w:type="dxa"/>
          </w:tcPr>
          <w:p w14:paraId="2699902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6C3BA6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77E75A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0D0BCD5D" w14:textId="77777777" w:rsidTr="00135028">
        <w:trPr>
          <w:jc w:val="center"/>
        </w:trPr>
        <w:tc>
          <w:tcPr>
            <w:tcW w:w="3547" w:type="dxa"/>
          </w:tcPr>
          <w:p w14:paraId="6A199ED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73EE936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229A1B0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34D67ADE" w14:textId="7E61D34C" w:rsidR="00FF1128" w:rsidRDefault="00295E5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  <w:pPrChange w:id="2327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2328" w:author="Екатерина Луткова" w:date="2016-04-20T12:08:00Z">
        <w:r>
          <w:t xml:space="preserve"> </w:t>
        </w:r>
      </w:ins>
      <w:bookmarkStart w:id="2329" w:name="_Toc448917618"/>
      <w:r w:rsidR="00FF1128">
        <w:t>Журнал вальцовщика</w:t>
      </w:r>
      <w:bookmarkEnd w:id="2329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lastRenderedPageBreak/>
              <w:t>Материал</w:t>
            </w:r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7E697D">
              <w:rPr>
                <w:szCs w:val="24"/>
              </w:rPr>
              <w:t>Наименование(обозначение) материала</w:t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260" w:type="dxa"/>
          </w:tcPr>
          <w:p w14:paraId="6D9A4493" w14:textId="7083E161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30" w:author="Екатерина Луткова" w:date="2016-04-01T16:58:00Z">
              <w:r w:rsidR="00910A02">
                <w:t>текущей</w:t>
              </w:r>
            </w:ins>
            <w:del w:id="2331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32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33" w:name="_Toc448917619"/>
      <w:r>
        <w:t>Распоряжение на отгрузку</w:t>
      </w:r>
      <w:r w:rsidR="0038185E">
        <w:t xml:space="preserve"> (журнал)</w:t>
      </w:r>
      <w:bookmarkEnd w:id="2333"/>
    </w:p>
    <w:p w14:paraId="56BCD4DD" w14:textId="77777777" w:rsidR="0038185E" w:rsidRPr="0038185E" w:rsidRDefault="0038185E" w:rsidP="0038185E">
      <w:pPr>
        <w:ind w:left="708"/>
      </w:pPr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427" w:type="dxa"/>
          </w:tcPr>
          <w:p w14:paraId="33DD51BF" w14:textId="6774378C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2334" w:author="Екатерина Луткова" w:date="2016-04-01T16:58:00Z">
              <w:r w:rsidR="00910A02">
                <w:t>текущей</w:t>
              </w:r>
            </w:ins>
            <w:del w:id="2335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</w:p>
        </w:tc>
      </w:tr>
    </w:tbl>
    <w:p w14:paraId="6CE06E22" w14:textId="77777777" w:rsidR="00DD7803" w:rsidRDefault="00DD7803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ind w:left="0" w:firstLine="709"/>
        <w:jc w:val="both"/>
        <w:pPrChange w:id="2336" w:author="Екатерина Луткова" w:date="2016-04-20T12:08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2337" w:name="_Toc448917620"/>
      <w:r>
        <w:t>Модуль «</w:t>
      </w:r>
      <w:r w:rsidRPr="005A357F">
        <w:t>Расход материалов</w:t>
      </w:r>
      <w:r>
        <w:t>»</w:t>
      </w:r>
      <w:bookmarkEnd w:id="2337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>отгружено 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Далее считается разница между блоками.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r>
        <w:t>Подсчет ведется по каждому конкретному материалу 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2338" w:name="_Toc448917621"/>
      <w:r>
        <w:t>5 ТРЕБОВАНИЯ К НАДЕЖНОСТИ</w:t>
      </w:r>
      <w:bookmarkEnd w:id="2338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2339" w:name="_Toc418591219"/>
      <w:bookmarkStart w:id="2340" w:name="_Toc432605163"/>
      <w:bookmarkStart w:id="2341" w:name="_Toc448917622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2339"/>
      <w:bookmarkEnd w:id="2340"/>
      <w:bookmarkEnd w:id="2341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342" w:name="_Toc418591220"/>
      <w:bookmarkStart w:id="2343" w:name="_Toc432605164"/>
      <w:bookmarkStart w:id="2344" w:name="_Toc448917623"/>
      <w:r>
        <w:t>5</w:t>
      </w:r>
      <w:r w:rsidRPr="00B45BC2">
        <w:t>.1. Архитектура системы</w:t>
      </w:r>
      <w:bookmarkEnd w:id="2342"/>
      <w:bookmarkEnd w:id="2343"/>
      <w:bookmarkEnd w:id="2344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345" w:name="_Toc418591221"/>
      <w:bookmarkStart w:id="2346" w:name="_Toc432605165"/>
      <w:bookmarkStart w:id="2347" w:name="_Toc448917624"/>
      <w:r>
        <w:t>5</w:t>
      </w:r>
      <w:r w:rsidRPr="00B45BC2">
        <w:t>.2. Требования к аппаратному обеспечению системы</w:t>
      </w:r>
      <w:bookmarkEnd w:id="2345"/>
      <w:bookmarkEnd w:id="2346"/>
      <w:bookmarkEnd w:id="2347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44" w:author="staff" w:date="2016-03-25T08:00:00Z" w:initials="s">
    <w:p w14:paraId="05E0F99A" w14:textId="77777777" w:rsidR="003132CD" w:rsidRDefault="003132CD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3132CD" w:rsidRPr="00D2120D" w:rsidRDefault="003132CD">
      <w:pPr>
        <w:pStyle w:val="af1"/>
      </w:pPr>
    </w:p>
  </w:comment>
  <w:comment w:id="554" w:author="Мухамедшин" w:date="2016-03-30T10:13:00Z" w:initials="Е.Р.">
    <w:p w14:paraId="38C8DEDA" w14:textId="6F7DE247" w:rsidR="003132CD" w:rsidRDefault="003132CD">
      <w:pPr>
        <w:pStyle w:val="af1"/>
      </w:pPr>
      <w:r>
        <w:rPr>
          <w:rStyle w:val="af0"/>
        </w:rPr>
        <w:annotationRef/>
      </w:r>
      <w:r>
        <w:t xml:space="preserve">А для чего делать справочник этих значений? Может просто текстовое поле, </w:t>
      </w:r>
      <w:proofErr w:type="gramStart"/>
      <w:r>
        <w:t>там</w:t>
      </w:r>
      <w:proofErr w:type="gramEnd"/>
      <w:r>
        <w:t xml:space="preserve"> где нужно? </w:t>
      </w:r>
    </w:p>
    <w:p w14:paraId="4B5EBEE5" w14:textId="0CCE2FD6" w:rsidR="003132CD" w:rsidRDefault="003132CD">
      <w:pPr>
        <w:pStyle w:val="af1"/>
      </w:pPr>
      <w:r>
        <w:t>Если оставляем справочник, то непонятно как фильтровать его значения</w:t>
      </w:r>
    </w:p>
  </w:comment>
  <w:comment w:id="1155" w:author="staff" w:date="2016-03-29T20:47:00Z" w:initials="s">
    <w:p w14:paraId="20332B6D" w14:textId="34BC4ABA" w:rsidR="003132CD" w:rsidRDefault="003132CD">
      <w:pPr>
        <w:pStyle w:val="af1"/>
      </w:pPr>
      <w:r>
        <w:rPr>
          <w:rStyle w:val="af0"/>
        </w:rPr>
        <w:annotationRef/>
      </w:r>
      <w:r>
        <w:t>Какой формат поля Товары? Просто наименование детали, или собирается из нескольких полей</w:t>
      </w:r>
    </w:p>
  </w:comment>
  <w:comment w:id="1156" w:author="staff" w:date="2016-03-29T20:48:00Z" w:initials="s">
    <w:p w14:paraId="69A94C93" w14:textId="0E8228B8" w:rsidR="003132CD" w:rsidRDefault="003132CD">
      <w:pPr>
        <w:pStyle w:val="af1"/>
      </w:pPr>
      <w:r>
        <w:rPr>
          <w:rStyle w:val="af0"/>
        </w:rPr>
        <w:annotationRef/>
      </w:r>
      <w:r>
        <w:t>В том числе НДС – используем значение налога из справочника Константы?</w:t>
      </w:r>
    </w:p>
  </w:comment>
  <w:comment w:id="1157" w:author="staff" w:date="2016-03-29T20:48:00Z" w:initials="s">
    <w:p w14:paraId="368B83BC" w14:textId="1C9A61DE" w:rsidR="003132CD" w:rsidRDefault="003132CD">
      <w:pPr>
        <w:pStyle w:val="af1"/>
      </w:pPr>
      <w:r>
        <w:rPr>
          <w:rStyle w:val="af0"/>
        </w:rPr>
        <w:annotationRef/>
      </w:r>
      <w:r>
        <w:t>Цена берется из поля Цена? Цена по калькуляции насколько я понимаю здесь не участвует?</w:t>
      </w:r>
    </w:p>
  </w:comment>
  <w:comment w:id="1192" w:author="staff" w:date="2016-03-29T20:52:00Z" w:initials="s">
    <w:p w14:paraId="551DB649" w14:textId="77777777" w:rsidR="003132CD" w:rsidRDefault="003132CD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3132CD" w:rsidRDefault="003132CD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1193" w:author="staff" w:date="2016-03-29T20:52:00Z" w:initials="s">
    <w:p w14:paraId="4E1AF39D" w14:textId="77777777" w:rsidR="003132CD" w:rsidRDefault="003132CD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3132CD" w:rsidRDefault="003132CD">
      <w:pPr>
        <w:pStyle w:val="af1"/>
      </w:pPr>
      <w:r>
        <w:t>Артикул, Код</w:t>
      </w:r>
    </w:p>
  </w:comment>
  <w:comment w:id="1230" w:author="staff" w:date="2016-04-03T16:24:00Z" w:initials="s">
    <w:p w14:paraId="0F6A7106" w14:textId="704D53AA" w:rsidR="003132CD" w:rsidRPr="00DC1026" w:rsidRDefault="003132CD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617" w:author="staff" w:date="2016-04-10T18:04:00Z" w:initials="s">
    <w:p w14:paraId="0CA165DA" w14:textId="414E64C5" w:rsidR="003132CD" w:rsidRDefault="003132CD">
      <w:pPr>
        <w:pStyle w:val="af1"/>
      </w:pPr>
      <w:r>
        <w:rPr>
          <w:rStyle w:val="af0"/>
        </w:rPr>
        <w:annotationRef/>
      </w:r>
      <w:r>
        <w:t>Группа есть в оснастке, это разные группы?</w:t>
      </w:r>
    </w:p>
  </w:comment>
  <w:comment w:id="1618" w:author="HOME" w:date="2016-04-21T08:42:00Z" w:initials="H">
    <w:p w14:paraId="332B481F" w14:textId="0A35129A" w:rsidR="003132CD" w:rsidRPr="007D2B8A" w:rsidRDefault="003132CD">
      <w:pPr>
        <w:pStyle w:val="af1"/>
      </w:pPr>
      <w:r>
        <w:rPr>
          <w:rStyle w:val="af0"/>
        </w:rPr>
        <w:annotationRef/>
      </w:r>
      <w:r>
        <w:t>Не совсем понял, все-таки группа – это реквизит оснастки или чертежа? Надо оставить где-то в одном месте, чтобы не дублировать? Или в чертеж подтягивать из оснастки, чтобы потом можно было менять?</w:t>
      </w:r>
    </w:p>
  </w:comment>
  <w:comment w:id="1667" w:author="HOME" w:date="2016-04-21T08:46:00Z" w:initials="H">
    <w:p w14:paraId="31175D43" w14:textId="03499166" w:rsidR="003132CD" w:rsidRDefault="003132CD">
      <w:pPr>
        <w:pStyle w:val="af1"/>
      </w:pPr>
      <w:r>
        <w:rPr>
          <w:rStyle w:val="af0"/>
        </w:rPr>
        <w:annotationRef/>
      </w:r>
      <w:r>
        <w:t>Тех карта одна у чертежа? Может быт несколько?</w:t>
      </w:r>
    </w:p>
  </w:comment>
  <w:comment w:id="1669" w:author="HOME" w:date="2016-04-21T08:46:00Z" w:initials="H">
    <w:p w14:paraId="385BB2BF" w14:textId="62430835" w:rsidR="003132CD" w:rsidRDefault="003132CD">
      <w:pPr>
        <w:pStyle w:val="af1"/>
      </w:pPr>
      <w:r>
        <w:rPr>
          <w:rStyle w:val="af0"/>
        </w:rPr>
        <w:annotationRef/>
      </w:r>
      <w:r>
        <w:t>Наименование детали или чертежа?</w:t>
      </w:r>
    </w:p>
  </w:comment>
  <w:comment w:id="1677" w:author="HOME" w:date="2016-04-21T08:48:00Z" w:initials="H">
    <w:p w14:paraId="409ECC7E" w14:textId="212B13D3" w:rsidR="003132CD" w:rsidRDefault="003132CD" w:rsidP="007D2B8A">
      <w:pPr>
        <w:pStyle w:val="af1"/>
        <w:numPr>
          <w:ilvl w:val="0"/>
          <w:numId w:val="44"/>
        </w:numPr>
      </w:pPr>
      <w:r>
        <w:rPr>
          <w:rStyle w:val="af0"/>
        </w:rPr>
        <w:annotationRef/>
      </w:r>
      <w:r>
        <w:t>Оснастка уже есть в чертеже, это другая? Если это одно и то же, есть ли необходимость делать возможность выбора и там и тут? Если да, при изменении в тех карте, должна замениться в чертеже?</w:t>
      </w:r>
    </w:p>
  </w:comment>
  <w:comment w:id="1678" w:author="HOME" w:date="2016-04-21T08:49:00Z" w:initials="H">
    <w:p w14:paraId="4EE8BD7C" w14:textId="6AF9B3B9" w:rsidR="003132CD" w:rsidRDefault="003132CD">
      <w:pPr>
        <w:pStyle w:val="af1"/>
      </w:pPr>
      <w:r>
        <w:rPr>
          <w:rStyle w:val="af0"/>
        </w:rPr>
        <w:annotationRef/>
      </w:r>
      <w:r>
        <w:t xml:space="preserve">Оснастка одна или может быть несколько в одной </w:t>
      </w:r>
      <w:proofErr w:type="spellStart"/>
      <w:r>
        <w:t>техкарте</w:t>
      </w:r>
      <w:proofErr w:type="spellEnd"/>
      <w:r>
        <w:t>?</w:t>
      </w:r>
    </w:p>
  </w:comment>
  <w:comment w:id="1679" w:author="HOME" w:date="2016-04-21T09:00:00Z" w:initials="H">
    <w:p w14:paraId="36EB4829" w14:textId="228E69DF" w:rsidR="003132CD" w:rsidRDefault="003132CD">
      <w:pPr>
        <w:pStyle w:val="af1"/>
      </w:pPr>
      <w:r>
        <w:rPr>
          <w:rStyle w:val="af0"/>
        </w:rPr>
        <w:annotationRef/>
      </w:r>
      <w:r>
        <w:t xml:space="preserve">Имеется в виду фактический? Материал из чертежа нельзя менять в </w:t>
      </w:r>
      <w:proofErr w:type="spellStart"/>
      <w:r>
        <w:t>те.карте</w:t>
      </w:r>
      <w:proofErr w:type="spellEnd"/>
      <w:r>
        <w:t>?</w:t>
      </w:r>
    </w:p>
  </w:comment>
  <w:comment w:id="1691" w:author="HOME" w:date="2016-04-21T08:51:00Z" w:initials="H">
    <w:p w14:paraId="03BAC419" w14:textId="6C2EDB54" w:rsidR="003132CD" w:rsidRDefault="003132CD">
      <w:pPr>
        <w:pStyle w:val="af1"/>
      </w:pPr>
      <w:r>
        <w:rPr>
          <w:rStyle w:val="af0"/>
        </w:rPr>
        <w:annotationRef/>
      </w:r>
      <w:r>
        <w:t xml:space="preserve">В случае изменения материала в </w:t>
      </w:r>
      <w:proofErr w:type="spellStart"/>
      <w:r>
        <w:t>тех.карте</w:t>
      </w:r>
      <w:proofErr w:type="spellEnd"/>
      <w:r>
        <w:t xml:space="preserve"> должна </w:t>
      </w:r>
      <w:proofErr w:type="spellStart"/>
      <w:r>
        <w:t>пересчитаться</w:t>
      </w:r>
      <w:proofErr w:type="spellEnd"/>
      <w:r>
        <w:t>?</w:t>
      </w:r>
    </w:p>
  </w:comment>
  <w:comment w:id="1695" w:author="HOME" w:date="2016-04-21T08:52:00Z" w:initials="H">
    <w:p w14:paraId="6D7A8533" w14:textId="23503C1E" w:rsidR="003132CD" w:rsidRDefault="003132CD">
      <w:pPr>
        <w:pStyle w:val="af1"/>
      </w:pPr>
      <w:r>
        <w:rPr>
          <w:rStyle w:val="af0"/>
        </w:rPr>
        <w:annotationRef/>
      </w:r>
      <w:r>
        <w:t>Указанные в скриншоте процессы должны выводиться по умолчанию?</w:t>
      </w:r>
    </w:p>
  </w:comment>
  <w:comment w:id="1696" w:author="HOME" w:date="2016-04-21T08:55:00Z" w:initials="H">
    <w:p w14:paraId="581F1587" w14:textId="5D8AB5F8" w:rsidR="003132CD" w:rsidRDefault="003132CD">
      <w:pPr>
        <w:pStyle w:val="af1"/>
      </w:pPr>
      <w:r>
        <w:rPr>
          <w:rStyle w:val="af0"/>
        </w:rPr>
        <w:annotationRef/>
      </w:r>
      <w:r>
        <w:t>Все поля процесса текстовые или из справочников? Если справочники, то надо указать подробнее.</w:t>
      </w:r>
    </w:p>
  </w:comment>
  <w:comment w:id="1707" w:author="HOME" w:date="2016-04-21T08:56:00Z" w:initials="H">
    <w:p w14:paraId="2D73CF59" w14:textId="32DC12D1" w:rsidR="003132CD" w:rsidRDefault="003132CD">
      <w:pPr>
        <w:pStyle w:val="af1"/>
      </w:pPr>
      <w:r>
        <w:rPr>
          <w:rStyle w:val="af0"/>
        </w:rPr>
        <w:annotationRef/>
      </w:r>
      <w:r>
        <w:t>Можно вносить только в конец списка?</w:t>
      </w:r>
    </w:p>
  </w:comment>
  <w:comment w:id="1713" w:author="HOME" w:date="2016-04-21T09:01:00Z" w:initials="H">
    <w:p w14:paraId="4C8057D4" w14:textId="574D204B" w:rsidR="003132CD" w:rsidRDefault="003132CD">
      <w:pPr>
        <w:pStyle w:val="af1"/>
      </w:pPr>
      <w:r>
        <w:rPr>
          <w:rStyle w:val="af0"/>
        </w:rPr>
        <w:annotationRef/>
      </w:r>
      <w:r>
        <w:t>Наименование чего?</w:t>
      </w:r>
    </w:p>
  </w:comment>
  <w:comment w:id="1715" w:author="HOME" w:date="2016-04-21T09:02:00Z" w:initials="H">
    <w:p w14:paraId="44DCD428" w14:textId="046E08BB" w:rsidR="003132CD" w:rsidRDefault="003132CD">
      <w:pPr>
        <w:pStyle w:val="af1"/>
      </w:pPr>
      <w:r>
        <w:rPr>
          <w:rStyle w:val="af0"/>
        </w:rPr>
        <w:annotationRef/>
      </w:r>
      <w:r>
        <w:t>В чертеже есть только один материал, откуда брать остальные</w:t>
      </w:r>
    </w:p>
  </w:comment>
  <w:comment w:id="1801" w:author="Мухамедшин" w:date="2016-04-29T11:43:00Z" w:initials="Е.Р.">
    <w:p w14:paraId="4FD58214" w14:textId="173B6945" w:rsidR="003132CD" w:rsidRDefault="003132CD">
      <w:pPr>
        <w:pStyle w:val="af1"/>
      </w:pPr>
      <w:r>
        <w:rPr>
          <w:rStyle w:val="af0"/>
        </w:rPr>
        <w:annotationRef/>
      </w:r>
      <w:r>
        <w:t>Какой тип у этих полей, что в них должно содержаться?</w:t>
      </w:r>
    </w:p>
  </w:comment>
  <w:comment w:id="1802" w:author="HOME" w:date="2016-05-04T20:37:00Z" w:initials="H">
    <w:p w14:paraId="5A689733" w14:textId="53AE3443" w:rsidR="003132CD" w:rsidRPr="004F3161" w:rsidRDefault="003132CD">
      <w:pPr>
        <w:pStyle w:val="af1"/>
      </w:pPr>
      <w:r>
        <w:rPr>
          <w:rStyle w:val="af0"/>
        </w:rPr>
        <w:annotationRef/>
      </w:r>
      <w:r>
        <w:t>Имеется в виду количество деталей? Т.е. тип – целое число?</w:t>
      </w:r>
    </w:p>
  </w:comment>
  <w:comment w:id="1807" w:author="HOME" w:date="2016-05-04T20:38:00Z" w:initials="H">
    <w:p w14:paraId="5D17CFE5" w14:textId="72782508" w:rsidR="003132CD" w:rsidRDefault="003132CD">
      <w:pPr>
        <w:pStyle w:val="af1"/>
      </w:pPr>
      <w:r>
        <w:rPr>
          <w:rStyle w:val="af0"/>
        </w:rPr>
        <w:annotationRef/>
      </w:r>
      <w:r>
        <w:t xml:space="preserve">Партия назначается сразу при добавлении новой строки? Если удаляется строка наряда где-нибудь посередине, надо перенумеровывать </w:t>
      </w:r>
      <w:proofErr w:type="gramStart"/>
      <w:r>
        <w:t>следующие</w:t>
      </w:r>
      <w:proofErr w:type="gramEnd"/>
      <w:r>
        <w:t xml:space="preserve"> за ней?</w:t>
      </w:r>
    </w:p>
  </w:comment>
  <w:comment w:id="1808" w:author="HOME" w:date="2016-05-04T20:39:00Z" w:initials="H">
    <w:p w14:paraId="0631A649" w14:textId="1BE64023" w:rsidR="003132CD" w:rsidRDefault="003132CD">
      <w:pPr>
        <w:pStyle w:val="af1"/>
      </w:pPr>
      <w:r>
        <w:rPr>
          <w:rStyle w:val="af0"/>
        </w:rPr>
        <w:annotationRef/>
      </w:r>
      <w:r>
        <w:t>Как считается сумма, по дневному заданию или по выполненному?</w:t>
      </w:r>
    </w:p>
  </w:comment>
  <w:comment w:id="1813" w:author="Мухамедшин" w:date="2016-04-29T11:40:00Z" w:initials="Е.Р.">
    <w:p w14:paraId="25961AD5" w14:textId="03954FC3" w:rsidR="003132CD" w:rsidRDefault="003132CD">
      <w:pPr>
        <w:pStyle w:val="af1"/>
      </w:pPr>
      <w:r>
        <w:rPr>
          <w:rStyle w:val="af0"/>
        </w:rPr>
        <w:annotationRef/>
      </w:r>
      <w:r>
        <w:t>Как понять, сколько деталей изготовлено? В поле «Выполнено» проставляется количество, которое было изготовлено по каждому чертежу - это количество суммируется</w:t>
      </w:r>
    </w:p>
  </w:comment>
  <w:comment w:id="1823" w:author="Мухамедшин" w:date="2016-04-29T11:53:00Z" w:initials="Е.Р.">
    <w:p w14:paraId="5D422E1E" w14:textId="6C60A416" w:rsidR="003132CD" w:rsidRDefault="003132CD">
      <w:pPr>
        <w:pStyle w:val="af1"/>
      </w:pPr>
      <w:r>
        <w:rPr>
          <w:rStyle w:val="af0"/>
        </w:rPr>
        <w:annotationRef/>
      </w:r>
      <w:r>
        <w:t>Как именно?</w:t>
      </w:r>
    </w:p>
  </w:comment>
  <w:comment w:id="1841" w:author="Мухамедшин" w:date="2016-04-29T12:05:00Z" w:initials="Е.Р.">
    <w:p w14:paraId="0A71F557" w14:textId="00D6BC0F" w:rsidR="003132CD" w:rsidRDefault="003132CD">
      <w:pPr>
        <w:pStyle w:val="af1"/>
      </w:pPr>
      <w:r>
        <w:rPr>
          <w:rStyle w:val="af0"/>
        </w:rPr>
        <w:annotationRef/>
      </w:r>
      <w:r>
        <w:t>Непонятное поле, что обозначает?</w:t>
      </w:r>
    </w:p>
  </w:comment>
  <w:comment w:id="1844" w:author="Мухамедшин" w:date="2016-04-29T12:43:00Z" w:initials="Е.Р.">
    <w:p w14:paraId="48F9296C" w14:textId="5D2BEABB" w:rsidR="003132CD" w:rsidRDefault="003132CD">
      <w:pPr>
        <w:pStyle w:val="af1"/>
      </w:pPr>
      <w:r>
        <w:rPr>
          <w:rStyle w:val="af0"/>
        </w:rPr>
        <w:annotationRef/>
      </w:r>
      <w:r>
        <w:t xml:space="preserve">Где взять? Не понял, это рассчитываемое количество, или из заявки? </w:t>
      </w:r>
    </w:p>
  </w:comment>
  <w:comment w:id="1875" w:author="Мухамедшин" w:date="2016-04-29T12:45:00Z" w:initials="Е.Р.">
    <w:p w14:paraId="4D30655D" w14:textId="4A7BCBEF" w:rsidR="003132CD" w:rsidRDefault="003132CD">
      <w:pPr>
        <w:pStyle w:val="af1"/>
      </w:pPr>
      <w:r>
        <w:rPr>
          <w:rStyle w:val="af0"/>
        </w:rPr>
        <w:annotationRef/>
      </w:r>
      <w:r>
        <w:t>Что такое? Уч. – это участок – простое текстовое поле, которое заполняется вручную</w:t>
      </w:r>
    </w:p>
  </w:comment>
  <w:comment w:id="1879" w:author="Мухамедшин" w:date="2016-04-29T13:06:00Z" w:initials="Е.Р.">
    <w:p w14:paraId="4DDB3DFA" w14:textId="0C914B5F" w:rsidR="003132CD" w:rsidRDefault="003132CD">
      <w:pPr>
        <w:pStyle w:val="af1"/>
      </w:pPr>
      <w:r>
        <w:rPr>
          <w:rStyle w:val="af0"/>
        </w:rPr>
        <w:annotationRef/>
      </w:r>
      <w:r>
        <w:t>Округляем до целого вверх? Да, округляем до целого вверх</w:t>
      </w:r>
    </w:p>
  </w:comment>
  <w:comment w:id="1896" w:author="Мухамедшин" w:date="2016-04-29T13:04:00Z" w:initials="Е.Р.">
    <w:p w14:paraId="789D55CA" w14:textId="30D7E608" w:rsidR="003132CD" w:rsidRDefault="003132CD">
      <w:pPr>
        <w:pStyle w:val="af1"/>
      </w:pPr>
      <w:r>
        <w:rPr>
          <w:rStyle w:val="af0"/>
        </w:rPr>
        <w:annotationRef/>
      </w:r>
      <w:r>
        <w:t>Это поле типа</w:t>
      </w:r>
      <w:proofErr w:type="gramStart"/>
      <w:r>
        <w:t xml:space="preserve"> Д</w:t>
      </w:r>
      <w:proofErr w:type="gramEnd"/>
      <w:r>
        <w:t xml:space="preserve">а/Нет? Можно сказать и так, если 1-то значит работа последовательная, одновременно пресс не работает. Если – 0, то на прессе одновременно изготавливаются обе детали, </w:t>
      </w:r>
      <w:proofErr w:type="gramStart"/>
      <w:r>
        <w:t>следовательно</w:t>
      </w:r>
      <w:proofErr w:type="gramEnd"/>
      <w:r>
        <w:t xml:space="preserve"> время использования у них одно (см. рис. 14а-там одновременно изготавливаются оба уплотнителя, поэтому у второго стоят нули в полях: время использования пресса и время работы пресса свободное)</w:t>
      </w:r>
    </w:p>
    <w:p w14:paraId="64C7BFC9" w14:textId="1E9F7511" w:rsidR="003132CD" w:rsidRDefault="003132CD">
      <w:pPr>
        <w:pStyle w:val="af1"/>
      </w:pPr>
      <w:r>
        <w:t>Оно как-то влияет на время работы пресса?</w:t>
      </w:r>
    </w:p>
  </w:comment>
  <w:comment w:id="1900" w:author="Мухамедшин" w:date="2016-04-29T13:03:00Z" w:initials="Е.Р.">
    <w:p w14:paraId="6927E3A7" w14:textId="4F22DC3C" w:rsidR="003132CD" w:rsidRPr="00515AF3" w:rsidRDefault="003132CD">
      <w:pPr>
        <w:pStyle w:val="af1"/>
      </w:pPr>
      <w:r>
        <w:rPr>
          <w:rStyle w:val="af0"/>
        </w:rPr>
        <w:annotationRef/>
      </w:r>
      <w:r>
        <w:t>Не совсем понятно, обычно 1 обозначает</w:t>
      </w:r>
      <w:proofErr w:type="gramStart"/>
      <w:r>
        <w:t xml:space="preserve"> Д</w:t>
      </w:r>
      <w:proofErr w:type="gramEnd"/>
      <w:r>
        <w:t>а, 0 – нет. У нас обозначение, если работа одновременная – 0, если последовательная - 1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20332B6D" w15:done="0"/>
  <w15:commentEx w15:paraId="69A94C93" w15:done="0"/>
  <w15:commentEx w15:paraId="368B83BC" w15:done="0"/>
  <w15:commentEx w15:paraId="7EE10431" w15:done="0"/>
  <w15:commentEx w15:paraId="5E7571EB" w15:done="0"/>
  <w15:commentEx w15:paraId="0F6A7106" w15:done="0"/>
  <w15:commentEx w15:paraId="0CA165DA" w15:done="0"/>
  <w15:commentEx w15:paraId="332B481F" w15:done="0"/>
  <w15:commentEx w15:paraId="31175D43" w15:done="0"/>
  <w15:commentEx w15:paraId="385BB2BF" w15:done="0"/>
  <w15:commentEx w15:paraId="409ECC7E" w15:done="0"/>
  <w15:commentEx w15:paraId="4EE8BD7C" w15:done="0"/>
  <w15:commentEx w15:paraId="36EB4829" w15:done="0"/>
  <w15:commentEx w15:paraId="03BAC419" w15:done="0"/>
  <w15:commentEx w15:paraId="6D7A8533" w15:done="0"/>
  <w15:commentEx w15:paraId="581F1587" w15:done="0"/>
  <w15:commentEx w15:paraId="2D73CF59" w15:done="0"/>
  <w15:commentEx w15:paraId="4C8057D4" w15:done="0"/>
  <w15:commentEx w15:paraId="44DCD428" w15:done="0"/>
  <w15:commentEx w15:paraId="7A811924" w15:done="0"/>
  <w15:commentEx w15:paraId="0A82887C" w15:done="0"/>
  <w15:commentEx w15:paraId="4FD58214" w15:done="0"/>
  <w15:commentEx w15:paraId="7001F384" w15:done="0"/>
  <w15:commentEx w15:paraId="25961AD5" w15:done="0"/>
  <w15:commentEx w15:paraId="5D422E1E" w15:done="0"/>
  <w15:commentEx w15:paraId="0A71F557" w15:done="0"/>
  <w15:commentEx w15:paraId="48F9296C" w15:done="0"/>
  <w15:commentEx w15:paraId="4D30655D" w15:done="0"/>
  <w15:commentEx w15:paraId="4DDB3DFA" w15:done="0"/>
  <w15:commentEx w15:paraId="64C7BFC9" w15:done="0"/>
  <w15:commentEx w15:paraId="6927E3A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1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4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6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8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9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3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9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3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24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25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36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7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38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39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1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42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7"/>
  </w:num>
  <w:num w:numId="2">
    <w:abstractNumId w:val="43"/>
  </w:num>
  <w:num w:numId="3">
    <w:abstractNumId w:val="28"/>
  </w:num>
  <w:num w:numId="4">
    <w:abstractNumId w:val="35"/>
  </w:num>
  <w:num w:numId="5">
    <w:abstractNumId w:val="21"/>
  </w:num>
  <w:num w:numId="6">
    <w:abstractNumId w:val="5"/>
  </w:num>
  <w:num w:numId="7">
    <w:abstractNumId w:val="12"/>
  </w:num>
  <w:num w:numId="8">
    <w:abstractNumId w:val="3"/>
  </w:num>
  <w:num w:numId="9">
    <w:abstractNumId w:val="18"/>
  </w:num>
  <w:num w:numId="10">
    <w:abstractNumId w:val="31"/>
  </w:num>
  <w:num w:numId="11">
    <w:abstractNumId w:val="11"/>
  </w:num>
  <w:num w:numId="12">
    <w:abstractNumId w:val="8"/>
  </w:num>
  <w:num w:numId="13">
    <w:abstractNumId w:val="24"/>
  </w:num>
  <w:num w:numId="14">
    <w:abstractNumId w:val="36"/>
  </w:num>
  <w:num w:numId="15">
    <w:abstractNumId w:val="23"/>
  </w:num>
  <w:num w:numId="16">
    <w:abstractNumId w:val="32"/>
  </w:num>
  <w:num w:numId="17">
    <w:abstractNumId w:val="9"/>
  </w:num>
  <w:num w:numId="18">
    <w:abstractNumId w:val="37"/>
  </w:num>
  <w:num w:numId="19">
    <w:abstractNumId w:val="6"/>
  </w:num>
  <w:num w:numId="20">
    <w:abstractNumId w:val="40"/>
  </w:num>
  <w:num w:numId="21">
    <w:abstractNumId w:val="38"/>
  </w:num>
  <w:num w:numId="22">
    <w:abstractNumId w:val="30"/>
  </w:num>
  <w:num w:numId="23">
    <w:abstractNumId w:val="34"/>
  </w:num>
  <w:num w:numId="24">
    <w:abstractNumId w:val="41"/>
  </w:num>
  <w:num w:numId="25">
    <w:abstractNumId w:val="22"/>
  </w:num>
  <w:num w:numId="26">
    <w:abstractNumId w:val="0"/>
  </w:num>
  <w:num w:numId="27">
    <w:abstractNumId w:val="26"/>
  </w:num>
  <w:num w:numId="28">
    <w:abstractNumId w:val="25"/>
  </w:num>
  <w:num w:numId="29">
    <w:abstractNumId w:val="13"/>
  </w:num>
  <w:num w:numId="30">
    <w:abstractNumId w:val="27"/>
  </w:num>
  <w:num w:numId="31">
    <w:abstractNumId w:val="33"/>
  </w:num>
  <w:num w:numId="32">
    <w:abstractNumId w:val="39"/>
  </w:num>
  <w:num w:numId="33">
    <w:abstractNumId w:val="29"/>
  </w:num>
  <w:num w:numId="34">
    <w:abstractNumId w:val="14"/>
  </w:num>
  <w:num w:numId="35">
    <w:abstractNumId w:val="15"/>
  </w:num>
  <w:num w:numId="36">
    <w:abstractNumId w:val="2"/>
  </w:num>
  <w:num w:numId="37">
    <w:abstractNumId w:val="16"/>
  </w:num>
  <w:num w:numId="38">
    <w:abstractNumId w:val="42"/>
  </w:num>
  <w:num w:numId="39">
    <w:abstractNumId w:val="4"/>
  </w:num>
  <w:num w:numId="40">
    <w:abstractNumId w:val="17"/>
  </w:num>
  <w:num w:numId="41">
    <w:abstractNumId w:val="1"/>
  </w:num>
  <w:num w:numId="42">
    <w:abstractNumId w:val="10"/>
  </w:num>
  <w:num w:numId="43">
    <w:abstractNumId w:val="20"/>
  </w:num>
  <w:num w:numId="44">
    <w:abstractNumId w:val="19"/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104764"/>
    <w:rsid w:val="00104B92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E57"/>
    <w:rsid w:val="002A0522"/>
    <w:rsid w:val="002C61D1"/>
    <w:rsid w:val="002D3A69"/>
    <w:rsid w:val="002D3DEC"/>
    <w:rsid w:val="002F018B"/>
    <w:rsid w:val="00302033"/>
    <w:rsid w:val="00304946"/>
    <w:rsid w:val="003119C2"/>
    <w:rsid w:val="003132CD"/>
    <w:rsid w:val="00314775"/>
    <w:rsid w:val="003303AB"/>
    <w:rsid w:val="003340A5"/>
    <w:rsid w:val="00335E29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5628D"/>
    <w:rsid w:val="00460563"/>
    <w:rsid w:val="00464BA3"/>
    <w:rsid w:val="004662A6"/>
    <w:rsid w:val="00471ED6"/>
    <w:rsid w:val="00473FC9"/>
    <w:rsid w:val="0047463F"/>
    <w:rsid w:val="0047620B"/>
    <w:rsid w:val="0048119F"/>
    <w:rsid w:val="004840E2"/>
    <w:rsid w:val="00484AD8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161"/>
    <w:rsid w:val="004F3802"/>
    <w:rsid w:val="00501E6D"/>
    <w:rsid w:val="0050217A"/>
    <w:rsid w:val="00506011"/>
    <w:rsid w:val="00507C7D"/>
    <w:rsid w:val="00507E59"/>
    <w:rsid w:val="00511CB4"/>
    <w:rsid w:val="00512C9E"/>
    <w:rsid w:val="0051308F"/>
    <w:rsid w:val="00514724"/>
    <w:rsid w:val="00515AF3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357F"/>
    <w:rsid w:val="005A4B34"/>
    <w:rsid w:val="005C4929"/>
    <w:rsid w:val="005C4B52"/>
    <w:rsid w:val="005D02AD"/>
    <w:rsid w:val="005D1FDF"/>
    <w:rsid w:val="005D380E"/>
    <w:rsid w:val="005D4D92"/>
    <w:rsid w:val="005E04DD"/>
    <w:rsid w:val="005E15A3"/>
    <w:rsid w:val="005E5BD2"/>
    <w:rsid w:val="00602B66"/>
    <w:rsid w:val="00603911"/>
    <w:rsid w:val="006336AA"/>
    <w:rsid w:val="0063413A"/>
    <w:rsid w:val="00635B56"/>
    <w:rsid w:val="00635FE0"/>
    <w:rsid w:val="006363D9"/>
    <w:rsid w:val="006423E5"/>
    <w:rsid w:val="00646BB9"/>
    <w:rsid w:val="00653E1B"/>
    <w:rsid w:val="00657736"/>
    <w:rsid w:val="00665C89"/>
    <w:rsid w:val="0066634B"/>
    <w:rsid w:val="00667FD0"/>
    <w:rsid w:val="006906E1"/>
    <w:rsid w:val="00690EF4"/>
    <w:rsid w:val="006A1894"/>
    <w:rsid w:val="006B1DA2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458E"/>
    <w:rsid w:val="007014A0"/>
    <w:rsid w:val="00716A76"/>
    <w:rsid w:val="00723DC2"/>
    <w:rsid w:val="00737961"/>
    <w:rsid w:val="00754A51"/>
    <w:rsid w:val="0076134F"/>
    <w:rsid w:val="00761CA9"/>
    <w:rsid w:val="00763F6C"/>
    <w:rsid w:val="0078778D"/>
    <w:rsid w:val="007B37CD"/>
    <w:rsid w:val="007B4025"/>
    <w:rsid w:val="007B4BEA"/>
    <w:rsid w:val="007B7900"/>
    <w:rsid w:val="007C1B85"/>
    <w:rsid w:val="007C70A5"/>
    <w:rsid w:val="007D0081"/>
    <w:rsid w:val="007D2B8A"/>
    <w:rsid w:val="007D4C4C"/>
    <w:rsid w:val="007D7618"/>
    <w:rsid w:val="007E62FD"/>
    <w:rsid w:val="007E697D"/>
    <w:rsid w:val="007F4797"/>
    <w:rsid w:val="007F7CD7"/>
    <w:rsid w:val="008107DD"/>
    <w:rsid w:val="00814274"/>
    <w:rsid w:val="00827F13"/>
    <w:rsid w:val="0083256D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85622"/>
    <w:rsid w:val="00994689"/>
    <w:rsid w:val="009946DC"/>
    <w:rsid w:val="00995276"/>
    <w:rsid w:val="00995866"/>
    <w:rsid w:val="009A248E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41863"/>
    <w:rsid w:val="00A45824"/>
    <w:rsid w:val="00A46F39"/>
    <w:rsid w:val="00A54AC5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AF4B7C"/>
    <w:rsid w:val="00B0218A"/>
    <w:rsid w:val="00B06582"/>
    <w:rsid w:val="00B1077B"/>
    <w:rsid w:val="00B10C38"/>
    <w:rsid w:val="00B11235"/>
    <w:rsid w:val="00B219EB"/>
    <w:rsid w:val="00B35DE1"/>
    <w:rsid w:val="00B41ECE"/>
    <w:rsid w:val="00B45BC2"/>
    <w:rsid w:val="00B50659"/>
    <w:rsid w:val="00B72DC5"/>
    <w:rsid w:val="00B8399F"/>
    <w:rsid w:val="00B87371"/>
    <w:rsid w:val="00B87664"/>
    <w:rsid w:val="00BA083B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4101"/>
    <w:rsid w:val="00C21B2E"/>
    <w:rsid w:val="00C274E1"/>
    <w:rsid w:val="00C27F42"/>
    <w:rsid w:val="00C30AD4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3367"/>
    <w:rsid w:val="00CB43C9"/>
    <w:rsid w:val="00CC5345"/>
    <w:rsid w:val="00CC685C"/>
    <w:rsid w:val="00CC6D6C"/>
    <w:rsid w:val="00CE177C"/>
    <w:rsid w:val="00CE3CB8"/>
    <w:rsid w:val="00CF2074"/>
    <w:rsid w:val="00D2120D"/>
    <w:rsid w:val="00D231D4"/>
    <w:rsid w:val="00D241EF"/>
    <w:rsid w:val="00D26461"/>
    <w:rsid w:val="00D30EDF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1528"/>
    <w:rsid w:val="00E13127"/>
    <w:rsid w:val="00E160FF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87004"/>
    <w:rsid w:val="00E911A1"/>
    <w:rsid w:val="00E915EC"/>
    <w:rsid w:val="00E9195A"/>
    <w:rsid w:val="00E93671"/>
    <w:rsid w:val="00EA5533"/>
    <w:rsid w:val="00EB1929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11/relationships/people" Target="peop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commentsExtended" Target="commentsExtended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32F06-CCAB-447F-90B9-47920FCCA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</Pages>
  <Words>9304</Words>
  <Characters>53039</Characters>
  <Application>Microsoft Office Word</Application>
  <DocSecurity>0</DocSecurity>
  <Lines>441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Ekaterina_Lutkova</dc:creator>
  <cp:lastModifiedBy>HOME</cp:lastModifiedBy>
  <cp:revision>5</cp:revision>
  <cp:lastPrinted>2016-03-24T11:23:00Z</cp:lastPrinted>
  <dcterms:created xsi:type="dcterms:W3CDTF">2016-05-04T17:40:00Z</dcterms:created>
  <dcterms:modified xsi:type="dcterms:W3CDTF">2016-05-04T21:10:00Z</dcterms:modified>
</cp:coreProperties>
</file>