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93"/>
            <w:bookmarkStart w:id="1760" w:name="OLE_LINK94"/>
            <w:bookmarkStart w:id="1761" w:name="OLE_LINK68"/>
            <w:bookmarkStart w:id="1762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59"/>
            <w:bookmarkEnd w:id="1760"/>
            <w:r w:rsidRPr="00135028">
              <w:rPr>
                <w:szCs w:val="20"/>
                <w:lang w:eastAsia="ru-RU"/>
              </w:rPr>
              <w:t xml:space="preserve"> (1)</w:t>
            </w:r>
            <w:bookmarkEnd w:id="1761"/>
            <w:bookmarkEnd w:id="1762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97"/>
            <w:bookmarkStart w:id="1770" w:name="OLE_LINK98"/>
            <w:bookmarkStart w:id="1771" w:name="OLE_LINK74"/>
            <w:bookmarkStart w:id="1772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69"/>
            <w:bookmarkEnd w:id="1770"/>
            <w:r w:rsidRPr="00135028">
              <w:rPr>
                <w:szCs w:val="20"/>
                <w:lang w:eastAsia="ru-RU"/>
              </w:rPr>
              <w:t xml:space="preserve"> (2)</w:t>
            </w:r>
            <w:bookmarkEnd w:id="1771"/>
            <w:bookmarkEnd w:id="1772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102"/>
            <w:bookmarkStart w:id="1787" w:name="OLE_LINK103"/>
            <w:bookmarkStart w:id="1788" w:name="OLE_LINK82"/>
            <w:bookmarkStart w:id="1789" w:name="OLE_LINK83"/>
            <w:r w:rsidRPr="00135028">
              <w:rPr>
                <w:szCs w:val="20"/>
                <w:lang w:eastAsia="ru-RU"/>
              </w:rPr>
              <w:t>Цена</w:t>
            </w:r>
            <w:bookmarkEnd w:id="1786"/>
            <w:bookmarkEnd w:id="1787"/>
            <w:r w:rsidRPr="00135028">
              <w:rPr>
                <w:szCs w:val="20"/>
                <w:lang w:eastAsia="ru-RU"/>
              </w:rPr>
              <w:t xml:space="preserve"> </w:t>
            </w:r>
            <w:bookmarkEnd w:id="1788"/>
            <w:bookmarkEnd w:id="1789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6" w:name="_Toc448917602"/>
      <w:r>
        <w:rPr>
          <w:noProof/>
          <w:lang w:eastAsia="ru-RU"/>
        </w:rPr>
        <w:t>Условия отбора</w:t>
      </w:r>
      <w:bookmarkEnd w:id="179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7" w:name="_Toc448917603"/>
      <w:r>
        <w:rPr>
          <w:lang w:eastAsia="ru-RU"/>
        </w:rPr>
        <w:t>Процесс производства. Модуль «Наряд»</w:t>
      </w:r>
      <w:bookmarkEnd w:id="1797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8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99" w:author="Екатерина Луткова" w:date="2016-04-19T16:47:00Z"/>
          <w:lang w:eastAsia="ru-RU"/>
        </w:rPr>
      </w:pPr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</w:t>
      </w:r>
      <w:commentRangeStart w:id="1800"/>
      <w:r>
        <w:rPr>
          <w:lang w:eastAsia="ru-RU"/>
        </w:rPr>
        <w:t>автоматически</w:t>
      </w:r>
      <w:commentRangeEnd w:id="1800"/>
      <w:r w:rsidR="00460563">
        <w:rPr>
          <w:rStyle w:val="af0"/>
        </w:rPr>
        <w:commentReference w:id="1800"/>
      </w:r>
      <w:r>
        <w:rPr>
          <w:lang w:eastAsia="ru-RU"/>
        </w:rPr>
        <w:t>.</w:t>
      </w:r>
    </w:p>
    <w:p w14:paraId="09FBFEF9" w14:textId="23B8FA9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из раскрывающегося списка номер чертежа. </w:t>
      </w:r>
      <w:commentRangeStart w:id="1801"/>
      <w:r>
        <w:rPr>
          <w:lang w:eastAsia="ru-RU"/>
        </w:rPr>
        <w:t>Наименование</w:t>
      </w:r>
      <w:commentRangeEnd w:id="1801"/>
      <w:r w:rsidR="00460563">
        <w:rPr>
          <w:rStyle w:val="af0"/>
        </w:rPr>
        <w:commentReference w:id="1801"/>
      </w:r>
      <w:r>
        <w:rPr>
          <w:lang w:eastAsia="ru-RU"/>
        </w:rPr>
        <w:t xml:space="preserve">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2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</w:t>
      </w:r>
      <w:commentRangeStart w:id="1803"/>
      <w:r>
        <w:rPr>
          <w:lang w:eastAsia="ru-RU"/>
        </w:rPr>
        <w:t xml:space="preserve">«Дневное задание», «Выполнено» </w:t>
      </w:r>
      <w:commentRangeEnd w:id="1803"/>
      <w:r w:rsidR="00460563">
        <w:rPr>
          <w:rStyle w:val="af0"/>
        </w:rPr>
        <w:commentReference w:id="1803"/>
      </w:r>
      <w:r>
        <w:rPr>
          <w:lang w:eastAsia="ru-RU"/>
        </w:rPr>
        <w:t>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</w:t>
      </w:r>
      <w:commentRangeStart w:id="1804"/>
      <w:r>
        <w:rPr>
          <w:lang w:eastAsia="ru-RU"/>
        </w:rPr>
        <w:t>7</w:t>
      </w:r>
      <w:commentRangeEnd w:id="1804"/>
      <w:r w:rsidR="00460563">
        <w:rPr>
          <w:rStyle w:val="af0"/>
        </w:rPr>
        <w:commentReference w:id="1804"/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05" w:author="Екатерина Луткова" w:date="2016-04-19T16:50:00Z"/>
          <w:lang w:eastAsia="ru-RU"/>
        </w:rPr>
      </w:pPr>
      <w:del w:id="1806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4E93DE65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proofErr w:type="gramStart"/>
      <w:ins w:id="1807" w:author="Екатерина Луткова" w:date="2016-04-19T16:50:00Z">
        <w:r>
          <w:rPr>
            <w:lang w:eastAsia="ru-RU"/>
          </w:rPr>
          <w:t>В</w:t>
        </w:r>
      </w:ins>
      <w:del w:id="1808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>едется</w:t>
      </w:r>
      <w:proofErr w:type="gramEnd"/>
      <w:r w:rsidR="00DD7803">
        <w:rPr>
          <w:lang w:eastAsia="ru-RU"/>
        </w:rPr>
        <w:t xml:space="preserve"> реестр изготовленных </w:t>
      </w:r>
      <w:commentRangeStart w:id="1809"/>
      <w:r w:rsidR="00DD7803">
        <w:rPr>
          <w:lang w:eastAsia="ru-RU"/>
        </w:rPr>
        <w:t>деталей</w:t>
      </w:r>
      <w:commentRangeEnd w:id="1809"/>
      <w:r w:rsidR="00460563">
        <w:rPr>
          <w:rStyle w:val="af0"/>
        </w:rPr>
        <w:commentReference w:id="1809"/>
      </w:r>
      <w:r w:rsidR="00DD7803">
        <w:rPr>
          <w:lang w:eastAsia="ru-RU"/>
        </w:rPr>
        <w:t xml:space="preserve">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10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11" w:author="Екатерина Луткова" w:date="2016-04-19T17:28:00Z"/>
          <w:b/>
          <w:lang w:eastAsia="ru-RU"/>
          <w:rPrChange w:id="1812" w:author="Екатерина Луткова" w:date="2016-04-19T17:28:00Z">
            <w:rPr>
              <w:ins w:id="1813" w:author="Екатерина Луткова" w:date="2016-04-19T17:28:00Z"/>
              <w:lang w:eastAsia="ru-RU"/>
            </w:rPr>
          </w:rPrChange>
        </w:rPr>
        <w:pPrChange w:id="1814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15" w:author="Екатерина Луткова" w:date="2016-04-19T17:28:00Z">
        <w:r w:rsidRPr="0055094D">
          <w:rPr>
            <w:b/>
            <w:lang w:eastAsia="ru-RU"/>
            <w:rPrChange w:id="1816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0E511D84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17" w:author="Екатерина Луткова" w:date="2016-04-19T17:30:00Z"/>
          <w:lang w:eastAsia="ru-RU"/>
        </w:rPr>
      </w:pPr>
      <w:commentRangeStart w:id="1818"/>
      <w:ins w:id="1819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18"/>
      <w:r w:rsidR="00460563">
        <w:rPr>
          <w:rStyle w:val="af0"/>
        </w:rPr>
        <w:commentReference w:id="1818"/>
      </w:r>
      <w:ins w:id="1820" w:author="Екатерина Луткова" w:date="2016-04-19T16:50:00Z">
        <w:r>
          <w:rPr>
            <w:lang w:eastAsia="ru-RU"/>
          </w:rPr>
          <w:t xml:space="preserve">. </w:t>
        </w:r>
      </w:ins>
      <w:ins w:id="1821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</w:t>
        </w:r>
        <w:proofErr w:type="gramStart"/>
        <w:r>
          <w:rPr>
            <w:lang w:eastAsia="ru-RU"/>
          </w:rPr>
          <w:t>рабочих</w:t>
        </w:r>
        <w:proofErr w:type="gramEnd"/>
        <w:r>
          <w:rPr>
            <w:lang w:eastAsia="ru-RU"/>
          </w:rPr>
          <w:t xml:space="preserve"> </w:t>
        </w:r>
      </w:ins>
      <w:ins w:id="1822" w:author="Екатерина Луткова" w:date="2016-04-19T16:57:00Z">
        <w:r>
          <w:rPr>
            <w:lang w:eastAsia="ru-RU"/>
          </w:rPr>
          <w:t>–</w:t>
        </w:r>
      </w:ins>
      <w:ins w:id="1823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24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25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26" w:author="Екатерина Луткова" w:date="2016-04-19T17:27:00Z">
        <w:r w:rsidR="0055094D">
          <w:rPr>
            <w:lang w:eastAsia="ru-RU"/>
          </w:rPr>
          <w:t xml:space="preserve"> Наименование детали, номер детали (группа + наименование чертежа)</w:t>
        </w:r>
      </w:ins>
      <w:ins w:id="1827" w:author="Екатерина Луткова" w:date="2016-04-19T17:36:00Z">
        <w:r w:rsidR="0055094D">
          <w:rPr>
            <w:lang w:eastAsia="ru-RU"/>
          </w:rPr>
          <w:t xml:space="preserve">, </w:t>
        </w:r>
        <w:commentRangeStart w:id="1828"/>
        <w:r w:rsidR="0055094D">
          <w:rPr>
            <w:lang w:eastAsia="ru-RU"/>
          </w:rPr>
          <w:t>задание сменное</w:t>
        </w:r>
      </w:ins>
      <w:ins w:id="1829" w:author="Екатерина Луткова" w:date="2016-04-19T17:37:00Z">
        <w:r w:rsidR="00DF6907">
          <w:rPr>
            <w:lang w:eastAsia="ru-RU"/>
          </w:rPr>
          <w:t xml:space="preserve"> </w:t>
        </w:r>
        <w:r w:rsidR="0055094D">
          <w:rPr>
            <w:lang w:eastAsia="ru-RU"/>
          </w:rPr>
          <w:t>(дневное задание)</w:t>
        </w:r>
      </w:ins>
      <w:ins w:id="1830" w:author="Екатерина Луткова" w:date="2016-04-19T17:27:00Z">
        <w:r w:rsidR="0055094D">
          <w:rPr>
            <w:lang w:eastAsia="ru-RU"/>
          </w:rPr>
          <w:t xml:space="preserve"> берутся</w:t>
        </w:r>
      </w:ins>
      <w:ins w:id="1831" w:author="Екатерина Луткова" w:date="2016-04-19T17:28:00Z">
        <w:r w:rsidR="0055094D">
          <w:rPr>
            <w:lang w:eastAsia="ru-RU"/>
          </w:rPr>
          <w:t xml:space="preserve"> из дневного наряда</w:t>
        </w:r>
      </w:ins>
      <w:commentRangeEnd w:id="1828"/>
      <w:r w:rsidR="0083256D">
        <w:rPr>
          <w:rStyle w:val="af0"/>
        </w:rPr>
        <w:commentReference w:id="1828"/>
      </w:r>
      <w:ins w:id="1832" w:author="Екатерина Луткова" w:date="2016-04-19T17:28:00Z">
        <w:r w:rsidR="0055094D">
          <w:rPr>
            <w:lang w:eastAsia="ru-RU"/>
          </w:rPr>
          <w:t xml:space="preserve">. </w:t>
        </w:r>
      </w:ins>
      <w:ins w:id="1833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модуля «Заявка», то количество, которое </w:t>
        </w:r>
        <w:commentRangeStart w:id="1834"/>
        <w:r w:rsidR="0055094D">
          <w:rPr>
            <w:lang w:eastAsia="ru-RU"/>
          </w:rPr>
          <w:t xml:space="preserve">еще не отгружалось на текущий день </w:t>
        </w:r>
      </w:ins>
      <w:commentRangeEnd w:id="1834"/>
      <w:r w:rsidR="0083256D">
        <w:rPr>
          <w:rStyle w:val="af0"/>
        </w:rPr>
        <w:commentReference w:id="1834"/>
      </w:r>
      <w:ins w:id="1835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36" w:author="Екатерина Луткова" w:date="2016-04-19T17:30:00Z">
        <w:r w:rsidR="0055094D">
          <w:rPr>
            <w:lang w:eastAsia="ru-RU"/>
          </w:rPr>
          <w:t>–</w:t>
        </w:r>
      </w:ins>
      <w:ins w:id="1837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38" w:author="Екатерина Луткова" w:date="2016-04-19T17:30:00Z">
        <w:r w:rsidR="0055094D">
          <w:rPr>
            <w:lang w:eastAsia="ru-RU"/>
          </w:rPr>
          <w:t>штук заказано).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39" w:author="Екатерина Луткова" w:date="2016-04-19T17:36:00Z"/>
          <w:lang w:eastAsia="ru-RU"/>
        </w:rPr>
      </w:pPr>
      <w:ins w:id="1840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41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42" w:author="Екатерина Луткова" w:date="2016-04-19T17:33:00Z">
        <w:r>
          <w:rPr>
            <w:lang w:eastAsia="ru-RU"/>
          </w:rPr>
          <w:t>–</w:t>
        </w:r>
      </w:ins>
      <w:ins w:id="1843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44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45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46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47" w:author="Екатерина Луткова" w:date="2016-04-19T17:37:00Z"/>
          <w:lang w:eastAsia="ru-RU"/>
        </w:rPr>
      </w:pPr>
      <w:ins w:id="1848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49"/>
        <w:r>
          <w:rPr>
            <w:lang w:eastAsia="ru-RU"/>
          </w:rPr>
          <w:t>Уч.</w:t>
        </w:r>
      </w:ins>
      <w:commentRangeEnd w:id="1849"/>
      <w:r w:rsidR="00484AD8">
        <w:rPr>
          <w:rStyle w:val="af0"/>
        </w:rPr>
        <w:commentReference w:id="1849"/>
      </w:r>
      <w:ins w:id="1850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51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52" w:author="Екатерина Луткова" w:date="2016-04-19T17:37:00Z"/>
          <w:lang w:eastAsia="ru-RU"/>
        </w:rPr>
      </w:pPr>
      <w:commentRangeStart w:id="1853"/>
      <w:ins w:id="1854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53"/>
      <w:r w:rsidR="0051308F">
        <w:rPr>
          <w:rStyle w:val="af0"/>
        </w:rPr>
        <w:commentReference w:id="1853"/>
      </w:r>
      <w:ins w:id="1855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56" w:author="Екатерина Луткова" w:date="2016-04-19T17:38:00Z"/>
          <w:lang w:eastAsia="ru-RU"/>
        </w:rPr>
      </w:pPr>
      <w:ins w:id="1857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58" w:author="Екатерина Луткова" w:date="2016-04-19T17:41:00Z"/>
          <w:lang w:eastAsia="ru-RU"/>
        </w:rPr>
      </w:pPr>
      <w:ins w:id="1859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60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61" w:author="Екатерина Луткова" w:date="2016-04-19T17:44:00Z"/>
          <w:lang w:eastAsia="ru-RU"/>
        </w:rPr>
      </w:pPr>
      <w:ins w:id="1862" w:author="Екатерина Луткова" w:date="2016-04-19T17:42:00Z">
        <w:r>
          <w:rPr>
            <w:lang w:eastAsia="ru-RU"/>
          </w:rPr>
          <w:t>Невыполненное количество деталей по заявке (по всем заявкам, если эту деталь заказали несколько заказчиков и заявка не была отгружена)</w:t>
        </w:r>
        <w:bookmarkStart w:id="1863" w:name="_GoBack"/>
        <w:bookmarkEnd w:id="1863"/>
        <w:r>
          <w:rPr>
            <w:lang w:eastAsia="ru-RU"/>
          </w:rPr>
          <w:t xml:space="preserve"> = количество по заявке </w:t>
        </w:r>
      </w:ins>
      <w:ins w:id="1864" w:author="Екатерина Луткова" w:date="2016-04-19T17:44:00Z">
        <w:r>
          <w:rPr>
            <w:lang w:eastAsia="ru-RU"/>
          </w:rPr>
          <w:t>–</w:t>
        </w:r>
      </w:ins>
      <w:ins w:id="1865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66" w:author="Екатерина Луткова" w:date="2016-04-19T17:44:00Z">
        <w:r>
          <w:rPr>
            <w:lang w:eastAsia="ru-RU"/>
          </w:rPr>
          <w:t>сменное</w:t>
        </w:r>
      </w:ins>
      <w:ins w:id="1867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68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69" w:author="Екатерина Луткова" w:date="2016-04-19T17:45:00Z"/>
          <w:lang w:eastAsia="ru-RU"/>
        </w:rPr>
      </w:pPr>
      <w:ins w:id="1870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71"/>
      <w:ins w:id="1872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871"/>
      <w:r w:rsidR="00515AF3">
        <w:rPr>
          <w:rStyle w:val="af0"/>
        </w:rPr>
        <w:commentReference w:id="1871"/>
      </w:r>
      <w:ins w:id="1873" w:author="Екатерина Луткова" w:date="2016-04-19T17:45:00Z">
        <w:r>
          <w:rPr>
            <w:lang w:eastAsia="ru-RU"/>
          </w:rPr>
          <w:t xml:space="preserve">если </w:t>
        </w:r>
      </w:ins>
      <w:ins w:id="1874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</w:t>
        </w:r>
        <w:proofErr w:type="gramStart"/>
        <w:r>
          <w:rPr>
            <w:lang w:eastAsia="ru-RU"/>
          </w:rPr>
          <w:t>значит на 6 прессе одновременно изготавливаются</w:t>
        </w:r>
        <w:proofErr w:type="gramEnd"/>
        <w:r>
          <w:rPr>
            <w:lang w:eastAsia="ru-RU"/>
          </w:rPr>
          <w:t xml:space="preserve"> оба </w:t>
        </w:r>
        <w:commentRangeStart w:id="1875"/>
        <w:r>
          <w:rPr>
            <w:lang w:eastAsia="ru-RU"/>
          </w:rPr>
          <w:t>уплотнения</w:t>
        </w:r>
      </w:ins>
      <w:commentRangeEnd w:id="1875"/>
      <w:r w:rsidR="00515AF3">
        <w:rPr>
          <w:rStyle w:val="af0"/>
        </w:rPr>
        <w:commentReference w:id="1875"/>
      </w:r>
      <w:ins w:id="1876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87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878" w:author="Екатерина Луткова" w:date="2016-04-19T16:58:00Z"/>
          <w:noProof/>
          <w:lang w:eastAsia="ru-RU"/>
        </w:rPr>
      </w:pPr>
      <w:ins w:id="187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880" w:author="Екатерина Луткова" w:date="2016-04-20T13:01:00Z"/>
          <w:noProof/>
          <w:lang w:eastAsia="ru-RU"/>
        </w:rPr>
      </w:pPr>
      <w:ins w:id="188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882" w:author="Екатерина Луткова" w:date="2016-04-20T13:01:00Z"/>
          <w:noProof/>
          <w:lang w:eastAsia="ru-RU"/>
        </w:rPr>
        <w:pPrChange w:id="1883" w:author="Екатерина Луткова" w:date="2016-04-20T13:01:00Z">
          <w:pPr>
            <w:pStyle w:val="3"/>
            <w:ind w:firstLine="708"/>
          </w:pPr>
        </w:pPrChange>
      </w:pPr>
      <w:bookmarkStart w:id="1884" w:name="_Toc448917604"/>
      <w:del w:id="1885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88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887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884"/>
      </w:del>
    </w:p>
    <w:p w14:paraId="2234BFFC" w14:textId="7B5194EB" w:rsidR="00FB39AE" w:rsidDel="00C42FE2" w:rsidRDefault="00FB39AE">
      <w:pPr>
        <w:rPr>
          <w:del w:id="1888" w:author="Екатерина Луткова" w:date="2016-04-20T13:01:00Z"/>
          <w:lang w:eastAsia="ru-RU"/>
        </w:rPr>
      </w:pPr>
      <w:del w:id="1889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890" w:author="Екатерина Луткова" w:date="2016-04-20T13:01:00Z"/>
          <w:lang w:eastAsia="ru-RU"/>
        </w:rPr>
        <w:pPrChange w:id="189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9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893" w:author="Екатерина Луткова" w:date="2016-04-20T13:01:00Z"/>
          <w:lang w:eastAsia="ru-RU"/>
        </w:rPr>
        <w:pPrChange w:id="189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9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896" w:author="Екатерина Луткова" w:date="2016-04-20T13:01:00Z"/>
          <w:lang w:eastAsia="ru-RU"/>
        </w:rPr>
        <w:pPrChange w:id="189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9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899" w:author="Екатерина Луткова" w:date="2016-04-20T13:01:00Z"/>
          <w:lang w:eastAsia="ru-RU"/>
        </w:rPr>
        <w:pPrChange w:id="190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0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02" w:author="Екатерина Луткова" w:date="2016-04-20T13:01:00Z"/>
          <w:lang w:eastAsia="ru-RU"/>
        </w:rPr>
        <w:pPrChange w:id="190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04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05" w:author="Екатерина Луткова" w:date="2016-04-20T13:01:00Z"/>
          <w:lang w:eastAsia="ru-RU"/>
        </w:rPr>
        <w:pPrChange w:id="190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07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08" w:author="Екатерина Луткова" w:date="2016-04-20T13:01:00Z"/>
          <w:lang w:eastAsia="ru-RU"/>
        </w:rPr>
        <w:pPrChange w:id="1909" w:author="Екатерина Луткова" w:date="2016-04-20T13:01:00Z">
          <w:pPr>
            <w:pStyle w:val="a4"/>
          </w:pPr>
        </w:pPrChange>
      </w:pPr>
      <w:del w:id="1910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11" w:author="Екатерина Луткова" w:date="2016-04-20T13:01:00Z"/>
          <w:lang w:eastAsia="ru-RU"/>
        </w:rPr>
        <w:pPrChange w:id="1912" w:author="Екатерина Луткова" w:date="2016-04-20T13:01:00Z">
          <w:pPr>
            <w:pStyle w:val="a4"/>
          </w:pPr>
        </w:pPrChange>
      </w:pPr>
      <w:del w:id="191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14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15" w:author="Екатерина Луткова" w:date="2016-04-20T13:01:00Z"/>
          <w:lang w:eastAsia="ru-RU"/>
        </w:rPr>
        <w:pPrChange w:id="1916" w:author="Екатерина Луткова" w:date="2016-04-20T13:01:00Z">
          <w:pPr>
            <w:pStyle w:val="3"/>
            <w:ind w:firstLine="708"/>
          </w:pPr>
        </w:pPrChange>
      </w:pPr>
      <w:bookmarkStart w:id="1917" w:name="_Toc448917605"/>
      <w:del w:id="1918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17"/>
      </w:del>
    </w:p>
    <w:p w14:paraId="20440EDF" w14:textId="058B6237" w:rsidR="00947AAF" w:rsidDel="00C42FE2" w:rsidRDefault="00947AAF">
      <w:pPr>
        <w:rPr>
          <w:del w:id="1919" w:author="Екатерина Луткова" w:date="2016-04-20T13:01:00Z"/>
          <w:lang w:eastAsia="ru-RU"/>
        </w:rPr>
        <w:pPrChange w:id="1920" w:author="Екатерина Луткова" w:date="2016-04-20T13:01:00Z">
          <w:pPr>
            <w:ind w:firstLine="709"/>
          </w:pPr>
        </w:pPrChange>
      </w:pPr>
      <w:del w:id="1921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22" w:author="Екатерина Луткова" w:date="2016-04-20T13:01:00Z"/>
          <w:lang w:eastAsia="ru-RU"/>
        </w:rPr>
        <w:pPrChange w:id="1923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24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25" w:author="Екатерина Луткова" w:date="2016-04-20T13:01:00Z"/>
          <w:lang w:eastAsia="ru-RU"/>
        </w:rPr>
        <w:pPrChange w:id="1926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27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28" w:author="Екатерина Луткова" w:date="2016-04-20T13:01:00Z"/>
          <w:lang w:eastAsia="ru-RU"/>
        </w:rPr>
        <w:pPrChange w:id="192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30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31" w:author="Екатерина Луткова" w:date="2016-04-20T13:01:00Z"/>
          <w:lang w:eastAsia="ru-RU"/>
        </w:rPr>
        <w:pPrChange w:id="193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33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34" w:author="Екатерина Луткова" w:date="2016-04-20T13:01:00Z"/>
        </w:rPr>
        <w:pPrChange w:id="193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36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37" w:author="Екатерина Луткова" w:date="2016-04-20T13:01:00Z"/>
        </w:rPr>
        <w:pPrChange w:id="193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39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40" w:author="Екатерина Луткова" w:date="2016-04-20T13:01:00Z"/>
        </w:rPr>
        <w:pPrChange w:id="194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42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43" w:author="Екатерина Луткова" w:date="2016-04-20T13:01:00Z"/>
        </w:rPr>
        <w:pPrChange w:id="194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45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46" w:author="Екатерина Луткова" w:date="2016-04-20T13:01:00Z"/>
        </w:rPr>
        <w:pPrChange w:id="194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48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49" w:author="Екатерина Луткова" w:date="2016-04-20T13:01:00Z"/>
          <w:lang w:eastAsia="ru-RU"/>
        </w:rPr>
        <w:pPrChange w:id="1950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51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52" w:author="Екатерина Луткова" w:date="2016-04-20T13:01:00Z"/>
          <w:lang w:eastAsia="ru-RU"/>
        </w:rPr>
        <w:pPrChange w:id="1953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54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55" w:author="Екатерина Луткова" w:date="2016-04-20T13:01:00Z"/>
          <w:lang w:eastAsia="ru-RU"/>
        </w:rPr>
        <w:pPrChange w:id="195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5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58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59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60" w:name="_Toc448917606"/>
      <w:r>
        <w:rPr>
          <w:lang w:eastAsia="ru-RU"/>
        </w:rPr>
        <w:t>Модуль «Отгрузка»</w:t>
      </w:r>
      <w:bookmarkEnd w:id="1960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61" w:name="_Toc448917607"/>
      <w:r>
        <w:rPr>
          <w:lang w:eastAsia="ru-RU"/>
        </w:rPr>
        <w:t>1 ТТН</w:t>
      </w:r>
      <w:bookmarkEnd w:id="1961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62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62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63" w:name="_Toc448917609"/>
      <w:r>
        <w:rPr>
          <w:lang w:eastAsia="ru-RU"/>
        </w:rPr>
        <w:t>4.7.3 Счет-фактура</w:t>
      </w:r>
      <w:bookmarkEnd w:id="1963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64" w:name="_Toc448917610"/>
      <w:r>
        <w:rPr>
          <w:lang w:eastAsia="ru-RU"/>
        </w:rPr>
        <w:t>4.7.4 Товарно-транспортная накладная</w:t>
      </w:r>
      <w:bookmarkEnd w:id="1964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65" w:name="_Toc448917611"/>
      <w:r>
        <w:rPr>
          <w:lang w:eastAsia="ru-RU"/>
        </w:rPr>
        <w:t>4.7.5 Паспорт</w:t>
      </w:r>
      <w:bookmarkEnd w:id="1965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66" w:author="Екатерина Луткова" w:date="2016-04-20T13:02:00Z"/>
          <w:lang w:eastAsia="ru-RU"/>
        </w:rPr>
        <w:pPrChange w:id="196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68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69" w:author="Екатерина Луткова" w:date="2016-04-20T13:09:00Z"/>
          <w:lang w:eastAsia="ru-RU"/>
        </w:rPr>
        <w:pPrChange w:id="1970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1971" w:name="_Toc448917612"/>
      <w:ins w:id="1972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1973" w:author="Екатерина Луткова" w:date="2016-04-20T13:02:00Z"/>
          <w:lang w:eastAsia="ru-RU"/>
        </w:rPr>
        <w:pPrChange w:id="1974" w:author="Екатерина Луткова" w:date="2016-04-20T13:02:00Z">
          <w:pPr>
            <w:pStyle w:val="3"/>
            <w:ind w:firstLine="708"/>
          </w:pPr>
        </w:pPrChange>
      </w:pPr>
      <w:ins w:id="1975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1976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1971"/>
      </w:del>
    </w:p>
    <w:p w14:paraId="74E2FDAB" w14:textId="1B642F2A" w:rsidR="00947AAF" w:rsidDel="00C42FE2" w:rsidRDefault="00947AAF">
      <w:pPr>
        <w:rPr>
          <w:del w:id="1977" w:author="Екатерина Луткова" w:date="2016-04-20T13:02:00Z"/>
          <w:lang w:eastAsia="ru-RU"/>
        </w:rPr>
        <w:pPrChange w:id="1978" w:author="Екатерина Луткова" w:date="2016-04-20T13:02:00Z">
          <w:pPr>
            <w:ind w:firstLine="709"/>
          </w:pPr>
        </w:pPrChange>
      </w:pPr>
      <w:del w:id="1979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80" w:author="Екатерина Луткова" w:date="2016-04-20T13:02:00Z"/>
          <w:lang w:eastAsia="ru-RU"/>
        </w:rPr>
        <w:pPrChange w:id="1981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82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83" w:author="Екатерина Луткова" w:date="2016-04-20T13:02:00Z"/>
          <w:lang w:eastAsia="ru-RU"/>
        </w:rPr>
        <w:pPrChange w:id="1984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85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86" w:author="Екатерина Луткова" w:date="2016-04-20T13:02:00Z"/>
          <w:lang w:eastAsia="ru-RU"/>
        </w:rPr>
        <w:pPrChange w:id="198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88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89" w:author="Екатерина Луткова" w:date="2016-04-20T13:02:00Z"/>
          <w:lang w:eastAsia="ru-RU"/>
        </w:rPr>
        <w:pPrChange w:id="199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91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92" w:author="Екатерина Луткова" w:date="2016-04-20T13:02:00Z"/>
        </w:rPr>
        <w:pPrChange w:id="1993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94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95" w:author="Екатерина Луткова" w:date="2016-04-20T13:02:00Z"/>
        </w:rPr>
        <w:pPrChange w:id="199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97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98" w:author="Екатерина Луткова" w:date="2016-04-20T13:02:00Z"/>
        </w:rPr>
        <w:pPrChange w:id="199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00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01" w:author="Екатерина Луткова" w:date="2016-04-20T13:02:00Z"/>
        </w:rPr>
        <w:pPrChange w:id="200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03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04" w:author="Екатерина Луткова" w:date="2016-04-20T13:02:00Z"/>
        </w:rPr>
        <w:pPrChange w:id="200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06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07" w:author="Екатерина Луткова" w:date="2016-04-20T13:02:00Z"/>
          <w:lang w:eastAsia="ru-RU"/>
        </w:rPr>
        <w:pPrChange w:id="200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09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10" w:author="Екатерина Луткова" w:date="2016-04-20T13:02:00Z"/>
          <w:lang w:eastAsia="ru-RU"/>
        </w:rPr>
        <w:pPrChange w:id="201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12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13" w:author="Екатерина Луткова" w:date="2016-04-20T13:02:00Z"/>
          <w:lang w:eastAsia="ru-RU"/>
        </w:rPr>
        <w:pPrChange w:id="201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15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16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17" w:author="Екатерина Луткова" w:date="2016-04-20T12:07:00Z"/>
          <w:lang w:eastAsia="ru-RU"/>
        </w:rPr>
        <w:pPrChange w:id="201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19" w:author="Екатерина Луткова" w:date="2016-04-20T12:32:00Z"/>
          <w:lang w:eastAsia="ru-RU"/>
        </w:rPr>
        <w:pPrChange w:id="2020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21" w:name="_Toc448917613"/>
      <w:ins w:id="2022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21"/>
    </w:p>
    <w:p w14:paraId="22729BB1" w14:textId="1A95120D" w:rsidR="00C42FE2" w:rsidRDefault="00C42FE2" w:rsidP="00C42FE2">
      <w:pPr>
        <w:pStyle w:val="3"/>
        <w:ind w:firstLine="708"/>
        <w:rPr>
          <w:ins w:id="2023" w:author="Екатерина Луткова" w:date="2016-04-20T12:54:00Z"/>
          <w:lang w:eastAsia="ru-RU"/>
        </w:rPr>
      </w:pPr>
      <w:ins w:id="2024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25" w:author="Екатерина Луткова" w:date="2016-04-20T12:54:00Z"/>
          <w:lang w:eastAsia="ru-RU"/>
        </w:rPr>
      </w:pPr>
      <w:ins w:id="2026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27" w:author="Екатерина Луткова" w:date="2016-04-20T12:54:00Z"/>
          <w:lang w:eastAsia="ru-RU"/>
        </w:rPr>
      </w:pPr>
      <w:ins w:id="2028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29" w:author="Екатерина Луткова" w:date="2016-04-20T12:54:00Z"/>
          <w:lang w:eastAsia="ru-RU"/>
        </w:rPr>
      </w:pPr>
      <w:ins w:id="2030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31" w:author="Екатерина Луткова" w:date="2016-04-20T12:54:00Z"/>
          <w:lang w:eastAsia="ru-RU"/>
        </w:rPr>
      </w:pPr>
      <w:ins w:id="2032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33" w:author="Екатерина Луткова" w:date="2016-04-20T12:54:00Z"/>
          <w:lang w:eastAsia="ru-RU"/>
        </w:rPr>
      </w:pPr>
      <w:ins w:id="2034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35" w:author="Екатерина Луткова" w:date="2016-04-20T12:54:00Z"/>
          <w:lang w:eastAsia="ru-RU"/>
        </w:rPr>
      </w:pPr>
      <w:ins w:id="2036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37" w:author="Екатерина Луткова" w:date="2016-04-20T12:54:00Z"/>
          <w:lang w:eastAsia="ru-RU"/>
        </w:rPr>
      </w:pPr>
      <w:ins w:id="2038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39" w:author="Екатерина Луткова" w:date="2016-04-20T12:54:00Z"/>
          <w:lang w:eastAsia="ru-RU"/>
        </w:rPr>
      </w:pPr>
      <w:ins w:id="2040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41" w:author="Екатерина Луткова" w:date="2016-04-20T12:55:00Z"/>
          <w:lang w:eastAsia="ru-RU"/>
        </w:rPr>
        <w:pPrChange w:id="204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43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44" w:author="Екатерина Луткова" w:date="2016-04-20T12:55:00Z"/>
          <w:lang w:eastAsia="ru-RU"/>
        </w:rPr>
      </w:pPr>
      <w:ins w:id="2045" w:author="Екатерина Луткова" w:date="2016-04-20T12:55:00Z">
        <w:r>
          <w:rPr>
            <w:lang w:eastAsia="ru-RU"/>
          </w:rPr>
          <w:t xml:space="preserve">4.8.2.  </w:t>
        </w:r>
      </w:ins>
      <w:ins w:id="2046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47" w:author="Екатерина Луткова" w:date="2016-04-20T13:16:00Z"/>
          <w:lang w:eastAsia="ru-RU"/>
        </w:rPr>
        <w:pPrChange w:id="2048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49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50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51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52" w:author="Екатерина Луткова" w:date="2016-04-20T12:55:00Z"/>
          <w:lang w:eastAsia="ru-RU"/>
        </w:rPr>
        <w:pPrChange w:id="2053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54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55" w:author="Екатерина Луткова" w:date="2016-04-20T12:55:00Z"/>
          <w:lang w:eastAsia="ru-RU"/>
        </w:rPr>
      </w:pPr>
      <w:ins w:id="2056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57" w:author="Екатерина Луткова" w:date="2016-04-20T12:55:00Z"/>
          <w:lang w:eastAsia="ru-RU"/>
        </w:rPr>
      </w:pPr>
      <w:ins w:id="2058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59" w:author="Екатерина Луткова" w:date="2016-04-20T13:18:00Z"/>
          <w:lang w:eastAsia="ru-RU"/>
        </w:rPr>
      </w:pPr>
      <w:ins w:id="2060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61" w:author="Екатерина Луткова" w:date="2016-04-20T12:55:00Z"/>
          <w:lang w:eastAsia="ru-RU"/>
        </w:rPr>
      </w:pPr>
      <w:ins w:id="2062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63" w:author="Екатерина Луткова" w:date="2016-04-20T12:55:00Z"/>
          <w:lang w:eastAsia="ru-RU"/>
        </w:rPr>
      </w:pPr>
      <w:ins w:id="2064" w:author="Екатерина Луткова" w:date="2016-04-20T12:55:00Z">
        <w:r>
          <w:rPr>
            <w:lang w:eastAsia="ru-RU"/>
          </w:rPr>
          <w:t>Номер заявки</w:t>
        </w:r>
      </w:ins>
      <w:ins w:id="2065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66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67" w:author="Екатерина Луткова" w:date="2016-04-20T13:13:00Z"/>
          <w:lang w:eastAsia="ru-RU"/>
        </w:rPr>
      </w:pPr>
      <w:ins w:id="2068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69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070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1" w:author="Екатерина Луткова" w:date="2016-04-20T12:55:00Z"/>
          <w:lang w:eastAsia="ru-RU"/>
        </w:rPr>
      </w:pPr>
      <w:ins w:id="2072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3" w:author="Екатерина Луткова" w:date="2016-04-20T13:22:00Z"/>
          <w:lang w:eastAsia="ru-RU"/>
        </w:rPr>
      </w:pPr>
      <w:ins w:id="2074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075" w:author="Екатерина Луткова" w:date="2016-04-20T13:13:00Z">
        <w:r>
          <w:rPr>
            <w:lang w:eastAsia="ru-RU"/>
          </w:rPr>
          <w:t xml:space="preserve"> (-ых)</w:t>
        </w:r>
      </w:ins>
      <w:ins w:id="2076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7" w:author="Екатерина Луткова" w:date="2016-04-20T13:12:00Z"/>
          <w:lang w:eastAsia="ru-RU"/>
        </w:rPr>
      </w:pPr>
      <w:ins w:id="2078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9" w:author="Екатерина Луткова" w:date="2016-04-20T13:14:00Z"/>
          <w:lang w:eastAsia="ru-RU"/>
        </w:rPr>
      </w:pPr>
      <w:ins w:id="2080" w:author="Екатерина Луткова" w:date="2016-04-20T13:13:00Z">
        <w:r>
          <w:rPr>
            <w:lang w:eastAsia="ru-RU"/>
          </w:rPr>
          <w:t>Количест</w:t>
        </w:r>
      </w:ins>
      <w:ins w:id="2081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2" w:author="Екатерина Луткова" w:date="2016-04-20T12:55:00Z"/>
          <w:lang w:eastAsia="ru-RU"/>
        </w:rPr>
        <w:pPrChange w:id="2083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084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085" w:author="Екатерина Луткова" w:date="2016-04-20T13:15:00Z">
        <w:r>
          <w:rPr>
            <w:lang w:eastAsia="ru-RU"/>
          </w:rPr>
          <w:t>и</w:t>
        </w:r>
      </w:ins>
      <w:ins w:id="2086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087" w:author="Екатерина Луткова" w:date="2016-04-20T13:15:00Z">
        <w:r>
          <w:rPr>
            <w:lang w:eastAsia="ru-RU"/>
          </w:rPr>
          <w:t>–</w:t>
        </w:r>
      </w:ins>
      <w:ins w:id="2088" w:author="Екатерина Луткова" w:date="2016-04-20T13:14:00Z">
        <w:r>
          <w:rPr>
            <w:lang w:eastAsia="ru-RU"/>
          </w:rPr>
          <w:t xml:space="preserve"> </w:t>
        </w:r>
      </w:ins>
      <w:ins w:id="2089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90" w:author="Екатерина Луткова" w:date="2016-04-20T12:55:00Z"/>
          <w:lang w:eastAsia="ru-RU"/>
        </w:rPr>
      </w:pPr>
      <w:ins w:id="2091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92" w:author="Екатерина Луткова" w:date="2016-04-20T13:17:00Z"/>
          <w:lang w:eastAsia="ru-RU"/>
        </w:rPr>
      </w:pPr>
      <w:ins w:id="2093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094" w:author="Екатерина Луткова" w:date="2016-04-20T12:55:00Z"/>
          <w:lang w:eastAsia="ru-RU"/>
        </w:rPr>
      </w:pPr>
      <w:ins w:id="2095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096" w:author="Екатерина Луткова" w:date="2016-04-20T12:57:00Z"/>
          <w:noProof/>
          <w:lang w:eastAsia="ru-RU"/>
        </w:rPr>
      </w:pPr>
      <w:ins w:id="2097" w:author="Екатерина Луткова" w:date="2016-04-20T12:56:00Z">
        <w:r>
          <w:rPr>
            <w:lang w:eastAsia="ru-RU"/>
          </w:rPr>
          <w:t xml:space="preserve">4.8.3. </w:t>
        </w:r>
      </w:ins>
      <w:ins w:id="2098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099" w:author="Екатерина Луткова" w:date="2016-04-20T12:57:00Z"/>
          <w:lang w:eastAsia="ru-RU"/>
        </w:rPr>
      </w:pPr>
      <w:ins w:id="2100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01" w:author="Екатерина Луткова" w:date="2016-04-20T12:57:00Z"/>
          <w:lang w:eastAsia="ru-RU"/>
        </w:rPr>
      </w:pPr>
      <w:ins w:id="2102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03" w:author="Екатерина Луткова" w:date="2016-04-20T12:57:00Z"/>
          <w:lang w:eastAsia="ru-RU"/>
        </w:rPr>
      </w:pPr>
      <w:ins w:id="2104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05" w:author="Екатерина Луткова" w:date="2016-04-20T12:57:00Z"/>
          <w:lang w:eastAsia="ru-RU"/>
        </w:rPr>
      </w:pPr>
      <w:ins w:id="2106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07" w:author="Екатерина Луткова" w:date="2016-04-20T12:57:00Z"/>
          <w:lang w:eastAsia="ru-RU"/>
        </w:rPr>
      </w:pPr>
      <w:ins w:id="2108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09" w:author="Екатерина Луткова" w:date="2016-04-20T12:57:00Z"/>
          <w:lang w:eastAsia="ru-RU"/>
        </w:rPr>
      </w:pPr>
      <w:ins w:id="2110" w:author="Екатерина Луткова" w:date="2016-04-20T12:57:00Z">
        <w:r>
          <w:rPr>
            <w:lang w:eastAsia="ru-RU"/>
          </w:rPr>
          <w:t>Партия</w:t>
        </w:r>
      </w:ins>
      <w:ins w:id="2111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12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13" w:author="Екатерина Луткова" w:date="2016-04-20T12:57:00Z"/>
          <w:lang w:eastAsia="ru-RU"/>
        </w:rPr>
      </w:pPr>
      <w:ins w:id="2114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15" w:author="Екатерина Луткова" w:date="2016-04-20T12:57:00Z"/>
          <w:lang w:eastAsia="ru-RU"/>
        </w:rPr>
      </w:pPr>
      <w:ins w:id="2116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17" w:author="Екатерина Луткова" w:date="2016-04-20T12:57:00Z"/>
          <w:lang w:eastAsia="ru-RU"/>
        </w:rPr>
      </w:pPr>
      <w:ins w:id="2118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19" w:author="Екатерина Луткова" w:date="2016-04-20T12:58:00Z"/>
          <w:lang w:eastAsia="ru-RU"/>
        </w:rPr>
      </w:pPr>
      <w:ins w:id="2120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21" w:author="Екатерина Луткова" w:date="2016-04-20T12:58:00Z"/>
          <w:lang w:eastAsia="ru-RU"/>
        </w:rPr>
      </w:pPr>
      <w:ins w:id="2122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23" w:author="Екатерина Луткова" w:date="2016-04-20T12:58:00Z"/>
          <w:lang w:eastAsia="ru-RU"/>
        </w:rPr>
      </w:pPr>
      <w:ins w:id="2124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25" w:author="Екатерина Луткова" w:date="2016-04-20T12:58:00Z"/>
          <w:lang w:eastAsia="ru-RU"/>
        </w:rPr>
      </w:pPr>
      <w:ins w:id="2126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27" w:author="Екатерина Луткова" w:date="2016-04-20T12:58:00Z"/>
          <w:lang w:eastAsia="ru-RU"/>
        </w:rPr>
      </w:pPr>
      <w:ins w:id="2128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29" w:author="Екатерина Луткова" w:date="2016-04-20T12:58:00Z"/>
          <w:lang w:eastAsia="ru-RU"/>
        </w:rPr>
      </w:pPr>
      <w:ins w:id="2130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31" w:author="Екатерина Луткова" w:date="2016-04-20T12:58:00Z"/>
          <w:lang w:eastAsia="ru-RU"/>
        </w:rPr>
      </w:pPr>
      <w:ins w:id="2132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33" w:author="Екатерина Луткова" w:date="2016-04-20T12:58:00Z"/>
          <w:lang w:eastAsia="ru-RU"/>
        </w:rPr>
      </w:pPr>
      <w:ins w:id="2134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35" w:author="Екатерина Луткова" w:date="2016-04-20T12:59:00Z"/>
          <w:lang w:eastAsia="ru-RU"/>
        </w:rPr>
      </w:pPr>
      <w:ins w:id="2136" w:author="Екатерина Луткова" w:date="2016-04-20T12:58:00Z">
        <w:r>
          <w:rPr>
            <w:lang w:eastAsia="ru-RU"/>
          </w:rPr>
          <w:t>4.8.5.</w:t>
        </w:r>
      </w:ins>
      <w:ins w:id="2137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38" w:author="Екатерина Луткова" w:date="2016-04-20T12:59:00Z"/>
          <w:lang w:eastAsia="ru-RU"/>
        </w:rPr>
      </w:pPr>
      <w:ins w:id="2139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40" w:author="Екатерина Луткова" w:date="2016-04-20T12:59:00Z"/>
          <w:lang w:eastAsia="ru-RU"/>
        </w:rPr>
      </w:pPr>
      <w:ins w:id="2141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42" w:author="Екатерина Луткова" w:date="2016-04-20T12:59:00Z"/>
          <w:lang w:eastAsia="ru-RU"/>
        </w:rPr>
      </w:pPr>
      <w:ins w:id="2143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44" w:author="Екатерина Луткова" w:date="2016-04-20T12:59:00Z"/>
          <w:lang w:eastAsia="ru-RU"/>
        </w:rPr>
      </w:pPr>
      <w:ins w:id="2145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46" w:author="Екатерина Луткова" w:date="2016-04-20T12:59:00Z"/>
          <w:lang w:eastAsia="ru-RU"/>
        </w:rPr>
      </w:pPr>
      <w:ins w:id="2147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48" w:author="Екатерина Луткова" w:date="2016-04-20T12:59:00Z"/>
        </w:rPr>
      </w:pPr>
      <w:ins w:id="2149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50" w:author="Екатерина Луткова" w:date="2016-04-20T12:59:00Z"/>
        </w:rPr>
      </w:pPr>
      <w:ins w:id="2151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52" w:author="Екатерина Луткова" w:date="2016-04-20T12:59:00Z"/>
        </w:rPr>
      </w:pPr>
      <w:ins w:id="2153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54" w:author="Екатерина Луткова" w:date="2016-04-20T12:59:00Z"/>
        </w:rPr>
      </w:pPr>
      <w:ins w:id="2155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56" w:author="Екатерина Луткова" w:date="2016-04-20T12:59:00Z"/>
        </w:rPr>
      </w:pPr>
      <w:ins w:id="2157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58" w:author="Екатерина Луткова" w:date="2016-04-20T12:59:00Z"/>
          <w:lang w:eastAsia="ru-RU"/>
        </w:rPr>
      </w:pPr>
      <w:ins w:id="2159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60" w:author="Екатерина Луткова" w:date="2016-04-20T12:59:00Z"/>
          <w:lang w:eastAsia="ru-RU"/>
        </w:rPr>
      </w:pPr>
      <w:ins w:id="2161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62" w:author="Екатерина Луткова" w:date="2016-04-20T12:59:00Z"/>
          <w:lang w:eastAsia="ru-RU"/>
        </w:rPr>
      </w:pPr>
      <w:ins w:id="2163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64" w:author="Екатерина Луткова" w:date="2016-04-20T13:00:00Z"/>
          <w:lang w:eastAsia="ru-RU"/>
        </w:rPr>
      </w:pPr>
      <w:ins w:id="2165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66" w:author="Екатерина Луткова" w:date="2016-04-20T13:00:00Z"/>
          <w:lang w:eastAsia="ru-RU"/>
        </w:rPr>
      </w:pPr>
      <w:ins w:id="2167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68" w:author="Екатерина Луткова" w:date="2016-04-20T13:00:00Z"/>
          <w:lang w:eastAsia="ru-RU"/>
        </w:rPr>
      </w:pPr>
      <w:ins w:id="2169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170" w:author="Екатерина Луткова" w:date="2016-04-20T13:00:00Z"/>
          <w:lang w:eastAsia="ru-RU"/>
        </w:rPr>
      </w:pPr>
      <w:ins w:id="2171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172" w:author="Екатерина Луткова" w:date="2016-04-20T13:00:00Z"/>
          <w:lang w:eastAsia="ru-RU"/>
        </w:rPr>
      </w:pPr>
      <w:ins w:id="2173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174" w:author="Екатерина Луткова" w:date="2016-04-20T13:00:00Z"/>
          <w:lang w:eastAsia="ru-RU"/>
        </w:rPr>
      </w:pPr>
      <w:ins w:id="2175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176" w:author="Екатерина Луткова" w:date="2016-04-20T13:00:00Z"/>
        </w:rPr>
      </w:pPr>
      <w:ins w:id="2177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178" w:author="Екатерина Луткова" w:date="2016-04-20T13:00:00Z"/>
        </w:rPr>
      </w:pPr>
      <w:ins w:id="2179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180" w:author="Екатерина Луткова" w:date="2016-04-20T13:00:00Z"/>
        </w:rPr>
      </w:pPr>
      <w:ins w:id="2181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182" w:author="Екатерина Луткова" w:date="2016-04-20T13:00:00Z"/>
        </w:rPr>
      </w:pPr>
      <w:ins w:id="2183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184" w:author="Екатерина Луткова" w:date="2016-04-20T13:00:00Z"/>
        </w:rPr>
      </w:pPr>
      <w:ins w:id="2185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186" w:author="Екатерина Луткова" w:date="2016-04-20T13:00:00Z"/>
          <w:lang w:eastAsia="ru-RU"/>
        </w:rPr>
      </w:pPr>
      <w:ins w:id="2187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188" w:author="Екатерина Луткова" w:date="2016-04-20T13:00:00Z"/>
          <w:lang w:eastAsia="ru-RU"/>
        </w:rPr>
      </w:pPr>
      <w:ins w:id="2189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190" w:author="Екатерина Луткова" w:date="2016-04-20T13:00:00Z"/>
          <w:lang w:eastAsia="ru-RU"/>
        </w:rPr>
      </w:pPr>
      <w:ins w:id="2191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192" w:author="Екатерина Луткова" w:date="2016-04-20T13:04:00Z"/>
          <w:lang w:eastAsia="ru-RU"/>
        </w:rPr>
        <w:pPrChange w:id="2193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194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195" w:author="Екатерина Луткова" w:date="2016-04-20T13:05:00Z"/>
          <w:lang w:eastAsia="ru-RU"/>
        </w:rPr>
        <w:pPrChange w:id="2196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197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198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199" w:author="Екатерина Луткова" w:date="2016-04-20T13:08:00Z">
        <w:r>
          <w:rPr>
            <w:lang w:eastAsia="ru-RU"/>
          </w:rPr>
          <w:t>Формируется</w:t>
        </w:r>
      </w:ins>
      <w:ins w:id="2200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01" w:author="Екатерина Луткова" w:date="2016-04-20T13:08:00Z">
        <w:r>
          <w:rPr>
            <w:lang w:eastAsia="ru-RU"/>
          </w:rPr>
          <w:t>исполнителям (</w:t>
        </w:r>
      </w:ins>
      <w:ins w:id="2202" w:author="Екатерина Луткова" w:date="2016-04-20T13:05:00Z">
        <w:r>
          <w:rPr>
            <w:lang w:eastAsia="ru-RU"/>
          </w:rPr>
          <w:t>сотрудникам</w:t>
        </w:r>
      </w:ins>
      <w:ins w:id="2203" w:author="Екатерина Луткова" w:date="2016-04-20T13:08:00Z">
        <w:r>
          <w:rPr>
            <w:lang w:eastAsia="ru-RU"/>
          </w:rPr>
          <w:t>)</w:t>
        </w:r>
      </w:ins>
      <w:ins w:id="2204" w:author="Екатерина Луткова" w:date="2016-04-20T13:05:00Z">
        <w:r>
          <w:rPr>
            <w:lang w:eastAsia="ru-RU"/>
          </w:rPr>
          <w:t xml:space="preserve"> </w:t>
        </w:r>
      </w:ins>
      <w:ins w:id="2205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06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07" w:author="Екатерина Луткова" w:date="2016-04-20T13:08:00Z">
        <w:r>
          <w:rPr>
            <w:lang w:eastAsia="ru-RU"/>
          </w:rPr>
          <w:t>Н</w:t>
        </w:r>
      </w:ins>
      <w:ins w:id="2208" w:author="Екатерина Луткова" w:date="2016-04-20T13:07:00Z">
        <w:r>
          <w:rPr>
            <w:lang w:eastAsia="ru-RU"/>
          </w:rPr>
          <w:t>аряда</w:t>
        </w:r>
      </w:ins>
      <w:ins w:id="2209" w:author="Екатерина Луткова" w:date="2016-04-20T13:08:00Z">
        <w:r>
          <w:rPr>
            <w:lang w:eastAsia="ru-RU"/>
          </w:rPr>
          <w:t>»</w:t>
        </w:r>
      </w:ins>
      <w:ins w:id="2210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11" w:name="_Toc448917614"/>
      <w:r>
        <w:rPr>
          <w:lang w:eastAsia="ru-RU"/>
        </w:rPr>
        <w:t>4.</w:t>
      </w:r>
      <w:ins w:id="2212" w:author="Екатерина Луткова" w:date="2016-04-20T12:07:00Z">
        <w:r w:rsidR="00295E57">
          <w:rPr>
            <w:lang w:eastAsia="ru-RU"/>
          </w:rPr>
          <w:t>9</w:t>
        </w:r>
      </w:ins>
      <w:del w:id="2213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11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14" w:name="_Toc448917615"/>
      <w:r>
        <w:t>4.</w:t>
      </w:r>
      <w:ins w:id="2215" w:author="Екатерина Луткова" w:date="2016-04-20T12:07:00Z">
        <w:r w:rsidR="00295E57">
          <w:t>9</w:t>
        </w:r>
      </w:ins>
      <w:del w:id="2216" w:author="Екатерина Луткова" w:date="2016-04-20T12:07:00Z">
        <w:r w:rsidDel="00295E57">
          <w:delText>8</w:delText>
        </w:r>
      </w:del>
      <w:r>
        <w:t>.1 Реестр брака</w:t>
      </w:r>
      <w:bookmarkEnd w:id="2214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17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18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19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20" w:author="Екатерина Луткова" w:date="2016-04-01T18:05:00Z">
          <w:pPr>
            <w:jc w:val="both"/>
          </w:pPr>
        </w:pPrChange>
      </w:pPr>
      <w:ins w:id="2221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22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23" w:author="Екатерина Луткова" w:date="2016-04-01T18:05:00Z"/>
        </w:rPr>
      </w:pPr>
      <w:ins w:id="2224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25" w:author="Екатерина Луткова" w:date="2016-04-01T18:06:00Z"/>
        </w:rPr>
      </w:pPr>
      <w:ins w:id="2226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27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28" w:author="Екатерина Луткова" w:date="2016-04-01T18:08:00Z">
        <w:r w:rsidR="003F5BA8">
          <w:t xml:space="preserve"> </w:t>
        </w:r>
      </w:ins>
      <w:ins w:id="2229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30" w:author="Екатерина Луткова" w:date="2016-04-01T18:09:00Z"/>
        </w:rPr>
      </w:pPr>
      <w:ins w:id="2231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32" w:author="Екатерина Луткова" w:date="2016-04-01T18:07:00Z">
        <w:r>
          <w:t xml:space="preserve">«Материалы» </w:t>
        </w:r>
      </w:ins>
      <w:ins w:id="2233" w:author="Екатерина Луткова" w:date="2016-04-01T18:09:00Z">
        <w:r w:rsidR="003F5BA8">
          <w:t>*</w:t>
        </w:r>
      </w:ins>
      <w:ins w:id="2234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35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36" w:author="Екатерина Луткова" w:date="2016-04-01T18:09:00Z"/>
        </w:rPr>
      </w:pPr>
      <w:ins w:id="2237" w:author="Екатерина Луткова" w:date="2016-04-01T18:09:00Z">
        <w:r>
          <w:t>прямые затраты</w:t>
        </w:r>
      </w:ins>
      <w:ins w:id="2238" w:author="Екатерина Луткова" w:date="2016-04-01T18:10:00Z">
        <w:r>
          <w:t xml:space="preserve"> (берутся из плановой калькуляции)</w:t>
        </w:r>
      </w:ins>
      <w:ins w:id="2239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40" w:author="Екатерина Луткова" w:date="2016-04-01T18:10:00Z"/>
        </w:rPr>
        <w:pPrChange w:id="224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42" w:author="Екатерина Луткова" w:date="2016-04-01T18:09:00Z">
        <w:r>
          <w:t>- транспортные</w:t>
        </w:r>
      </w:ins>
      <w:ins w:id="2243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44" w:author="Екатерина Луткова" w:date="2016-04-01T18:10:00Z"/>
        </w:rPr>
        <w:pPrChange w:id="224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46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47" w:author="Екатерина Луткова" w:date="2016-04-01T18:10:00Z"/>
        </w:rPr>
        <w:pPrChange w:id="224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49" w:author="Екатерина Луткова" w:date="2016-04-01T18:11:00Z">
        <w:r>
          <w:t xml:space="preserve">- </w:t>
        </w:r>
      </w:ins>
      <w:ins w:id="2250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51" w:author="Екатерина Луткова" w:date="2016-04-01T18:11:00Z"/>
        </w:rPr>
        <w:pPrChange w:id="225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53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54" w:author="Екатерина Луткова" w:date="2016-04-01T18:11:00Z"/>
        </w:rPr>
        <w:pPrChange w:id="225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56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57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58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59" w:author="Екатерина Луткова" w:date="2016-04-01T18:12:00Z"/>
        </w:rPr>
      </w:pPr>
      <w:del w:id="2260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61" w:author="Екатерина Луткова" w:date="2016-04-01T18:12:00Z"/>
        </w:rPr>
      </w:pPr>
      <w:del w:id="2262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63" w:author="Екатерина Луткова" w:date="2016-04-01T18:12:00Z"/>
        </w:rPr>
      </w:pPr>
      <w:del w:id="2264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65" w:author="Екатерина Луткова" w:date="2016-04-01T18:12:00Z"/>
        </w:rPr>
      </w:pPr>
      <w:del w:id="2266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67" w:author="Екатерина Луткова" w:date="2016-04-01T18:12:00Z"/>
        </w:rPr>
      </w:pPr>
      <w:del w:id="2268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69" w:author="Екатерина Луткова" w:date="2016-04-01T18:12:00Z"/>
        </w:rPr>
      </w:pPr>
      <w:del w:id="2270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271" w:author="Екатерина Луткова" w:date="2016-04-01T18:12:00Z"/>
        </w:rPr>
      </w:pPr>
      <w:del w:id="2272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273" w:author="Екатерина Луткова" w:date="2016-04-01T18:12:00Z"/>
        </w:rPr>
      </w:pPr>
      <w:del w:id="2274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275" w:author="Екатерина Луткова" w:date="2016-04-01T18:12:00Z"/>
        </w:rPr>
      </w:pPr>
      <w:del w:id="2276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277" w:author="Екатерина Луткова" w:date="2016-04-01T18:12:00Z"/>
        </w:rPr>
      </w:pPr>
      <w:del w:id="2278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279" w:author="Екатерина Луткова" w:date="2016-04-01T18:12:00Z"/>
        </w:rPr>
      </w:pPr>
      <w:del w:id="2280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281" w:author="Екатерина Луткова" w:date="2016-04-01T18:12:00Z"/>
        </w:rPr>
      </w:pPr>
      <w:del w:id="2282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283" w:author="Екатерина Луткова" w:date="2016-04-01T18:12:00Z"/>
        </w:rPr>
      </w:pPr>
      <w:del w:id="2284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285" w:author="Екатерина Луткова" w:date="2016-04-01T18:12:00Z"/>
        </w:rPr>
      </w:pPr>
      <w:del w:id="2286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287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288" w:name="_Toc448917616"/>
      <w:r>
        <w:t>4.</w:t>
      </w:r>
      <w:ins w:id="2289" w:author="Екатерина Луткова" w:date="2016-04-20T12:08:00Z">
        <w:r w:rsidR="00295E57">
          <w:t>10</w:t>
        </w:r>
      </w:ins>
      <w:del w:id="2290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288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291" w:author="Екатерина Луткова" w:date="2016-04-01T18:12:00Z"/>
        </w:rPr>
        <w:pPrChange w:id="2292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293" w:author="Екатерина Луткова" w:date="2016-04-01T18:12:00Z"/>
        </w:rPr>
        <w:pPrChange w:id="2294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295" w:author="Екатерина Луткова" w:date="2016-04-01T18:12:00Z">
        <w:r>
          <w:t xml:space="preserve">Предусмотреть формирование отчета по </w:t>
        </w:r>
      </w:ins>
      <w:ins w:id="2296" w:author="Екатерина Луткова" w:date="2016-04-01T18:13:00Z">
        <w:r>
          <w:t xml:space="preserve">приходу конкретного </w:t>
        </w:r>
      </w:ins>
      <w:ins w:id="2297" w:author="Екатерина Луткова" w:date="2016-04-01T18:12:00Z">
        <w:r>
          <w:t>материала за заданный период</w:t>
        </w:r>
      </w:ins>
      <w:ins w:id="2298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299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00" w:author="Екатерина Луткова" w:date="2016-04-20T12:08:00Z">
        <w:r>
          <w:t xml:space="preserve"> </w:t>
        </w:r>
      </w:ins>
      <w:bookmarkStart w:id="2301" w:name="_Toc448917617"/>
      <w:r w:rsidR="00DD7803">
        <w:t>Журнал учета оплаченной и отгруженной продукции</w:t>
      </w:r>
      <w:bookmarkEnd w:id="2301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0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03" w:author="Екатерина Луткова" w:date="2016-04-20T12:08:00Z">
        <w:r>
          <w:t xml:space="preserve"> </w:t>
        </w:r>
      </w:ins>
      <w:bookmarkStart w:id="2304" w:name="_Toc448917618"/>
      <w:r w:rsidR="00FF1128">
        <w:t>Журнал вальцовщика</w:t>
      </w:r>
      <w:bookmarkEnd w:id="2304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05" w:author="Екатерина Луткова" w:date="2016-04-01T16:58:00Z">
              <w:r w:rsidR="00910A02">
                <w:t>текущей</w:t>
              </w:r>
            </w:ins>
            <w:del w:id="2306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07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08" w:name="_Toc448917619"/>
      <w:r>
        <w:t>Распоряжение на отгрузку</w:t>
      </w:r>
      <w:r w:rsidR="0038185E">
        <w:t xml:space="preserve"> (журнал)</w:t>
      </w:r>
      <w:bookmarkEnd w:id="2308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09" w:author="Екатерина Луткова" w:date="2016-04-01T16:58:00Z">
              <w:r w:rsidR="00910A02">
                <w:t>текущей</w:t>
              </w:r>
            </w:ins>
            <w:del w:id="2310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11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12" w:name="_Toc448917620"/>
      <w:r>
        <w:t>Модуль «</w:t>
      </w:r>
      <w:r w:rsidRPr="005A357F">
        <w:t>Расход материалов</w:t>
      </w:r>
      <w:r>
        <w:t>»</w:t>
      </w:r>
      <w:bookmarkEnd w:id="2312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313" w:name="_Toc448917621"/>
      <w:r>
        <w:t>5 ТРЕБОВАНИЯ К НАДЕЖНОСТИ</w:t>
      </w:r>
      <w:bookmarkEnd w:id="2313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314" w:name="_Toc418591219"/>
      <w:bookmarkStart w:id="2315" w:name="_Toc432605163"/>
      <w:bookmarkStart w:id="2316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314"/>
      <w:bookmarkEnd w:id="2315"/>
      <w:bookmarkEnd w:id="2316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17" w:name="_Toc418591220"/>
      <w:bookmarkStart w:id="2318" w:name="_Toc432605164"/>
      <w:bookmarkStart w:id="2319" w:name="_Toc448917623"/>
      <w:r>
        <w:t>5</w:t>
      </w:r>
      <w:r w:rsidRPr="00B45BC2">
        <w:t>.1. Архитектура системы</w:t>
      </w:r>
      <w:bookmarkEnd w:id="2317"/>
      <w:bookmarkEnd w:id="2318"/>
      <w:bookmarkEnd w:id="2319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20" w:name="_Toc418591221"/>
      <w:bookmarkStart w:id="2321" w:name="_Toc432605165"/>
      <w:bookmarkStart w:id="2322" w:name="_Toc448917624"/>
      <w:r>
        <w:t>5</w:t>
      </w:r>
      <w:r w:rsidRPr="00B45BC2">
        <w:t>.2. Требования к аппаратному обеспечению системы</w:t>
      </w:r>
      <w:bookmarkEnd w:id="2320"/>
      <w:bookmarkEnd w:id="2321"/>
      <w:bookmarkEnd w:id="2322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460563" w:rsidRDefault="00460563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460563" w:rsidRPr="00D2120D" w:rsidRDefault="00460563">
      <w:pPr>
        <w:pStyle w:val="af1"/>
      </w:pPr>
    </w:p>
  </w:comment>
  <w:comment w:id="554" w:author="Мухамедшин" w:date="2016-03-30T10:13:00Z" w:initials="Е.Р.">
    <w:p w14:paraId="38C8DEDA" w14:textId="6F7DE247" w:rsidR="00460563" w:rsidRDefault="00460563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460563" w:rsidRDefault="00460563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460563" w:rsidRDefault="00460563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460563" w:rsidRDefault="00460563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460563" w:rsidRDefault="00460563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460563" w:rsidRDefault="00460563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460563" w:rsidRDefault="00460563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460563" w:rsidRDefault="00460563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460563" w:rsidRDefault="00460563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460563" w:rsidRPr="00DC1026" w:rsidRDefault="00460563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460563" w:rsidRDefault="00460563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460563" w:rsidRPr="007D2B8A" w:rsidRDefault="00460563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460563" w:rsidRDefault="00460563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460563" w:rsidRDefault="00460563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460563" w:rsidRDefault="00460563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460563" w:rsidRDefault="00460563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460563" w:rsidRDefault="00460563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460563" w:rsidRDefault="00460563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460563" w:rsidRDefault="00460563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460563" w:rsidRDefault="00460563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460563" w:rsidRDefault="00460563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460563" w:rsidRDefault="00460563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460563" w:rsidRDefault="00460563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00" w:author="Мухамедшин" w:date="2016-04-29T11:43:00Z" w:initials="Е.Р.">
    <w:p w14:paraId="238BBE28" w14:textId="6C155C4B" w:rsidR="00460563" w:rsidRDefault="00460563">
      <w:pPr>
        <w:pStyle w:val="af1"/>
      </w:pPr>
      <w:r>
        <w:rPr>
          <w:rStyle w:val="af0"/>
        </w:rPr>
        <w:annotationRef/>
      </w:r>
      <w:r>
        <w:t>Один документ на день, или может быть несколько в один день?</w:t>
      </w:r>
    </w:p>
    <w:p w14:paraId="7A811924" w14:textId="45AE6E97" w:rsidR="00460563" w:rsidRPr="00460563" w:rsidRDefault="00460563">
      <w:pPr>
        <w:pStyle w:val="af1"/>
      </w:pPr>
      <w:r>
        <w:t>Дату подставлять автоматически текущую, или на завтра?</w:t>
      </w:r>
    </w:p>
  </w:comment>
  <w:comment w:id="1801" w:author="Мухамедшин" w:date="2016-04-29T11:37:00Z" w:initials="Е.Р.">
    <w:p w14:paraId="0A82887C" w14:textId="304F5F26" w:rsidR="00460563" w:rsidRDefault="00460563">
      <w:pPr>
        <w:pStyle w:val="af1"/>
      </w:pPr>
      <w:r>
        <w:rPr>
          <w:rStyle w:val="af0"/>
        </w:rPr>
        <w:annotationRef/>
      </w:r>
      <w:r>
        <w:t>Наименование детали?</w:t>
      </w:r>
    </w:p>
  </w:comment>
  <w:comment w:id="1803" w:author="Мухамедшин" w:date="2016-04-29T11:43:00Z" w:initials="Е.Р.">
    <w:p w14:paraId="4FD58214" w14:textId="173B6945" w:rsidR="00460563" w:rsidRDefault="00460563">
      <w:pPr>
        <w:pStyle w:val="af1"/>
      </w:pPr>
      <w:r>
        <w:rPr>
          <w:rStyle w:val="af0"/>
        </w:rPr>
        <w:annotationRef/>
      </w:r>
      <w:r>
        <w:t>Какой тип у этих полей, что в них должно содержаться?</w:t>
      </w:r>
    </w:p>
  </w:comment>
  <w:comment w:id="1804" w:author="Мухамедшин" w:date="2016-04-29T11:38:00Z" w:initials="Е.Р.">
    <w:p w14:paraId="7001F384" w14:textId="45BE036C" w:rsidR="00460563" w:rsidRDefault="00460563">
      <w:pPr>
        <w:pStyle w:val="af1"/>
      </w:pPr>
      <w:r>
        <w:rPr>
          <w:rStyle w:val="af0"/>
        </w:rPr>
        <w:annotationRef/>
      </w:r>
      <w:r>
        <w:t>Выше написано, что исполнитель появляется автоматически</w:t>
      </w:r>
    </w:p>
  </w:comment>
  <w:comment w:id="1809" w:author="Мухамедшин" w:date="2016-04-29T11:40:00Z" w:initials="Е.Р.">
    <w:p w14:paraId="25961AD5" w14:textId="2DC1AFC6" w:rsidR="00460563" w:rsidRDefault="00460563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</w:t>
      </w:r>
    </w:p>
  </w:comment>
  <w:comment w:id="1818" w:author="Мухамедшин" w:date="2016-04-29T11:53:00Z" w:initials="Е.Р.">
    <w:p w14:paraId="5D422E1E" w14:textId="6C60A416" w:rsidR="00460563" w:rsidRDefault="00460563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28" w:author="Мухамедшин" w:date="2016-04-29T12:05:00Z" w:initials="Е.Р.">
    <w:p w14:paraId="0A71F557" w14:textId="00D6BC0F" w:rsidR="0083256D" w:rsidRDefault="0083256D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34" w:author="Мухамедшин" w:date="2016-04-29T12:43:00Z" w:initials="Е.Р.">
    <w:p w14:paraId="48F9296C" w14:textId="6AE42370" w:rsidR="0083256D" w:rsidRDefault="0083256D">
      <w:pPr>
        <w:pStyle w:val="af1"/>
      </w:pPr>
      <w:r>
        <w:rPr>
          <w:rStyle w:val="af0"/>
        </w:rPr>
        <w:annotationRef/>
      </w:r>
      <w:r>
        <w:t>Где взять?</w:t>
      </w:r>
      <w:r w:rsidR="00484AD8">
        <w:t xml:space="preserve"> Не понял, это рассчитываемое количество, или из заявки?</w:t>
      </w:r>
    </w:p>
  </w:comment>
  <w:comment w:id="1849" w:author="Мухамедшин" w:date="2016-04-29T12:45:00Z" w:initials="Е.Р.">
    <w:p w14:paraId="4D30655D" w14:textId="2114BD78" w:rsidR="00484AD8" w:rsidRDefault="00484AD8">
      <w:pPr>
        <w:pStyle w:val="af1"/>
      </w:pPr>
      <w:r>
        <w:rPr>
          <w:rStyle w:val="af0"/>
        </w:rPr>
        <w:annotationRef/>
      </w:r>
      <w:r>
        <w:t>Что такое?</w:t>
      </w:r>
    </w:p>
  </w:comment>
  <w:comment w:id="1853" w:author="Мухамедшин" w:date="2016-04-29T13:06:00Z" w:initials="Е.Р.">
    <w:p w14:paraId="4DDB3DFA" w14:textId="73B2C2FD" w:rsidR="0051308F" w:rsidRDefault="0051308F">
      <w:pPr>
        <w:pStyle w:val="af1"/>
      </w:pPr>
      <w:r>
        <w:rPr>
          <w:rStyle w:val="af0"/>
        </w:rPr>
        <w:annotationRef/>
      </w:r>
      <w:r>
        <w:t>Округляем до целого вверх?</w:t>
      </w:r>
    </w:p>
  </w:comment>
  <w:comment w:id="1871" w:author="Мухамедшин" w:date="2016-04-29T13:04:00Z" w:initials="Е.Р.">
    <w:p w14:paraId="789D55CA" w14:textId="5E157329" w:rsidR="00515AF3" w:rsidRDefault="00515AF3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>а/Нет?</w:t>
      </w:r>
    </w:p>
    <w:p w14:paraId="64C7BFC9" w14:textId="1E9F7511" w:rsidR="00515AF3" w:rsidRDefault="00515AF3">
      <w:pPr>
        <w:pStyle w:val="af1"/>
      </w:pPr>
      <w:r>
        <w:t>Оно как-то влияет на время работы пресса?</w:t>
      </w:r>
    </w:p>
  </w:comment>
  <w:comment w:id="1875" w:author="Мухамедшин" w:date="2016-04-29T13:03:00Z" w:initials="Е.Р.">
    <w:p w14:paraId="6927E3A7" w14:textId="28E142AD" w:rsidR="00515AF3" w:rsidRPr="00515AF3" w:rsidRDefault="00515AF3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1FDF"/>
    <w:rsid w:val="005D380E"/>
    <w:rsid w:val="005D4D92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4C39E-88C8-4652-9124-743C6ABBD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3894</TotalTime>
  <Pages>48</Pages>
  <Words>9158</Words>
  <Characters>52206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Мухамедшин</cp:lastModifiedBy>
  <cp:revision>35</cp:revision>
  <cp:lastPrinted>2016-03-24T11:23:00Z</cp:lastPrinted>
  <dcterms:created xsi:type="dcterms:W3CDTF">2016-03-25T05:02:00Z</dcterms:created>
  <dcterms:modified xsi:type="dcterms:W3CDTF">2016-04-29T10:08:00Z</dcterms:modified>
</cp:coreProperties>
</file>