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A4B209" w14:textId="77777777" w:rsidR="00DD7803" w:rsidRPr="004F3802" w:rsidRDefault="001C32D0" w:rsidP="00A92679">
      <w:pPr>
        <w:spacing w:after="7"/>
        <w:ind w:left="2560"/>
        <w:jc w:val="right"/>
        <w:rPr>
          <w:noProof/>
          <w:szCs w:val="24"/>
          <w:lang w:eastAsia="ru-RU"/>
        </w:rPr>
      </w:pPr>
      <w:bookmarkStart w:id="0" w:name="_Toc418591168"/>
      <w:r>
        <w:rPr>
          <w:noProof/>
          <w:szCs w:val="24"/>
          <w:lang w:eastAsia="ru-RU"/>
        </w:rPr>
        <w:t>Приложение №1 к Договору 2016-04-01</w:t>
      </w:r>
    </w:p>
    <w:p w14:paraId="3F4EE3A1" w14:textId="77777777" w:rsidR="00DD7803" w:rsidRPr="004F3802" w:rsidRDefault="00521635" w:rsidP="00203B6F">
      <w:pPr>
        <w:spacing w:after="7"/>
        <w:ind w:left="2560"/>
        <w:jc w:val="right"/>
        <w:rPr>
          <w:noProof/>
          <w:szCs w:val="24"/>
          <w:lang w:eastAsia="ru-RU"/>
        </w:rPr>
      </w:pPr>
      <w:r>
        <w:rPr>
          <w:noProof/>
          <w:szCs w:val="24"/>
          <w:lang w:eastAsia="ru-RU"/>
        </w:rPr>
        <w:t>От 1 апреля</w:t>
      </w:r>
      <w:r w:rsidR="00DD7803" w:rsidRPr="004F3802">
        <w:rPr>
          <w:noProof/>
          <w:szCs w:val="24"/>
          <w:lang w:eastAsia="ru-RU"/>
        </w:rPr>
        <w:t xml:space="preserve"> 2016 г.</w:t>
      </w:r>
    </w:p>
    <w:p w14:paraId="507F61BE" w14:textId="77777777" w:rsidR="00203B6F" w:rsidRDefault="00203B6F" w:rsidP="00A92679">
      <w:pPr>
        <w:spacing w:after="7"/>
        <w:ind w:left="2560"/>
        <w:rPr>
          <w:noProof/>
          <w:szCs w:val="24"/>
          <w:lang w:eastAsia="ru-RU"/>
        </w:rPr>
      </w:pPr>
    </w:p>
    <w:p w14:paraId="41D59016" w14:textId="77777777" w:rsidR="00DD7803" w:rsidRPr="004F3802" w:rsidRDefault="00D26461" w:rsidP="00A92679">
      <w:pPr>
        <w:spacing w:after="7"/>
        <w:ind w:left="2560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1E1FAC8B" wp14:editId="402B1CC6">
            <wp:extent cx="3588385" cy="370840"/>
            <wp:effectExtent l="0" t="0" r="0" b="0"/>
            <wp:docPr id="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8292" w14:textId="77777777" w:rsidR="00DD7803" w:rsidRPr="004F3802" w:rsidRDefault="00DD7803" w:rsidP="00A92679">
      <w:pPr>
        <w:spacing w:after="3518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 xml:space="preserve">Сложные </w:t>
      </w:r>
      <w:r w:rsidRPr="004F3802">
        <w:rPr>
          <w:b/>
          <w:szCs w:val="24"/>
          <w:lang w:val="en-US"/>
        </w:rPr>
        <w:t>IT</w:t>
      </w:r>
      <w:r w:rsidRPr="004F3802">
        <w:rPr>
          <w:b/>
          <w:szCs w:val="24"/>
        </w:rPr>
        <w:t>-решения с легкостью бабочки</w:t>
      </w:r>
    </w:p>
    <w:p w14:paraId="236EE811" w14:textId="77777777" w:rsidR="00DD7803" w:rsidRPr="004F3802" w:rsidRDefault="00DD7803" w:rsidP="008D2467">
      <w:pPr>
        <w:spacing w:after="0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>Техническое задание</w:t>
      </w:r>
    </w:p>
    <w:p w14:paraId="70C9A386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На разработку программного комплекса автоматизации деятельности организации</w:t>
      </w:r>
    </w:p>
    <w:p w14:paraId="0293333C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421397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9A6A50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39161F17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0B38083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155DC30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75ECD28F" w14:textId="77777777" w:rsidR="00DD7803" w:rsidRDefault="00DD7803" w:rsidP="008D2467">
      <w:pPr>
        <w:spacing w:after="0" w:line="238" w:lineRule="auto"/>
        <w:rPr>
          <w:sz w:val="28"/>
          <w:szCs w:val="28"/>
        </w:rPr>
      </w:pPr>
    </w:p>
    <w:p w14:paraId="1956AFD6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DA47032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Заказчик:</w:t>
      </w:r>
    </w:p>
    <w:p w14:paraId="187104A2" w14:textId="77777777" w:rsidR="00DD7803" w:rsidRPr="00B45BC2" w:rsidRDefault="00DD7803" w:rsidP="008D2467">
      <w:pPr>
        <w:spacing w:after="0" w:line="240" w:lineRule="auto"/>
        <w:rPr>
          <w:b/>
          <w:szCs w:val="24"/>
        </w:rPr>
      </w:pPr>
      <w:r w:rsidRPr="00B45BC2">
        <w:rPr>
          <w:b/>
          <w:szCs w:val="24"/>
        </w:rPr>
        <w:t>ООО «</w:t>
      </w:r>
      <w:r>
        <w:rPr>
          <w:b/>
          <w:szCs w:val="24"/>
        </w:rPr>
        <w:t>ЭЛМА-1</w:t>
      </w:r>
      <w:r w:rsidRPr="00B45BC2">
        <w:rPr>
          <w:b/>
          <w:szCs w:val="24"/>
        </w:rPr>
        <w:t>»</w:t>
      </w:r>
    </w:p>
    <w:p w14:paraId="42CB85DB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УТВЕРЖДЕНО</w:t>
      </w:r>
    </w:p>
    <w:p w14:paraId="14DAF595" w14:textId="77777777" w:rsidR="00DD7803" w:rsidRPr="00B45BC2" w:rsidRDefault="00DD7803" w:rsidP="008D2467">
      <w:pPr>
        <w:tabs>
          <w:tab w:val="left" w:pos="709"/>
          <w:tab w:val="left" w:pos="2835"/>
        </w:tabs>
        <w:spacing w:after="0" w:line="240" w:lineRule="auto"/>
        <w:rPr>
          <w:szCs w:val="24"/>
        </w:rPr>
      </w:pPr>
      <w:r w:rsidRPr="00B45BC2">
        <w:rPr>
          <w:szCs w:val="24"/>
        </w:rPr>
        <w:t>«</w:t>
      </w:r>
      <w:r w:rsidRPr="00B45BC2">
        <w:rPr>
          <w:szCs w:val="24"/>
          <w:u w:val="single"/>
        </w:rPr>
        <w:tab/>
      </w:r>
      <w:r w:rsidRPr="00B45BC2">
        <w:rPr>
          <w:szCs w:val="24"/>
        </w:rPr>
        <w:t>»</w:t>
      </w:r>
      <w:r w:rsidRPr="00B45BC2">
        <w:rPr>
          <w:szCs w:val="24"/>
          <w:u w:val="single"/>
        </w:rPr>
        <w:tab/>
      </w:r>
      <w:r>
        <w:rPr>
          <w:szCs w:val="24"/>
        </w:rPr>
        <w:t>2016</w:t>
      </w:r>
      <w:r w:rsidRPr="00B45BC2">
        <w:rPr>
          <w:szCs w:val="24"/>
        </w:rPr>
        <w:t>г.</w:t>
      </w:r>
    </w:p>
    <w:p w14:paraId="2F0C127F" w14:textId="77777777" w:rsidR="00DD7803" w:rsidRPr="00B45BC2" w:rsidRDefault="00DD7803" w:rsidP="008D2467">
      <w:pPr>
        <w:tabs>
          <w:tab w:val="left" w:pos="3544"/>
        </w:tabs>
        <w:spacing w:after="0" w:line="240" w:lineRule="auto"/>
        <w:rPr>
          <w:szCs w:val="24"/>
          <w:u w:val="single"/>
        </w:rPr>
      </w:pPr>
      <w:r w:rsidRPr="00B45BC2">
        <w:rPr>
          <w:szCs w:val="24"/>
          <w:u w:val="single"/>
        </w:rPr>
        <w:tab/>
      </w:r>
    </w:p>
    <w:p w14:paraId="7D2E62E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  <w:r w:rsidRPr="00B45BC2">
        <w:rPr>
          <w:szCs w:val="24"/>
        </w:rPr>
        <w:tab/>
      </w:r>
      <w:r w:rsidRPr="00B45BC2">
        <w:rPr>
          <w:sz w:val="18"/>
          <w:szCs w:val="18"/>
        </w:rPr>
        <w:t>(подпись)</w:t>
      </w:r>
      <w:r w:rsidRPr="00B45BC2">
        <w:rPr>
          <w:szCs w:val="24"/>
        </w:rPr>
        <w:tab/>
        <w:t>М.П.</w:t>
      </w:r>
    </w:p>
    <w:p w14:paraId="77955723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3CD97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46F9EE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92F89EA" w14:textId="77777777" w:rsidR="00DD7803" w:rsidRPr="00F22996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 w:val="18"/>
          <w:szCs w:val="18"/>
        </w:rPr>
      </w:pPr>
    </w:p>
    <w:p w14:paraId="6FCA9DDD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B17088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DAF8DA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62D9C1EA" w14:textId="77777777" w:rsidR="00DD7803" w:rsidRDefault="00F22996" w:rsidP="00F22996">
      <w:pPr>
        <w:tabs>
          <w:tab w:val="left" w:pos="709"/>
          <w:tab w:val="left" w:pos="2694"/>
        </w:tabs>
        <w:spacing w:after="0" w:line="240" w:lineRule="auto"/>
        <w:jc w:val="right"/>
        <w:rPr>
          <w:szCs w:val="24"/>
        </w:rPr>
      </w:pPr>
      <w:r>
        <w:rPr>
          <w:szCs w:val="24"/>
        </w:rPr>
        <w:t>К данному техническому заданию имеются приложения в количестве 9шт.</w:t>
      </w:r>
    </w:p>
    <w:p w14:paraId="56F11914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A5C03C1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090E1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16EF98C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9686499" w14:textId="77777777" w:rsidR="00DD7803" w:rsidRPr="004F3802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4E81B6C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Екатеринбург 2016</w:t>
      </w:r>
    </w:p>
    <w:p w14:paraId="1770CFE9" w14:textId="77777777" w:rsidR="00DD7803" w:rsidRDefault="00DD7803" w:rsidP="008D2467">
      <w:pPr>
        <w:pStyle w:val="a6"/>
      </w:pPr>
      <w:r>
        <w:br w:type="page"/>
      </w:r>
    </w:p>
    <w:p w14:paraId="5DE4D0AB" w14:textId="77777777" w:rsidR="00DD7803" w:rsidRPr="00AC6D23" w:rsidRDefault="00DD7803">
      <w:pPr>
        <w:pStyle w:val="a6"/>
        <w:rPr>
          <w:rFonts w:ascii="Times New Roman" w:hAnsi="Times New Roman"/>
          <w:color w:val="auto"/>
        </w:rPr>
      </w:pPr>
      <w:r w:rsidRPr="00AC6D23">
        <w:rPr>
          <w:rFonts w:ascii="Times New Roman" w:hAnsi="Times New Roman"/>
          <w:color w:val="auto"/>
        </w:rPr>
        <w:lastRenderedPageBreak/>
        <w:t>Оглавление</w:t>
      </w:r>
    </w:p>
    <w:p w14:paraId="7CF9C7D9" w14:textId="77777777" w:rsidR="00295E57" w:rsidRDefault="00DD7803">
      <w:pPr>
        <w:pStyle w:val="12"/>
        <w:tabs>
          <w:tab w:val="right" w:leader="dot" w:pos="10762"/>
        </w:tabs>
        <w:rPr>
          <w:ins w:id="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ins w:id="2" w:author="Екатерина Луткова" w:date="2016-04-20T12:10:00Z">
        <w:r w:rsidR="00295E57" w:rsidRPr="00E121D8">
          <w:rPr>
            <w:rStyle w:val="a7"/>
            <w:noProof/>
          </w:rPr>
          <w:fldChar w:fldCharType="begin"/>
        </w:r>
        <w:r w:rsidR="00295E57" w:rsidRPr="00E121D8">
          <w:rPr>
            <w:rStyle w:val="a7"/>
            <w:noProof/>
          </w:rPr>
          <w:instrText xml:space="preserve"> </w:instrText>
        </w:r>
        <w:r w:rsidR="00295E57">
          <w:rPr>
            <w:noProof/>
          </w:rPr>
          <w:instrText>HYPERLINK \l "_Toc448917539"</w:instrText>
        </w:r>
        <w:r w:rsidR="00295E57" w:rsidRPr="00E121D8">
          <w:rPr>
            <w:rStyle w:val="a7"/>
            <w:noProof/>
          </w:rPr>
          <w:instrText xml:space="preserve"> </w:instrText>
        </w:r>
        <w:r w:rsidR="00295E57" w:rsidRPr="00E121D8">
          <w:rPr>
            <w:rStyle w:val="a7"/>
            <w:noProof/>
          </w:rPr>
          <w:fldChar w:fldCharType="separate"/>
        </w:r>
        <w:r w:rsidR="00295E57" w:rsidRPr="00E121D8">
          <w:rPr>
            <w:rStyle w:val="a7"/>
            <w:noProof/>
          </w:rPr>
          <w:t>1 ПОСТАНОВКА ЗАДАЧИ</w:t>
        </w:r>
        <w:r w:rsidR="00295E57">
          <w:rPr>
            <w:noProof/>
            <w:webHidden/>
          </w:rPr>
          <w:tab/>
        </w:r>
        <w:r w:rsidR="00295E57">
          <w:rPr>
            <w:noProof/>
            <w:webHidden/>
          </w:rPr>
          <w:fldChar w:fldCharType="begin"/>
        </w:r>
        <w:r w:rsidR="00295E57">
          <w:rPr>
            <w:noProof/>
            <w:webHidden/>
          </w:rPr>
          <w:instrText xml:space="preserve"> PAGEREF _Toc448917539 \h </w:instrText>
        </w:r>
      </w:ins>
      <w:r w:rsidR="00295E57">
        <w:rPr>
          <w:noProof/>
          <w:webHidden/>
        </w:rPr>
      </w:r>
      <w:r w:rsidR="00295E57">
        <w:rPr>
          <w:noProof/>
          <w:webHidden/>
        </w:rPr>
        <w:fldChar w:fldCharType="separate"/>
      </w:r>
      <w:ins w:id="3" w:author="Екатерина Луткова" w:date="2016-04-20T12:10:00Z">
        <w:r w:rsidR="00295E57">
          <w:rPr>
            <w:noProof/>
            <w:webHidden/>
          </w:rPr>
          <w:t>4</w:t>
        </w:r>
        <w:r w:rsidR="00295E57">
          <w:rPr>
            <w:noProof/>
            <w:webHidden/>
          </w:rPr>
          <w:fldChar w:fldCharType="end"/>
        </w:r>
        <w:r w:rsidR="00295E57" w:rsidRPr="00E121D8">
          <w:rPr>
            <w:rStyle w:val="a7"/>
            <w:noProof/>
          </w:rPr>
          <w:fldChar w:fldCharType="end"/>
        </w:r>
      </w:ins>
    </w:p>
    <w:p w14:paraId="1574D7C1" w14:textId="77777777" w:rsidR="00295E57" w:rsidRDefault="00295E57">
      <w:pPr>
        <w:pStyle w:val="21"/>
        <w:tabs>
          <w:tab w:val="right" w:leader="dot" w:pos="10762"/>
        </w:tabs>
        <w:rPr>
          <w:ins w:id="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1.1. Цель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E85CDC5" w14:textId="77777777" w:rsidR="00295E57" w:rsidRDefault="00295E57">
      <w:pPr>
        <w:pStyle w:val="21"/>
        <w:tabs>
          <w:tab w:val="right" w:leader="dot" w:pos="10762"/>
        </w:tabs>
        <w:rPr>
          <w:ins w:id="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1.2. Требования к функциональности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E33E36C" w14:textId="77777777" w:rsidR="00295E57" w:rsidRDefault="00295E57">
      <w:pPr>
        <w:pStyle w:val="12"/>
        <w:tabs>
          <w:tab w:val="right" w:leader="dot" w:pos="10762"/>
        </w:tabs>
        <w:rPr>
          <w:ins w:id="1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 ОПИСАНИЕ КОМПАНИИ-ЗАКАЗЧИКА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7A86C72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Наименование компании заказчика. Предмет деятельности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3550C75" w14:textId="77777777" w:rsidR="00295E57" w:rsidRDefault="00295E57">
      <w:pPr>
        <w:pStyle w:val="21"/>
        <w:tabs>
          <w:tab w:val="right" w:leader="dot" w:pos="10762"/>
        </w:tabs>
        <w:rPr>
          <w:ins w:id="1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2.2. Ассортимент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0CBC370" w14:textId="77777777" w:rsidR="00295E57" w:rsidRDefault="00295E57">
      <w:pPr>
        <w:pStyle w:val="21"/>
        <w:tabs>
          <w:tab w:val="right" w:leader="dot" w:pos="10762"/>
        </w:tabs>
        <w:rPr>
          <w:ins w:id="1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caps/>
            <w:noProof/>
          </w:rPr>
          <w:t xml:space="preserve">2.3. </w:t>
        </w:r>
        <w:r w:rsidRPr="00E121D8">
          <w:rPr>
            <w:rStyle w:val="a7"/>
            <w:noProof/>
          </w:rPr>
          <w:t>Структура предприятия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1" w:author="Екатерина Луткова" w:date="2016-04-20T12:10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4157EDA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2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Основные термины и определения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4" w:author="Екатерина Луткова" w:date="2016-04-20T12:10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7B01888" w14:textId="77777777" w:rsidR="00295E57" w:rsidRDefault="00295E57">
      <w:pPr>
        <w:pStyle w:val="12"/>
        <w:tabs>
          <w:tab w:val="left" w:pos="480"/>
          <w:tab w:val="right" w:leader="dot" w:pos="10762"/>
        </w:tabs>
        <w:rPr>
          <w:ins w:id="2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ОПИСАНИЕ БИЗНЕС-ПРОЦЕССА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7" w:author="Екатерина Луткова" w:date="2016-04-20T12:10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9AA011B" w14:textId="77777777" w:rsidR="00295E57" w:rsidRDefault="00295E57">
      <w:pPr>
        <w:pStyle w:val="12"/>
        <w:tabs>
          <w:tab w:val="left" w:pos="480"/>
          <w:tab w:val="right" w:leader="dot" w:pos="10762"/>
        </w:tabs>
        <w:rPr>
          <w:ins w:id="2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ИНТЕРФЕЙС И ПРИНЦИПЫ ФУНКЦИОНИРОВАНИЯ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0" w:author="Екатерина Луткова" w:date="2016-04-20T12:10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9F951A3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3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3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Общие требования к интерфейсу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3" w:author="Екатерина Луткова" w:date="2016-04-20T12:10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CBD921D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3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3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Главное окно программы. Вход в систему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6" w:author="Екатерина Луткова" w:date="2016-04-20T12:10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F9B2957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3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3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9" w:author="Екатерина Луткова" w:date="2016-04-20T12:10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E8DE165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4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«Материалы»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2" w:author="Екатерина Луткова" w:date="2016-04-20T12:10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40CC406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4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«Группы»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5" w:author="Екатерина Луткова" w:date="2016-04-20T12:10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8C8D5F8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4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«Наименование детали»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8" w:author="Екатерина Луткова" w:date="2016-04-20T12:10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BC58959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«Способ изготовления»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1" w:author="Екатерина Луткова" w:date="2016-04-20T12:10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432F7B7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5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4.3.5.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«Заказчики»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4" w:author="Екатерина Луткова" w:date="2016-04-20T12:10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2562642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5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4.3.6.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«Поставщики»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7" w:author="Екатерина Луткова" w:date="2016-04-20T12:10:00Z"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E0698B5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5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4.3.7.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«Сотрудники»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0" w:author="Екатерина Луткова" w:date="2016-04-20T12:10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E1D0C5A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6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6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4.3.8.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«Должности»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3" w:author="Екатерина Луткова" w:date="2016-04-20T12:10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B6FC62B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6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6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"_Toc448917560"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4.3.9.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«Оснастка»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_Toc448917560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6" w:author="Екатерина Луткова" w:date="2016-04-20T12:10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A1221A2" w14:textId="77777777" w:rsidR="00295E57" w:rsidRDefault="00295E57">
      <w:pPr>
        <w:pStyle w:val="31"/>
        <w:tabs>
          <w:tab w:val="right" w:leader="dot" w:pos="10762"/>
        </w:tabs>
        <w:rPr>
          <w:ins w:id="6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6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"_Toc448917561"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Пример справочника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_Toc448917561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9" w:author="Екатерина Луткова" w:date="2016-04-20T12:10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4A11EAA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7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4.3.10.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«Единицы измерения»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2" w:author="Екатерина Луткова" w:date="2016-04-20T12:10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4223F4B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7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«Оборудование»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5" w:author="Екатерина Луткова" w:date="2016-04-20T12:10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0E2EA6D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7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«Константы»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8" w:author="Екатерина Луткова" w:date="2016-04-20T12:10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C482AB2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iCs/>
            <w:noProof/>
          </w:rPr>
          <w:t>4.3.13.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iCs/>
            <w:noProof/>
          </w:rPr>
          <w:t>Справочник «Водители»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1" w:author="Екатерина Луткова" w:date="2016-04-20T12:10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79AB2FF" w14:textId="77777777" w:rsidR="00295E57" w:rsidRDefault="00295E57">
      <w:pPr>
        <w:pStyle w:val="21"/>
        <w:tabs>
          <w:tab w:val="left" w:pos="1320"/>
          <w:tab w:val="right" w:leader="dot" w:pos="10762"/>
        </w:tabs>
        <w:rPr>
          <w:ins w:id="8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4.3.14.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Справочник «Исполнители»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4" w:author="Екатерина Луткова" w:date="2016-04-20T12:10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4D1D3A7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8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Модуль «Заявка»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7" w:author="Екатерина Луткова" w:date="2016-04-20T12:10:00Z"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0B18089" w14:textId="77777777" w:rsidR="00295E57" w:rsidRDefault="00295E57">
      <w:pPr>
        <w:pStyle w:val="31"/>
        <w:tabs>
          <w:tab w:val="right" w:leader="dot" w:pos="10762"/>
        </w:tabs>
        <w:rPr>
          <w:ins w:id="8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4.4.1 Отчет «Текущий счет»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0" w:author="Екатерина Луткова" w:date="2016-04-20T12:10:00Z"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49D03EC" w14:textId="77777777" w:rsidR="00295E57" w:rsidRDefault="00295E57">
      <w:pPr>
        <w:pStyle w:val="31"/>
        <w:tabs>
          <w:tab w:val="right" w:leader="dot" w:pos="10762"/>
        </w:tabs>
        <w:rPr>
          <w:ins w:id="9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9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4.4.2 Отчет «Спецификация»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3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6AC742F" w14:textId="77777777" w:rsidR="00295E57" w:rsidRDefault="00295E57">
      <w:pPr>
        <w:pStyle w:val="31"/>
        <w:tabs>
          <w:tab w:val="right" w:leader="dot" w:pos="10762"/>
        </w:tabs>
        <w:rPr>
          <w:ins w:id="9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9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4.4.3 Отчет «Договор»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6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0F22E27" w14:textId="77777777" w:rsidR="00295E57" w:rsidRDefault="00295E57">
      <w:pPr>
        <w:pStyle w:val="31"/>
        <w:tabs>
          <w:tab w:val="right" w:leader="dot" w:pos="10762"/>
        </w:tabs>
        <w:rPr>
          <w:ins w:id="9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9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4.4.4 Отчет «Акт выполненных работ»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9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5E16A67" w14:textId="77777777" w:rsidR="00295E57" w:rsidRDefault="00295E57">
      <w:pPr>
        <w:pStyle w:val="31"/>
        <w:tabs>
          <w:tab w:val="right" w:leader="dot" w:pos="10762"/>
        </w:tabs>
        <w:rPr>
          <w:ins w:id="10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4.4.5 Отчет «Акт приема-передачи оснастки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2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3BBE242" w14:textId="77777777" w:rsidR="00295E57" w:rsidRDefault="00295E57">
      <w:pPr>
        <w:pStyle w:val="31"/>
        <w:tabs>
          <w:tab w:val="right" w:leader="dot" w:pos="10762"/>
        </w:tabs>
        <w:rPr>
          <w:ins w:id="10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4.4.6 Отчет «Накладная М-15»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5" w:author="Екатерина Луткова" w:date="2016-04-20T12:10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9E3ED19" w14:textId="77777777" w:rsidR="00295E57" w:rsidRDefault="00295E57">
      <w:pPr>
        <w:pStyle w:val="31"/>
        <w:tabs>
          <w:tab w:val="right" w:leader="dot" w:pos="10762"/>
        </w:tabs>
        <w:rPr>
          <w:ins w:id="10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4.4.7 Отчет «Счет на оснастку»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8" w:author="Екатерина Луткова" w:date="2016-04-20T12:10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80B99DE" w14:textId="77777777" w:rsidR="00295E57" w:rsidRDefault="00295E57">
      <w:pPr>
        <w:pStyle w:val="31"/>
        <w:tabs>
          <w:tab w:val="right" w:leader="dot" w:pos="10762"/>
        </w:tabs>
        <w:rPr>
          <w:ins w:id="10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4.4.6 Реестр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1" w:author="Екатерина Луткова" w:date="2016-04-20T12:10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01AC5EB" w14:textId="77777777" w:rsidR="00295E57" w:rsidRDefault="00295E57">
      <w:pPr>
        <w:pStyle w:val="31"/>
        <w:tabs>
          <w:tab w:val="right" w:leader="dot" w:pos="10762"/>
        </w:tabs>
        <w:rPr>
          <w:ins w:id="11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4.4.7 Сводный отчет по способу изготовления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4" w:author="Екатерина Луткова" w:date="2016-04-20T12:10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E27B458" w14:textId="77777777" w:rsidR="00295E57" w:rsidRDefault="00295E57">
      <w:pPr>
        <w:pStyle w:val="31"/>
        <w:tabs>
          <w:tab w:val="right" w:leader="dot" w:pos="10762"/>
        </w:tabs>
        <w:rPr>
          <w:ins w:id="11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6" w:author="Екатерина Луткова" w:date="2016-04-20T12:10:00Z">
        <w:r w:rsidRPr="00E121D8">
          <w:rPr>
            <w:rStyle w:val="a7"/>
            <w:noProof/>
          </w:rPr>
          <w:lastRenderedPageBreak/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4.4.8 Учет прямых затрат на заявку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7" w:author="Екатерина Луткова" w:date="2016-04-20T12:10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43E6411" w14:textId="77777777" w:rsidR="00295E57" w:rsidRDefault="00295E57">
      <w:pPr>
        <w:pStyle w:val="31"/>
        <w:tabs>
          <w:tab w:val="right" w:leader="dot" w:pos="10762"/>
        </w:tabs>
        <w:rPr>
          <w:ins w:id="11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4.4.9 Реестр по всем заявкам (% доли прямых завтрат).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0" w:author="Екатерина Луткова" w:date="2016-04-20T12:10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891C0AF" w14:textId="77777777" w:rsidR="00295E57" w:rsidRDefault="00295E57">
      <w:pPr>
        <w:pStyle w:val="31"/>
        <w:tabs>
          <w:tab w:val="right" w:leader="dot" w:pos="10762"/>
        </w:tabs>
        <w:rPr>
          <w:ins w:id="12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4.4.10 Сводный отчет по номеру чертежа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3" w:author="Екатерина Луткова" w:date="2016-04-20T12:10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A99D19E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2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Подготовка производства. Модуль «Чертежи»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6" w:author="Екатерина Луткова" w:date="2016-04-20T12:10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A0B5E49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12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Расчет массы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9" w:author="Екатерина Луткова" w:date="2016-04-20T12:10:00Z"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12CDFBA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13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Технологическая карта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2" w:author="Екатерина Луткова" w:date="2016-04-20T12:10:00Z"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18FA7CD" w14:textId="77777777" w:rsidR="00295E57" w:rsidRDefault="00295E57">
      <w:pPr>
        <w:pStyle w:val="31"/>
        <w:tabs>
          <w:tab w:val="right" w:leader="dot" w:pos="10762"/>
        </w:tabs>
        <w:rPr>
          <w:ins w:id="13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4.5.3 Калькуляция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5" w:author="Екатерина Луткова" w:date="2016-04-20T12:10:00Z"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F255D62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13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Условия отбора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8" w:author="Екатерина Луткова" w:date="2016-04-20T12:10:00Z"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77C4075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3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4.6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Процесс производства. Модуль «Наряд»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1" w:author="Екатерина Луткова" w:date="2016-04-20T12:10:00Z"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4C1A9C4" w14:textId="77777777" w:rsidR="00295E57" w:rsidRDefault="00295E57">
      <w:pPr>
        <w:pStyle w:val="31"/>
        <w:tabs>
          <w:tab w:val="right" w:leader="dot" w:pos="10762"/>
        </w:tabs>
        <w:rPr>
          <w:ins w:id="14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4.6.1 Учет переработанного материала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4" w:author="Екатерина Луткова" w:date="2016-04-20T12:10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49A6ED7" w14:textId="77777777" w:rsidR="00295E57" w:rsidRDefault="00295E57">
      <w:pPr>
        <w:pStyle w:val="31"/>
        <w:tabs>
          <w:tab w:val="right" w:leader="dot" w:pos="10762"/>
        </w:tabs>
        <w:rPr>
          <w:ins w:id="14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4.6.2  Учет прямых затрат на наряд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7" w:author="Екатерина Луткова" w:date="2016-04-20T12:10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39AEF26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4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Модуль «Отгрузка»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0" w:author="Екатерина Луткова" w:date="2016-04-20T12:10:00Z"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9D52B64" w14:textId="77777777" w:rsidR="00295E57" w:rsidRDefault="00295E57">
      <w:pPr>
        <w:pStyle w:val="31"/>
        <w:tabs>
          <w:tab w:val="left" w:pos="1100"/>
          <w:tab w:val="right" w:leader="dot" w:pos="10762"/>
        </w:tabs>
        <w:rPr>
          <w:ins w:id="15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1 ТТН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3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1EE8A13" w14:textId="77777777" w:rsidR="00295E57" w:rsidRDefault="00295E57">
      <w:pPr>
        <w:pStyle w:val="31"/>
        <w:tabs>
          <w:tab w:val="right" w:leader="dot" w:pos="10762"/>
        </w:tabs>
        <w:rPr>
          <w:ins w:id="15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4.7.2 Торговая накладная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6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733C036" w14:textId="77777777" w:rsidR="00295E57" w:rsidRDefault="00295E57">
      <w:pPr>
        <w:pStyle w:val="31"/>
        <w:tabs>
          <w:tab w:val="right" w:leader="dot" w:pos="10762"/>
        </w:tabs>
        <w:rPr>
          <w:ins w:id="15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4.7.3 Счет-фактура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9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761B222" w14:textId="77777777" w:rsidR="00295E57" w:rsidRDefault="00295E57">
      <w:pPr>
        <w:pStyle w:val="31"/>
        <w:tabs>
          <w:tab w:val="right" w:leader="dot" w:pos="10762"/>
        </w:tabs>
        <w:rPr>
          <w:ins w:id="16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4.7.4 Товарно-транспортная накладная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2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9FB8603" w14:textId="77777777" w:rsidR="00295E57" w:rsidRDefault="00295E57">
      <w:pPr>
        <w:pStyle w:val="31"/>
        <w:tabs>
          <w:tab w:val="right" w:leader="dot" w:pos="10762"/>
        </w:tabs>
        <w:rPr>
          <w:ins w:id="16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4.7.5 Паспорт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5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150FBC1" w14:textId="77777777" w:rsidR="00295E57" w:rsidRDefault="00295E57">
      <w:pPr>
        <w:pStyle w:val="31"/>
        <w:tabs>
          <w:tab w:val="right" w:leader="dot" w:pos="10762"/>
        </w:tabs>
        <w:rPr>
          <w:ins w:id="16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4.7.7 Учет прямых затрат на отгрузку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8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AD6ECB6" w14:textId="77777777" w:rsidR="00295E57" w:rsidRDefault="00295E57">
      <w:pPr>
        <w:pStyle w:val="21"/>
        <w:tabs>
          <w:tab w:val="right" w:leader="dot" w:pos="10762"/>
        </w:tabs>
        <w:rPr>
          <w:ins w:id="16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4.8 Модуль «Отчеты»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1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243D48B" w14:textId="77777777" w:rsidR="00295E57" w:rsidRDefault="00295E57">
      <w:pPr>
        <w:pStyle w:val="21"/>
        <w:tabs>
          <w:tab w:val="right" w:leader="dot" w:pos="10762"/>
        </w:tabs>
        <w:rPr>
          <w:ins w:id="17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 xml:space="preserve">4.9 </w:t>
        </w:r>
        <w:r w:rsidRPr="00E121D8">
          <w:rPr>
            <w:rStyle w:val="a7"/>
            <w:noProof/>
          </w:rPr>
          <w:t>Журнал обрезки облоя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4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F3D847A" w14:textId="77777777" w:rsidR="00295E57" w:rsidRDefault="00295E57">
      <w:pPr>
        <w:pStyle w:val="31"/>
        <w:tabs>
          <w:tab w:val="right" w:leader="dot" w:pos="10762"/>
        </w:tabs>
        <w:rPr>
          <w:ins w:id="17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4.9.1 Реестр брака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7" w:author="Екатерина Луткова" w:date="2016-04-20T12:10:00Z"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6102E11" w14:textId="77777777" w:rsidR="00295E57" w:rsidRDefault="00295E57">
      <w:pPr>
        <w:pStyle w:val="21"/>
        <w:tabs>
          <w:tab w:val="right" w:leader="dot" w:pos="10762"/>
        </w:tabs>
        <w:rPr>
          <w:ins w:id="17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4.10 Журнал прихода материалов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0" w:author="Екатерина Луткова" w:date="2016-04-20T12:10:00Z"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5C3EB50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8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Журнал учета оплаченной и отгруженной продукции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3" w:author="Екатерина Луткова" w:date="2016-04-20T12:10:00Z"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8272B30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8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Журнал вальцовщика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6" w:author="Екатерина Луткова" w:date="2016-04-20T12:10:00Z"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1B0A315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8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Распоряжение на отгрузку (журнал)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9" w:author="Екатерина Луткова" w:date="2016-04-20T12:10:00Z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06D43E2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9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Модуль «Расход материалов»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2" w:author="Екатерина Луткова" w:date="2016-04-20T12:10:00Z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AD1F41D" w14:textId="77777777" w:rsidR="00295E57" w:rsidRDefault="00295E57">
      <w:pPr>
        <w:pStyle w:val="12"/>
        <w:tabs>
          <w:tab w:val="right" w:leader="dot" w:pos="10762"/>
        </w:tabs>
        <w:rPr>
          <w:ins w:id="19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5 ТРЕБОВАНИЯ К НАДЕЖНОСТИ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5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38EF385" w14:textId="77777777" w:rsidR="00295E57" w:rsidRDefault="00295E57">
      <w:pPr>
        <w:pStyle w:val="12"/>
        <w:tabs>
          <w:tab w:val="right" w:leader="dot" w:pos="10762"/>
        </w:tabs>
        <w:rPr>
          <w:ins w:id="19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6 ТЕХНИЧЕСКИЕ ТРЕБОВАНИЯ К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8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E212BC6" w14:textId="77777777" w:rsidR="00295E57" w:rsidRDefault="00295E57">
      <w:pPr>
        <w:pStyle w:val="21"/>
        <w:tabs>
          <w:tab w:val="right" w:leader="dot" w:pos="10762"/>
        </w:tabs>
        <w:rPr>
          <w:ins w:id="19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5.1. Архитектура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1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99951CD" w14:textId="77777777" w:rsidR="00295E57" w:rsidRDefault="00295E57">
      <w:pPr>
        <w:pStyle w:val="21"/>
        <w:tabs>
          <w:tab w:val="right" w:leader="dot" w:pos="10762"/>
        </w:tabs>
        <w:rPr>
          <w:ins w:id="20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5.2. Требования к аппаратному обеспечению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4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E2624B6" w14:textId="77777777" w:rsidR="00521635" w:rsidDel="00295E57" w:rsidRDefault="00521635">
      <w:pPr>
        <w:pStyle w:val="12"/>
        <w:tabs>
          <w:tab w:val="right" w:leader="dot" w:pos="10762"/>
        </w:tabs>
        <w:rPr>
          <w:del w:id="20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06" w:author="Екатерина Луткова" w:date="2016-04-20T12:10:00Z">
        <w:r w:rsidRPr="00295E57" w:rsidDel="00295E57">
          <w:rPr>
            <w:rPrChange w:id="207" w:author="Екатерина Луткова" w:date="2016-04-20T12:10:00Z">
              <w:rPr>
                <w:rStyle w:val="a7"/>
                <w:noProof/>
              </w:rPr>
            </w:rPrChange>
          </w:rPr>
          <w:delText>1 ПОСТАНОВКА ЗАДАЧИ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085B25E0" w14:textId="77777777" w:rsidR="00521635" w:rsidDel="00295E57" w:rsidRDefault="00521635">
      <w:pPr>
        <w:pStyle w:val="21"/>
        <w:tabs>
          <w:tab w:val="right" w:leader="dot" w:pos="10762"/>
        </w:tabs>
        <w:rPr>
          <w:del w:id="20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09" w:author="Екатерина Луткова" w:date="2016-04-20T12:10:00Z">
        <w:r w:rsidRPr="00295E57" w:rsidDel="00295E57">
          <w:rPr>
            <w:rPrChange w:id="210" w:author="Екатерина Луткова" w:date="2016-04-20T12:10:00Z">
              <w:rPr>
                <w:rStyle w:val="a7"/>
                <w:noProof/>
              </w:rPr>
            </w:rPrChange>
          </w:rPr>
          <w:delText>1.1. Цель разработки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2BC8A7FE" w14:textId="77777777" w:rsidR="00521635" w:rsidDel="00295E57" w:rsidRDefault="00521635">
      <w:pPr>
        <w:pStyle w:val="21"/>
        <w:tabs>
          <w:tab w:val="right" w:leader="dot" w:pos="10762"/>
        </w:tabs>
        <w:rPr>
          <w:del w:id="21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2" w:author="Екатерина Луткова" w:date="2016-04-20T12:10:00Z">
        <w:r w:rsidRPr="00295E57" w:rsidDel="00295E57">
          <w:rPr>
            <w:rPrChange w:id="213" w:author="Екатерина Луткова" w:date="2016-04-20T12:10:00Z">
              <w:rPr>
                <w:rStyle w:val="a7"/>
                <w:noProof/>
              </w:rPr>
            </w:rPrChange>
          </w:rPr>
          <w:delText>1.2. Требования к функциональности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4BE175CB" w14:textId="77777777" w:rsidR="00521635" w:rsidDel="00295E57" w:rsidRDefault="00521635">
      <w:pPr>
        <w:pStyle w:val="12"/>
        <w:tabs>
          <w:tab w:val="right" w:leader="dot" w:pos="10762"/>
        </w:tabs>
        <w:rPr>
          <w:del w:id="21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5" w:author="Екатерина Луткова" w:date="2016-04-20T12:10:00Z">
        <w:r w:rsidRPr="00295E57" w:rsidDel="00295E57">
          <w:rPr>
            <w:rPrChange w:id="216" w:author="Екатерина Луткова" w:date="2016-04-20T12:10:00Z">
              <w:rPr>
                <w:rStyle w:val="a7"/>
                <w:noProof/>
              </w:rPr>
            </w:rPrChange>
          </w:rPr>
          <w:delText>2 ОПИСАНИЕ КОМПАНИИ-ЗАКАЗЧИКА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2370C144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1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8" w:author="Екатерина Луткова" w:date="2016-04-20T12:10:00Z">
        <w:r w:rsidRPr="00295E57" w:rsidDel="00295E57">
          <w:rPr>
            <w:rPrChange w:id="219" w:author="Екатерина Луткова" w:date="2016-04-20T12:10:00Z">
              <w:rPr>
                <w:rStyle w:val="a7"/>
                <w:noProof/>
              </w:rPr>
            </w:rPrChange>
          </w:rPr>
          <w:delText>2.1.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20" w:author="Екатерина Луткова" w:date="2016-04-20T12:10:00Z">
              <w:rPr>
                <w:rStyle w:val="a7"/>
                <w:noProof/>
              </w:rPr>
            </w:rPrChange>
          </w:rPr>
          <w:delText>Наименование компании заказчика. Предмет деятельности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37B32359" w14:textId="77777777" w:rsidR="00521635" w:rsidDel="00295E57" w:rsidRDefault="00521635">
      <w:pPr>
        <w:pStyle w:val="21"/>
        <w:tabs>
          <w:tab w:val="right" w:leader="dot" w:pos="10762"/>
        </w:tabs>
        <w:rPr>
          <w:del w:id="22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2" w:author="Екатерина Луткова" w:date="2016-04-20T12:10:00Z">
        <w:r w:rsidRPr="00295E57" w:rsidDel="00295E57">
          <w:rPr>
            <w:rPrChange w:id="223" w:author="Екатерина Луткова" w:date="2016-04-20T12:10:00Z">
              <w:rPr>
                <w:rStyle w:val="a7"/>
                <w:noProof/>
              </w:rPr>
            </w:rPrChange>
          </w:rPr>
          <w:delText>2.2. Ассортимент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6E5FD868" w14:textId="77777777" w:rsidR="00521635" w:rsidDel="00295E57" w:rsidRDefault="00521635">
      <w:pPr>
        <w:pStyle w:val="21"/>
        <w:tabs>
          <w:tab w:val="right" w:leader="dot" w:pos="10762"/>
        </w:tabs>
        <w:rPr>
          <w:del w:id="22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5" w:author="Екатерина Луткова" w:date="2016-04-20T12:10:00Z">
        <w:r w:rsidRPr="00295E57" w:rsidDel="00295E57">
          <w:rPr>
            <w:rPrChange w:id="226" w:author="Екатерина Луткова" w:date="2016-04-20T12:10:00Z">
              <w:rPr>
                <w:rStyle w:val="a7"/>
                <w:caps/>
                <w:noProof/>
              </w:rPr>
            </w:rPrChange>
          </w:rPr>
          <w:delText>2.3. Структура предприятия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6DFE0E22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2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8" w:author="Екатерина Луткова" w:date="2016-04-20T12:10:00Z">
        <w:r w:rsidRPr="00295E57" w:rsidDel="00295E57">
          <w:rPr>
            <w:rPrChange w:id="229" w:author="Екатерина Луткова" w:date="2016-04-20T12:10:00Z">
              <w:rPr>
                <w:rStyle w:val="a7"/>
                <w:noProof/>
              </w:rPr>
            </w:rPrChange>
          </w:rPr>
          <w:delText>2.4.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30" w:author="Екатерина Луткова" w:date="2016-04-20T12:10:00Z">
              <w:rPr>
                <w:rStyle w:val="a7"/>
                <w:noProof/>
              </w:rPr>
            </w:rPrChange>
          </w:rPr>
          <w:delText>Основные термины и определения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46710E09" w14:textId="77777777" w:rsidR="00521635" w:rsidDel="00295E57" w:rsidRDefault="00521635">
      <w:pPr>
        <w:pStyle w:val="12"/>
        <w:tabs>
          <w:tab w:val="left" w:pos="480"/>
          <w:tab w:val="right" w:leader="dot" w:pos="10762"/>
        </w:tabs>
        <w:rPr>
          <w:del w:id="23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2" w:author="Екатерина Луткова" w:date="2016-04-20T12:10:00Z">
        <w:r w:rsidRPr="00295E57" w:rsidDel="00295E57">
          <w:rPr>
            <w:rPrChange w:id="233" w:author="Екатерина Луткова" w:date="2016-04-20T12:10:00Z">
              <w:rPr>
                <w:rStyle w:val="a7"/>
                <w:noProof/>
              </w:rPr>
            </w:rPrChange>
          </w:rPr>
          <w:delText>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34" w:author="Екатерина Луткова" w:date="2016-04-20T12:10:00Z">
              <w:rPr>
                <w:rStyle w:val="a7"/>
                <w:noProof/>
              </w:rPr>
            </w:rPrChange>
          </w:rPr>
          <w:delText>ОПИСАНИЕ БИЗНЕС-ПРОЦЕССА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7A344775" w14:textId="77777777" w:rsidR="00521635" w:rsidDel="00295E57" w:rsidRDefault="00521635">
      <w:pPr>
        <w:pStyle w:val="12"/>
        <w:tabs>
          <w:tab w:val="left" w:pos="480"/>
          <w:tab w:val="right" w:leader="dot" w:pos="10762"/>
        </w:tabs>
        <w:rPr>
          <w:del w:id="23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6" w:author="Екатерина Луткова" w:date="2016-04-20T12:10:00Z">
        <w:r w:rsidRPr="00295E57" w:rsidDel="00295E57">
          <w:rPr>
            <w:rPrChange w:id="237" w:author="Екатерина Луткова" w:date="2016-04-20T12:10:00Z">
              <w:rPr>
                <w:rStyle w:val="a7"/>
                <w:noProof/>
              </w:rPr>
            </w:rPrChange>
          </w:rPr>
          <w:delText>4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38" w:author="Екатерина Луткова" w:date="2016-04-20T12:10:00Z">
              <w:rPr>
                <w:rStyle w:val="a7"/>
                <w:noProof/>
              </w:rPr>
            </w:rPrChange>
          </w:rPr>
          <w:delText>ИНТЕРФЕЙС И ПРИНЦИПЫ ФУНКЦИОНИРОВАНИЯ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42A64BB0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3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0" w:author="Екатерина Луткова" w:date="2016-04-20T12:10:00Z">
        <w:r w:rsidRPr="00295E57" w:rsidDel="00295E57">
          <w:rPr>
            <w:rPrChange w:id="241" w:author="Екатерина Луткова" w:date="2016-04-20T12:10:00Z">
              <w:rPr>
                <w:rStyle w:val="a7"/>
                <w:noProof/>
              </w:rPr>
            </w:rPrChange>
          </w:rPr>
          <w:delText>4.1.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42" w:author="Екатерина Луткова" w:date="2016-04-20T12:10:00Z">
              <w:rPr>
                <w:rStyle w:val="a7"/>
                <w:noProof/>
              </w:rPr>
            </w:rPrChange>
          </w:rPr>
          <w:delText>Общие требования к интерфейсу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00B28645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4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4" w:author="Екатерина Луткова" w:date="2016-04-20T12:10:00Z">
        <w:r w:rsidRPr="00295E57" w:rsidDel="00295E57">
          <w:rPr>
            <w:rPrChange w:id="245" w:author="Екатерина Луткова" w:date="2016-04-20T12:10:00Z">
              <w:rPr>
                <w:rStyle w:val="a7"/>
                <w:noProof/>
              </w:rPr>
            </w:rPrChange>
          </w:rPr>
          <w:delText>4.2.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46" w:author="Екатерина Луткова" w:date="2016-04-20T12:10:00Z">
              <w:rPr>
                <w:rStyle w:val="a7"/>
                <w:noProof/>
              </w:rPr>
            </w:rPrChange>
          </w:rPr>
          <w:delText>Главное окно программы. Вход в систему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5BD5A4AF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4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8" w:author="Екатерина Луткова" w:date="2016-04-20T12:10:00Z">
        <w:r w:rsidRPr="00295E57" w:rsidDel="00295E57">
          <w:rPr>
            <w:rPrChange w:id="249" w:author="Екатерина Луткова" w:date="2016-04-20T12:10:00Z">
              <w:rPr>
                <w:rStyle w:val="a7"/>
                <w:noProof/>
              </w:rPr>
            </w:rPrChange>
          </w:rPr>
          <w:delText>4.3.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0" w:author="Екатерина Луткова" w:date="2016-04-20T12:10:00Z">
              <w:rPr>
                <w:rStyle w:val="a7"/>
                <w:noProof/>
              </w:rPr>
            </w:rPrChange>
          </w:rPr>
          <w:delText>Справочники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2E1BC071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5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2" w:author="Екатерина Луткова" w:date="2016-04-20T12:10:00Z">
        <w:r w:rsidRPr="00295E57" w:rsidDel="00295E57">
          <w:rPr>
            <w:rPrChange w:id="253" w:author="Екатерина Луткова" w:date="2016-04-20T12:10:00Z">
              <w:rPr>
                <w:rStyle w:val="a7"/>
                <w:noProof/>
              </w:rPr>
            </w:rPrChange>
          </w:rPr>
          <w:delText>4.3.1.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«Материалы»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79B27F7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5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6" w:author="Екатерина Луткова" w:date="2016-04-20T12:10:00Z">
        <w:r w:rsidRPr="00295E57" w:rsidDel="00295E57">
          <w:rPr>
            <w:rPrChange w:id="257" w:author="Екатерина Луткова" w:date="2016-04-20T12:10:00Z">
              <w:rPr>
                <w:rStyle w:val="a7"/>
                <w:noProof/>
              </w:rPr>
            </w:rPrChange>
          </w:rPr>
          <w:delText>4.3.2.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«Группы»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4FD034CB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5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0" w:author="Екатерина Луткова" w:date="2016-04-20T12:10:00Z">
        <w:r w:rsidRPr="00295E57" w:rsidDel="00295E57">
          <w:rPr>
            <w:rPrChange w:id="261" w:author="Екатерина Луткова" w:date="2016-04-20T12:10:00Z">
              <w:rPr>
                <w:rStyle w:val="a7"/>
                <w:noProof/>
              </w:rPr>
            </w:rPrChange>
          </w:rPr>
          <w:delText>4.3.3.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6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«Наименование детали»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01863DAC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4" w:author="Екатерина Луткова" w:date="2016-04-20T12:10:00Z">
        <w:r w:rsidRPr="00295E57" w:rsidDel="00295E57">
          <w:rPr>
            <w:rPrChange w:id="265" w:author="Екатерина Луткова" w:date="2016-04-20T12:10:00Z">
              <w:rPr>
                <w:rStyle w:val="a7"/>
                <w:noProof/>
              </w:rPr>
            </w:rPrChange>
          </w:rPr>
          <w:delText>4.3.4.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66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«Способ изготовления»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15F88E8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8" w:author="Екатерина Луткова" w:date="2016-04-20T12:10:00Z">
        <w:r w:rsidRPr="00295E57" w:rsidDel="00295E57">
          <w:rPr>
            <w:rPrChange w:id="269" w:author="Екатерина Луткова" w:date="2016-04-20T12:10:00Z">
              <w:rPr>
                <w:rStyle w:val="a7"/>
                <w:noProof/>
              </w:rPr>
            </w:rPrChange>
          </w:rPr>
          <w:delText>4.3.5.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0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«Заказчики»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7B7FCC58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2" w:author="Екатерина Луткова" w:date="2016-04-20T12:10:00Z">
        <w:r w:rsidRPr="00295E57" w:rsidDel="00295E57">
          <w:rPr>
            <w:rPrChange w:id="273" w:author="Екатерина Луткова" w:date="2016-04-20T12:10:00Z">
              <w:rPr>
                <w:rStyle w:val="a7"/>
                <w:noProof/>
              </w:rPr>
            </w:rPrChange>
          </w:rPr>
          <w:delText>4.3.6.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«Поставщики»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11</w:delText>
        </w:r>
      </w:del>
    </w:p>
    <w:p w14:paraId="70CF3D5F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6" w:author="Екатерина Луткова" w:date="2016-04-20T12:10:00Z">
        <w:r w:rsidRPr="00295E57" w:rsidDel="00295E57">
          <w:rPr>
            <w:rPrChange w:id="277" w:author="Екатерина Луткова" w:date="2016-04-20T12:10:00Z">
              <w:rPr>
                <w:rStyle w:val="a7"/>
                <w:noProof/>
              </w:rPr>
            </w:rPrChange>
          </w:rPr>
          <w:delText>4.3.7.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«Сотрудники»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59724F3C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0" w:author="Екатерина Луткова" w:date="2016-04-20T12:10:00Z">
        <w:r w:rsidRPr="00295E57" w:rsidDel="00295E57">
          <w:rPr>
            <w:rPrChange w:id="281" w:author="Екатерина Луткова" w:date="2016-04-20T12:10:00Z">
              <w:rPr>
                <w:rStyle w:val="a7"/>
                <w:noProof/>
              </w:rPr>
            </w:rPrChange>
          </w:rPr>
          <w:delText>4.3.8.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8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«Должности»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11569607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8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4" w:author="Екатерина Луткова" w:date="2016-04-20T12:10:00Z">
        <w:r w:rsidRPr="00295E57" w:rsidDel="00295E57">
          <w:rPr>
            <w:rPrChange w:id="285" w:author="Екатерина Луткова" w:date="2016-04-20T12:10:00Z">
              <w:rPr>
                <w:rStyle w:val="a7"/>
                <w:noProof/>
              </w:rPr>
            </w:rPrChange>
          </w:rPr>
          <w:delText>4.3.9.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86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«Оснастка»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41C64D3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8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8" w:author="Екатерина Луткова" w:date="2016-04-20T12:10:00Z">
        <w:r w:rsidRPr="00295E57" w:rsidDel="00295E57">
          <w:rPr>
            <w:rPrChange w:id="289" w:author="Екатерина Луткова" w:date="2016-04-20T12:10:00Z">
              <w:rPr>
                <w:rStyle w:val="a7"/>
                <w:noProof/>
              </w:rPr>
            </w:rPrChange>
          </w:rPr>
          <w:delText>4.3.10.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0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«Доп. информация»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6F8D9D3C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2" w:author="Екатерина Луткова" w:date="2016-04-20T12:10:00Z">
        <w:r w:rsidRPr="00295E57" w:rsidDel="00295E57">
          <w:rPr>
            <w:rPrChange w:id="293" w:author="Екатерина Луткова" w:date="2016-04-20T12:10:00Z">
              <w:rPr>
                <w:rStyle w:val="a7"/>
                <w:noProof/>
              </w:rPr>
            </w:rPrChange>
          </w:rPr>
          <w:delText>4.3.11.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«Единицы измерения»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26D5E79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6" w:author="Екатерина Луткова" w:date="2016-04-20T12:10:00Z">
        <w:r w:rsidRPr="00295E57" w:rsidDel="00295E57">
          <w:rPr>
            <w:rPrChange w:id="297" w:author="Екатерина Луткова" w:date="2016-04-20T12:10:00Z">
              <w:rPr>
                <w:rStyle w:val="a7"/>
                <w:noProof/>
              </w:rPr>
            </w:rPrChange>
          </w:rPr>
          <w:delText>4.3.12.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«Оборудование»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7722F2D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0" w:author="Екатерина Луткова" w:date="2016-04-20T12:10:00Z">
        <w:r w:rsidRPr="00295E57" w:rsidDel="00295E57">
          <w:rPr>
            <w:rPrChange w:id="301" w:author="Екатерина Луткова" w:date="2016-04-20T12:10:00Z">
              <w:rPr>
                <w:rStyle w:val="a7"/>
                <w:noProof/>
              </w:rPr>
            </w:rPrChange>
          </w:rPr>
          <w:delText>4.3.13.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0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«Константы»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14</w:delText>
        </w:r>
      </w:del>
    </w:p>
    <w:p w14:paraId="12CBBBB0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30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4" w:author="Екатерина Луткова" w:date="2016-04-20T12:10:00Z">
        <w:r w:rsidRPr="00295E57" w:rsidDel="00295E57">
          <w:rPr>
            <w:rPrChange w:id="305" w:author="Екатерина Луткова" w:date="2016-04-20T12:10:00Z">
              <w:rPr>
                <w:rStyle w:val="a7"/>
                <w:iCs/>
                <w:noProof/>
              </w:rPr>
            </w:rPrChange>
          </w:rPr>
          <w:delText>4.3.14.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06" w:author="Екатерина Луткова" w:date="2016-04-20T12:10:00Z">
              <w:rPr>
                <w:rStyle w:val="a7"/>
                <w:iCs/>
                <w:noProof/>
              </w:rPr>
            </w:rPrChange>
          </w:rPr>
          <w:delText>Справочник «Водители»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14</w:delText>
        </w:r>
      </w:del>
    </w:p>
    <w:p w14:paraId="2CEC19CB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0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8" w:author="Екатерина Луткова" w:date="2016-04-20T12:10:00Z">
        <w:r w:rsidRPr="00295E57" w:rsidDel="00295E57">
          <w:rPr>
            <w:rPrChange w:id="30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1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Модуль «Заявка»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15</w:delText>
        </w:r>
      </w:del>
    </w:p>
    <w:p w14:paraId="78A645D4" w14:textId="77777777" w:rsidR="00521635" w:rsidDel="00295E57" w:rsidRDefault="00521635">
      <w:pPr>
        <w:pStyle w:val="31"/>
        <w:tabs>
          <w:tab w:val="right" w:leader="dot" w:pos="10762"/>
        </w:tabs>
        <w:rPr>
          <w:del w:id="31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2" w:author="Екатерина Луткова" w:date="2016-04-20T12:10:00Z">
        <w:r w:rsidRPr="00295E57" w:rsidDel="00295E57">
          <w:rPr>
            <w:rPrChange w:id="31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4.4.1 Отчет «Текущий счет»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1DD1C1FD" w14:textId="77777777" w:rsidR="00521635" w:rsidDel="00295E57" w:rsidRDefault="00521635">
      <w:pPr>
        <w:pStyle w:val="31"/>
        <w:tabs>
          <w:tab w:val="right" w:leader="dot" w:pos="10762"/>
        </w:tabs>
        <w:rPr>
          <w:del w:id="31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5" w:author="Екатерина Луткова" w:date="2016-04-20T12:10:00Z">
        <w:r w:rsidRPr="00295E57" w:rsidDel="00295E57">
          <w:rPr>
            <w:rPrChange w:id="31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4.4.2 Отчет «Спецификация»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130BD703" w14:textId="77777777" w:rsidR="00521635" w:rsidDel="00295E57" w:rsidRDefault="00521635">
      <w:pPr>
        <w:pStyle w:val="31"/>
        <w:tabs>
          <w:tab w:val="right" w:leader="dot" w:pos="10762"/>
        </w:tabs>
        <w:rPr>
          <w:del w:id="31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8" w:author="Екатерина Луткова" w:date="2016-04-20T12:10:00Z">
        <w:r w:rsidRPr="00295E57" w:rsidDel="00295E57">
          <w:rPr>
            <w:rPrChange w:id="31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4.4.3 Отчет «Договор»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4844483C" w14:textId="77777777" w:rsidR="00521635" w:rsidDel="00295E57" w:rsidRDefault="00521635">
      <w:pPr>
        <w:pStyle w:val="31"/>
        <w:tabs>
          <w:tab w:val="right" w:leader="dot" w:pos="10762"/>
        </w:tabs>
        <w:rPr>
          <w:del w:id="32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1" w:author="Екатерина Луткова" w:date="2016-04-20T12:10:00Z">
        <w:r w:rsidRPr="00295E57" w:rsidDel="00295E57">
          <w:rPr>
            <w:rPrChange w:id="32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4.4.4 Отчет «Акт выполненных работ»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7E93FDD6" w14:textId="77777777" w:rsidR="00521635" w:rsidDel="00295E57" w:rsidRDefault="00521635">
      <w:pPr>
        <w:pStyle w:val="31"/>
        <w:tabs>
          <w:tab w:val="right" w:leader="dot" w:pos="10762"/>
        </w:tabs>
        <w:rPr>
          <w:del w:id="32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4" w:author="Екатерина Луткова" w:date="2016-04-20T12:10:00Z">
        <w:r w:rsidRPr="00295E57" w:rsidDel="00295E57">
          <w:rPr>
            <w:rPrChange w:id="32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4.4.5 Отчет «Акт приема-передачи оснастки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0E7DE4FE" w14:textId="77777777" w:rsidR="00521635" w:rsidDel="00295E57" w:rsidRDefault="00521635">
      <w:pPr>
        <w:pStyle w:val="31"/>
        <w:tabs>
          <w:tab w:val="right" w:leader="dot" w:pos="10762"/>
        </w:tabs>
        <w:rPr>
          <w:del w:id="32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7" w:author="Екатерина Луткова" w:date="2016-04-20T12:10:00Z">
        <w:r w:rsidRPr="00295E57" w:rsidDel="00295E57">
          <w:rPr>
            <w:rPrChange w:id="32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4.4.6 Реестр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0EC6ADA2" w14:textId="77777777" w:rsidR="00521635" w:rsidDel="00295E57" w:rsidRDefault="00521635">
      <w:pPr>
        <w:pStyle w:val="31"/>
        <w:tabs>
          <w:tab w:val="right" w:leader="dot" w:pos="10762"/>
        </w:tabs>
        <w:rPr>
          <w:del w:id="32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0" w:author="Екатерина Луткова" w:date="2016-04-20T12:10:00Z">
        <w:r w:rsidRPr="00295E57" w:rsidDel="00295E57">
          <w:rPr>
            <w:rPrChange w:id="33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4.4.7 Сводный отчет по способу изготовления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17</w:delText>
        </w:r>
      </w:del>
    </w:p>
    <w:p w14:paraId="76FFCCA8" w14:textId="77777777" w:rsidR="00521635" w:rsidDel="00295E57" w:rsidRDefault="00521635">
      <w:pPr>
        <w:pStyle w:val="31"/>
        <w:tabs>
          <w:tab w:val="right" w:leader="dot" w:pos="10762"/>
        </w:tabs>
        <w:rPr>
          <w:del w:id="33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3" w:author="Екатерина Луткова" w:date="2016-04-20T12:10:00Z">
        <w:r w:rsidRPr="00295E57" w:rsidDel="00295E57">
          <w:rPr>
            <w:rPrChange w:id="33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4.4.8 Учет прямых затрат на заявку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17</w:delText>
        </w:r>
      </w:del>
    </w:p>
    <w:p w14:paraId="4E5B3AB2" w14:textId="77777777" w:rsidR="00521635" w:rsidDel="00295E57" w:rsidRDefault="00521635">
      <w:pPr>
        <w:pStyle w:val="31"/>
        <w:tabs>
          <w:tab w:val="right" w:leader="dot" w:pos="10762"/>
        </w:tabs>
        <w:rPr>
          <w:del w:id="33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6" w:author="Екатерина Луткова" w:date="2016-04-20T12:10:00Z">
        <w:r w:rsidRPr="00295E57" w:rsidDel="00295E57">
          <w:rPr>
            <w:rPrChange w:id="337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4.4.9 Сводный отчет по номеру чертежа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18</w:delText>
        </w:r>
      </w:del>
    </w:p>
    <w:p w14:paraId="1CE7ADA3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3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9" w:author="Екатерина Луткова" w:date="2016-04-20T12:10:00Z">
        <w:r w:rsidRPr="00295E57" w:rsidDel="00295E57">
          <w:rPr>
            <w:rPrChange w:id="34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4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Подготовка производства. Модуль «Чертежи»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18</w:delText>
        </w:r>
      </w:del>
    </w:p>
    <w:p w14:paraId="7EFCFA10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4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3" w:author="Екатерина Луткова" w:date="2016-04-20T12:10:00Z">
        <w:r w:rsidRPr="00295E57" w:rsidDel="00295E57">
          <w:rPr>
            <w:rPrChange w:id="34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4.5.1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4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Расчет массы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19</w:delText>
        </w:r>
      </w:del>
    </w:p>
    <w:p w14:paraId="4A122C53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4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7" w:author="Екатерина Луткова" w:date="2016-04-20T12:10:00Z">
        <w:r w:rsidRPr="00295E57" w:rsidDel="00295E57">
          <w:rPr>
            <w:rPrChange w:id="34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4.5.2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4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Технологическая карта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21</w:delText>
        </w:r>
      </w:del>
    </w:p>
    <w:p w14:paraId="363B5760" w14:textId="77777777" w:rsidR="00521635" w:rsidDel="00295E57" w:rsidRDefault="00521635">
      <w:pPr>
        <w:pStyle w:val="31"/>
        <w:tabs>
          <w:tab w:val="right" w:leader="dot" w:pos="10762"/>
        </w:tabs>
        <w:rPr>
          <w:del w:id="35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1" w:author="Екатерина Луткова" w:date="2016-04-20T12:10:00Z">
        <w:r w:rsidRPr="00295E57" w:rsidDel="00295E57">
          <w:rPr>
            <w:rPrChange w:id="35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4.5.3 Калькуляция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23</w:delText>
        </w:r>
      </w:del>
    </w:p>
    <w:p w14:paraId="1D93D4F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5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4" w:author="Екатерина Луткова" w:date="2016-04-20T12:10:00Z">
        <w:r w:rsidRPr="00295E57" w:rsidDel="00295E57">
          <w:rPr>
            <w:rPrChange w:id="35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5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Условия отбора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25</w:delText>
        </w:r>
      </w:del>
    </w:p>
    <w:p w14:paraId="4B5CFDF0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5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8" w:author="Екатерина Луткова" w:date="2016-04-20T12:10:00Z">
        <w:r w:rsidRPr="00295E57" w:rsidDel="00295E57">
          <w:rPr>
            <w:rPrChange w:id="35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6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Процесс производства. Модуль «Наряд»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25</w:delText>
        </w:r>
      </w:del>
    </w:p>
    <w:p w14:paraId="4986B89A" w14:textId="77777777" w:rsidR="00521635" w:rsidDel="00295E57" w:rsidRDefault="00521635">
      <w:pPr>
        <w:pStyle w:val="31"/>
        <w:tabs>
          <w:tab w:val="right" w:leader="dot" w:pos="10762"/>
        </w:tabs>
        <w:rPr>
          <w:del w:id="36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2" w:author="Екатерина Луткова" w:date="2016-04-20T12:10:00Z">
        <w:r w:rsidRPr="00295E57" w:rsidDel="00295E57">
          <w:rPr>
            <w:rPrChange w:id="36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4.6.1 Учет потраченного материала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5064D2AC" w14:textId="77777777" w:rsidR="00521635" w:rsidDel="00295E57" w:rsidRDefault="00521635">
      <w:pPr>
        <w:pStyle w:val="31"/>
        <w:tabs>
          <w:tab w:val="right" w:leader="dot" w:pos="10762"/>
        </w:tabs>
        <w:rPr>
          <w:del w:id="36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5" w:author="Екатерина Луткова" w:date="2016-04-20T12:10:00Z">
        <w:r w:rsidRPr="00295E57" w:rsidDel="00295E57">
          <w:rPr>
            <w:rPrChange w:id="36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4.6.2  Учет прямых затрат на наряд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46F2EB72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6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8" w:author="Екатерина Луткова" w:date="2016-04-20T12:10:00Z">
        <w:r w:rsidRPr="00295E57" w:rsidDel="00295E57">
          <w:rPr>
            <w:rPrChange w:id="36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7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Модуль «Отгрузка»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703F61E2" w14:textId="77777777" w:rsidR="00521635" w:rsidDel="00295E57" w:rsidRDefault="00521635">
      <w:pPr>
        <w:pStyle w:val="31"/>
        <w:tabs>
          <w:tab w:val="left" w:pos="1100"/>
          <w:tab w:val="right" w:leader="dot" w:pos="10762"/>
        </w:tabs>
        <w:rPr>
          <w:del w:id="37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2" w:author="Екатерина Луткова" w:date="2016-04-20T12:10:00Z">
        <w:r w:rsidRPr="00295E57" w:rsidDel="00295E57">
          <w:rPr>
            <w:rPrChange w:id="37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7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1 ТТН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28</w:delText>
        </w:r>
      </w:del>
    </w:p>
    <w:p w14:paraId="4A9B0367" w14:textId="77777777" w:rsidR="00521635" w:rsidDel="00295E57" w:rsidRDefault="00521635">
      <w:pPr>
        <w:pStyle w:val="31"/>
        <w:tabs>
          <w:tab w:val="right" w:leader="dot" w:pos="10762"/>
        </w:tabs>
        <w:rPr>
          <w:del w:id="37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6" w:author="Екатерина Луткова" w:date="2016-04-20T12:10:00Z">
        <w:r w:rsidRPr="00295E57" w:rsidDel="00295E57">
          <w:rPr>
            <w:rPrChange w:id="377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4.7.2 Торговая накладная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37DE5A43" w14:textId="77777777" w:rsidR="00521635" w:rsidDel="00295E57" w:rsidRDefault="00521635">
      <w:pPr>
        <w:pStyle w:val="31"/>
        <w:tabs>
          <w:tab w:val="right" w:leader="dot" w:pos="10762"/>
        </w:tabs>
        <w:rPr>
          <w:del w:id="37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9" w:author="Екатерина Луткова" w:date="2016-04-20T12:10:00Z">
        <w:r w:rsidRPr="00295E57" w:rsidDel="00295E57">
          <w:rPr>
            <w:rPrChange w:id="38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4.7.3 Счет-фактура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68399FFE" w14:textId="77777777" w:rsidR="00521635" w:rsidDel="00295E57" w:rsidRDefault="00521635">
      <w:pPr>
        <w:pStyle w:val="31"/>
        <w:tabs>
          <w:tab w:val="right" w:leader="dot" w:pos="10762"/>
        </w:tabs>
        <w:rPr>
          <w:del w:id="38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2" w:author="Екатерина Луткова" w:date="2016-04-20T12:10:00Z">
        <w:r w:rsidRPr="00295E57" w:rsidDel="00295E57">
          <w:rPr>
            <w:rPrChange w:id="38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4.7.4 Товарно-транспортная накладная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05BBC372" w14:textId="77777777" w:rsidR="00521635" w:rsidDel="00295E57" w:rsidRDefault="00521635">
      <w:pPr>
        <w:pStyle w:val="31"/>
        <w:tabs>
          <w:tab w:val="right" w:leader="dot" w:pos="10762"/>
        </w:tabs>
        <w:rPr>
          <w:del w:id="38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5" w:author="Екатерина Луткова" w:date="2016-04-20T12:10:00Z">
        <w:r w:rsidRPr="00295E57" w:rsidDel="00295E57">
          <w:rPr>
            <w:rPrChange w:id="38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4.7.5 Паспорт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0F459CAC" w14:textId="77777777" w:rsidR="00521635" w:rsidDel="00295E57" w:rsidRDefault="00521635">
      <w:pPr>
        <w:pStyle w:val="31"/>
        <w:tabs>
          <w:tab w:val="right" w:leader="dot" w:pos="10762"/>
        </w:tabs>
        <w:rPr>
          <w:del w:id="38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8" w:author="Екатерина Луткова" w:date="2016-04-20T12:10:00Z">
        <w:r w:rsidRPr="00295E57" w:rsidDel="00295E57">
          <w:rPr>
            <w:rPrChange w:id="38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4.7.7 Учет прямых затрат на отгрузку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7C98250F" w14:textId="77777777" w:rsidR="00521635" w:rsidDel="00295E57" w:rsidRDefault="00521635">
      <w:pPr>
        <w:pStyle w:val="21"/>
        <w:tabs>
          <w:tab w:val="right" w:leader="dot" w:pos="10762"/>
        </w:tabs>
        <w:rPr>
          <w:del w:id="39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1" w:author="Екатерина Луткова" w:date="2016-04-20T12:10:00Z">
        <w:r w:rsidRPr="00295E57" w:rsidDel="00295E57">
          <w:rPr>
            <w:rPrChange w:id="39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4.8 Журнал обрезки облоя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30</w:delText>
        </w:r>
      </w:del>
    </w:p>
    <w:p w14:paraId="73D2A197" w14:textId="77777777" w:rsidR="00521635" w:rsidDel="00295E57" w:rsidRDefault="00521635">
      <w:pPr>
        <w:pStyle w:val="31"/>
        <w:tabs>
          <w:tab w:val="right" w:leader="dot" w:pos="10762"/>
        </w:tabs>
        <w:rPr>
          <w:del w:id="39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4" w:author="Екатерина Луткова" w:date="2016-04-20T12:10:00Z">
        <w:r w:rsidRPr="00295E57" w:rsidDel="00295E57">
          <w:rPr>
            <w:rPrChange w:id="395" w:author="Екатерина Луткова" w:date="2016-04-20T12:10:00Z">
              <w:rPr>
                <w:rStyle w:val="a7"/>
                <w:noProof/>
              </w:rPr>
            </w:rPrChange>
          </w:rPr>
          <w:delText>4.8.1 Реестр брака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31</w:delText>
        </w:r>
      </w:del>
    </w:p>
    <w:p w14:paraId="728E027B" w14:textId="77777777" w:rsidR="00521635" w:rsidDel="00295E57" w:rsidRDefault="00521635">
      <w:pPr>
        <w:pStyle w:val="21"/>
        <w:tabs>
          <w:tab w:val="right" w:leader="dot" w:pos="10762"/>
        </w:tabs>
        <w:rPr>
          <w:del w:id="39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7" w:author="Екатерина Луткова" w:date="2016-04-20T12:10:00Z">
        <w:r w:rsidRPr="00295E57" w:rsidDel="00295E57">
          <w:rPr>
            <w:rPrChange w:id="398" w:author="Екатерина Луткова" w:date="2016-04-20T12:10:00Z">
              <w:rPr>
                <w:rStyle w:val="a7"/>
                <w:noProof/>
              </w:rPr>
            </w:rPrChange>
          </w:rPr>
          <w:delText>4.9 Журнал прихода материалов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31</w:delText>
        </w:r>
      </w:del>
    </w:p>
    <w:p w14:paraId="4D0226CA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39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0" w:author="Екатерина Луткова" w:date="2016-04-20T12:10:00Z">
        <w:r w:rsidRPr="00295E57" w:rsidDel="00295E57">
          <w:rPr>
            <w:rPrChange w:id="401" w:author="Екатерина Луткова" w:date="2016-04-20T12:10:00Z">
              <w:rPr>
                <w:rStyle w:val="a7"/>
                <w:noProof/>
              </w:rPr>
            </w:rPrChange>
          </w:rPr>
          <w:delText>4.10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02" w:author="Екатерина Луткова" w:date="2016-04-20T12:10:00Z">
              <w:rPr>
                <w:rStyle w:val="a7"/>
                <w:noProof/>
              </w:rPr>
            </w:rPrChange>
          </w:rPr>
          <w:delText>Журнал учета оплаченной и отгруженной продукции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32</w:delText>
        </w:r>
      </w:del>
    </w:p>
    <w:p w14:paraId="6696E1D5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0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4" w:author="Екатерина Луткова" w:date="2016-04-20T12:10:00Z">
        <w:r w:rsidRPr="00295E57" w:rsidDel="00295E57">
          <w:rPr>
            <w:rPrChange w:id="405" w:author="Екатерина Луткова" w:date="2016-04-20T12:10:00Z">
              <w:rPr>
                <w:rStyle w:val="a7"/>
                <w:noProof/>
              </w:rPr>
            </w:rPrChange>
          </w:rPr>
          <w:delText>4.11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06" w:author="Екатерина Луткова" w:date="2016-04-20T12:10:00Z">
              <w:rPr>
                <w:rStyle w:val="a7"/>
                <w:noProof/>
              </w:rPr>
            </w:rPrChange>
          </w:rPr>
          <w:delText>Журнал вальцовщика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33</w:delText>
        </w:r>
      </w:del>
    </w:p>
    <w:p w14:paraId="45628909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0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8" w:author="Екатерина Луткова" w:date="2016-04-20T12:10:00Z">
        <w:r w:rsidRPr="00295E57" w:rsidDel="00295E57">
          <w:rPr>
            <w:rPrChange w:id="409" w:author="Екатерина Луткова" w:date="2016-04-20T12:10:00Z">
              <w:rPr>
                <w:rStyle w:val="a7"/>
                <w:noProof/>
              </w:rPr>
            </w:rPrChange>
          </w:rPr>
          <w:delText>4.12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10" w:author="Екатерина Луткова" w:date="2016-04-20T12:10:00Z">
              <w:rPr>
                <w:rStyle w:val="a7"/>
                <w:noProof/>
              </w:rPr>
            </w:rPrChange>
          </w:rPr>
          <w:delText>Распоряжение на отгрузку (журнал)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33</w:delText>
        </w:r>
      </w:del>
    </w:p>
    <w:p w14:paraId="7030043F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1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2" w:author="Екатерина Луткова" w:date="2016-04-20T12:10:00Z">
        <w:r w:rsidRPr="00295E57" w:rsidDel="00295E57">
          <w:rPr>
            <w:rPrChange w:id="413" w:author="Екатерина Луткова" w:date="2016-04-20T12:10:00Z">
              <w:rPr>
                <w:rStyle w:val="a7"/>
                <w:noProof/>
              </w:rPr>
            </w:rPrChange>
          </w:rPr>
          <w:delText>4.13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14" w:author="Екатерина Луткова" w:date="2016-04-20T12:10:00Z">
              <w:rPr>
                <w:rStyle w:val="a7"/>
                <w:noProof/>
              </w:rPr>
            </w:rPrChange>
          </w:rPr>
          <w:delText>Модуль «Расход материалов»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34</w:delText>
        </w:r>
      </w:del>
    </w:p>
    <w:p w14:paraId="7D1FC6E4" w14:textId="77777777" w:rsidR="00521635" w:rsidDel="00295E57" w:rsidRDefault="00521635">
      <w:pPr>
        <w:pStyle w:val="12"/>
        <w:tabs>
          <w:tab w:val="right" w:leader="dot" w:pos="10762"/>
        </w:tabs>
        <w:rPr>
          <w:del w:id="41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6" w:author="Екатерина Луткова" w:date="2016-04-20T12:10:00Z">
        <w:r w:rsidRPr="00295E57" w:rsidDel="00295E57">
          <w:rPr>
            <w:rPrChange w:id="417" w:author="Екатерина Луткова" w:date="2016-04-20T12:10:00Z">
              <w:rPr>
                <w:rStyle w:val="a7"/>
                <w:noProof/>
              </w:rPr>
            </w:rPrChange>
          </w:rPr>
          <w:delText>5 ТРЕБОВАНИЯ К НАДЕЖНОСТИ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34</w:delText>
        </w:r>
      </w:del>
    </w:p>
    <w:p w14:paraId="471E0925" w14:textId="77777777" w:rsidR="00521635" w:rsidDel="00295E57" w:rsidRDefault="00521635">
      <w:pPr>
        <w:pStyle w:val="12"/>
        <w:tabs>
          <w:tab w:val="right" w:leader="dot" w:pos="10762"/>
        </w:tabs>
        <w:rPr>
          <w:del w:id="41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9" w:author="Екатерина Луткова" w:date="2016-04-20T12:10:00Z">
        <w:r w:rsidRPr="00295E57" w:rsidDel="00295E57">
          <w:rPr>
            <w:rPrChange w:id="420" w:author="Екатерина Луткова" w:date="2016-04-20T12:10:00Z">
              <w:rPr>
                <w:rStyle w:val="a7"/>
                <w:noProof/>
              </w:rPr>
            </w:rPrChange>
          </w:rPr>
          <w:delText>6 ТЕХНИЧЕСКИЕ ТРЕБОВАНИЯ К СИСТЕМЕ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6651B511" w14:textId="77777777" w:rsidR="00521635" w:rsidDel="00295E57" w:rsidRDefault="00521635">
      <w:pPr>
        <w:pStyle w:val="21"/>
        <w:tabs>
          <w:tab w:val="right" w:leader="dot" w:pos="10762"/>
        </w:tabs>
        <w:rPr>
          <w:del w:id="42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2" w:author="Екатерина Луткова" w:date="2016-04-20T12:10:00Z">
        <w:r w:rsidRPr="00295E57" w:rsidDel="00295E57">
          <w:rPr>
            <w:rPrChange w:id="423" w:author="Екатерина Луткова" w:date="2016-04-20T12:10:00Z">
              <w:rPr>
                <w:rStyle w:val="a7"/>
                <w:noProof/>
              </w:rPr>
            </w:rPrChange>
          </w:rPr>
          <w:delText>5.1. Архитектура системы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679C4B34" w14:textId="77777777" w:rsidR="00521635" w:rsidDel="00295E57" w:rsidRDefault="00521635">
      <w:pPr>
        <w:pStyle w:val="21"/>
        <w:tabs>
          <w:tab w:val="right" w:leader="dot" w:pos="10762"/>
        </w:tabs>
        <w:rPr>
          <w:del w:id="42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5" w:author="Екатерина Луткова" w:date="2016-04-20T12:10:00Z">
        <w:r w:rsidRPr="00295E57" w:rsidDel="00295E57">
          <w:rPr>
            <w:rPrChange w:id="426" w:author="Екатерина Луткова" w:date="2016-04-20T12:10:00Z">
              <w:rPr>
                <w:rStyle w:val="a7"/>
                <w:noProof/>
              </w:rPr>
            </w:rPrChange>
          </w:rPr>
          <w:delText>5.2. Требования к аппаратному обеспечению системы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71FDF7A8" w14:textId="77777777" w:rsidR="00DD7803" w:rsidRDefault="00DD7803" w:rsidP="00BA2EDF">
      <w:r>
        <w:fldChar w:fldCharType="end"/>
      </w:r>
      <w:r>
        <w:br w:type="page"/>
      </w:r>
    </w:p>
    <w:p w14:paraId="3712EC35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427" w:name="_Toc448917539"/>
      <w:r w:rsidRPr="00A71492">
        <w:lastRenderedPageBreak/>
        <w:t xml:space="preserve">1 </w:t>
      </w:r>
      <w:r w:rsidRPr="00086C11">
        <w:t>ПОСТАНОВКА</w:t>
      </w:r>
      <w:r w:rsidRPr="00A71492">
        <w:t xml:space="preserve"> ЗАДАЧИ</w:t>
      </w:r>
      <w:bookmarkEnd w:id="0"/>
      <w:bookmarkEnd w:id="427"/>
    </w:p>
    <w:p w14:paraId="6BFC709D" w14:textId="77777777" w:rsidR="00DD7803" w:rsidRPr="00B45BC2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Требуется разработать</w:t>
      </w:r>
      <w:r w:rsidRPr="00B45BC2">
        <w:rPr>
          <w:szCs w:val="24"/>
        </w:rPr>
        <w:t xml:space="preserve"> программный комплекс автомат</w:t>
      </w:r>
      <w:r>
        <w:rPr>
          <w:szCs w:val="24"/>
        </w:rPr>
        <w:t xml:space="preserve">изации деятельности организации. </w:t>
      </w:r>
    </w:p>
    <w:p w14:paraId="4E791C30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B45BC2">
        <w:rPr>
          <w:szCs w:val="24"/>
        </w:rPr>
        <w:t>Заказчик: ООО «</w:t>
      </w:r>
      <w:r>
        <w:rPr>
          <w:szCs w:val="24"/>
        </w:rPr>
        <w:t>Элма-1</w:t>
      </w:r>
      <w:r w:rsidRPr="00B45BC2">
        <w:rPr>
          <w:szCs w:val="24"/>
        </w:rPr>
        <w:t xml:space="preserve">». Компания – заказчик осуществляет деятельность в сфере </w:t>
      </w:r>
      <w:r>
        <w:rPr>
          <w:szCs w:val="24"/>
        </w:rPr>
        <w:t>производства технических и бытовых резинотехнических изделий (РТИ).</w:t>
      </w:r>
    </w:p>
    <w:p w14:paraId="173B3FAC" w14:textId="77777777" w:rsidR="00DD7803" w:rsidRPr="00DB695C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28" w:name="_Toc418591169"/>
      <w:bookmarkStart w:id="429" w:name="_Toc448917540"/>
      <w:r>
        <w:t xml:space="preserve">1.1. </w:t>
      </w:r>
      <w:r w:rsidRPr="00B45BC2">
        <w:t xml:space="preserve">Цель </w:t>
      </w:r>
      <w:r w:rsidRPr="00086C11">
        <w:t>разработки</w:t>
      </w:r>
      <w:bookmarkEnd w:id="428"/>
      <w:bookmarkEnd w:id="429"/>
    </w:p>
    <w:p w14:paraId="570661FB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Программный комплекс разрабатывается для автоматизации бизнес – процессов в компании, хранения и обработки данных.</w:t>
      </w:r>
    </w:p>
    <w:p w14:paraId="2AE9B260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Основной целью внедрения системы я</w:t>
      </w:r>
      <w:r>
        <w:rPr>
          <w:szCs w:val="24"/>
        </w:rPr>
        <w:t>вляется повышение эффективности бизнес-процесса,</w:t>
      </w:r>
      <w:r w:rsidRPr="00B45BC2">
        <w:rPr>
          <w:szCs w:val="24"/>
        </w:rPr>
        <w:t xml:space="preserve"> снижение числ</w:t>
      </w:r>
      <w:r>
        <w:rPr>
          <w:szCs w:val="24"/>
        </w:rPr>
        <w:t>а ошибок в обработке информации и минимизация затрат на производство.</w:t>
      </w:r>
    </w:p>
    <w:p w14:paraId="626CDEB2" w14:textId="77777777" w:rsidR="00DD7803" w:rsidRPr="007E62FD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0" w:name="_Toc418591170"/>
      <w:r>
        <w:t xml:space="preserve"> </w:t>
      </w:r>
      <w:bookmarkStart w:id="431" w:name="_Toc448917541"/>
      <w:r>
        <w:t xml:space="preserve">1.2. </w:t>
      </w:r>
      <w:r w:rsidRPr="00B45BC2">
        <w:t>Требования к функциональности</w:t>
      </w:r>
      <w:bookmarkEnd w:id="430"/>
      <w:bookmarkEnd w:id="431"/>
    </w:p>
    <w:p w14:paraId="05A839FE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Внедрение программного комплекса должно обеспечить решение следующих задач:</w:t>
      </w:r>
    </w:p>
    <w:p w14:paraId="21C58B42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заказов (поступивших, оплаченных, в работе, отгруженных) </w:t>
      </w:r>
      <w:r w:rsidRPr="00DD32E4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4.4</w:t>
      </w:r>
      <w:r w:rsidRPr="00DD32E4">
        <w:rPr>
          <w:szCs w:val="24"/>
        </w:rPr>
        <w:t>]</w:t>
      </w:r>
      <w:r>
        <w:rPr>
          <w:szCs w:val="24"/>
        </w:rPr>
        <w:t>;</w:t>
      </w:r>
    </w:p>
    <w:p w14:paraId="327C2F7B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Учет материала (</w:t>
      </w:r>
      <w:r w:rsidR="006E25FC">
        <w:rPr>
          <w:szCs w:val="24"/>
        </w:rPr>
        <w:t>поступления, расхода, остатков)</w:t>
      </w:r>
      <w:r w:rsidRPr="006E25FC">
        <w:rPr>
          <w:szCs w:val="24"/>
        </w:rPr>
        <w:t>;</w:t>
      </w:r>
    </w:p>
    <w:p w14:paraId="6136469E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производства (заявленной, произведенной, отгруженной) продукции. </w:t>
      </w:r>
      <w:r w:rsidRPr="002302CD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4.5</w:t>
      </w:r>
      <w:r w:rsidR="00CA7B95">
        <w:rPr>
          <w:szCs w:val="24"/>
        </w:rPr>
        <w:t>-4.7</w:t>
      </w:r>
      <w:r w:rsidRPr="002302CD">
        <w:rPr>
          <w:szCs w:val="24"/>
        </w:rPr>
        <w:t>]</w:t>
      </w:r>
      <w:r>
        <w:rPr>
          <w:szCs w:val="24"/>
        </w:rPr>
        <w:t>;</w:t>
      </w:r>
      <w:r w:rsidRPr="000C36DC">
        <w:rPr>
          <w:szCs w:val="24"/>
        </w:rPr>
        <w:t xml:space="preserve"> </w:t>
      </w:r>
    </w:p>
    <w:p w14:paraId="7A3FF96E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сдельной заработн</w:t>
      </w:r>
      <w:r w:rsidR="00CA7B95">
        <w:rPr>
          <w:szCs w:val="24"/>
        </w:rPr>
        <w:t xml:space="preserve">ой платы рабочих </w:t>
      </w:r>
      <w:r w:rsidR="00CA7B95" w:rsidRPr="00CA7B95">
        <w:rPr>
          <w:szCs w:val="24"/>
        </w:rPr>
        <w:t>[</w:t>
      </w:r>
      <w:r w:rsidR="00CA7B95">
        <w:rPr>
          <w:szCs w:val="24"/>
        </w:rPr>
        <w:t>п. 4.6</w:t>
      </w:r>
      <w:r w:rsidRPr="00211947">
        <w:rPr>
          <w:szCs w:val="24"/>
        </w:rPr>
        <w:t>];</w:t>
      </w:r>
    </w:p>
    <w:p w14:paraId="0350EF98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Учет техничес</w:t>
      </w:r>
      <w:r w:rsidR="006E25FC">
        <w:rPr>
          <w:szCs w:val="24"/>
        </w:rPr>
        <w:t>ких, экономических документов (т</w:t>
      </w:r>
      <w:r w:rsidRPr="00211947">
        <w:rPr>
          <w:szCs w:val="24"/>
        </w:rPr>
        <w:t>ехнологических карт, калькуляций, счетов и т.д.)</w:t>
      </w:r>
    </w:p>
    <w:p w14:paraId="53044CCB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сводных отчетов.</w:t>
      </w:r>
    </w:p>
    <w:p w14:paraId="6702F8E3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432" w:name="_Toc448917542"/>
      <w:r>
        <w:t xml:space="preserve">2 ОПИСАНИЕ </w:t>
      </w:r>
      <w:r w:rsidRPr="00DB695C">
        <w:t>КОМПАНИИ</w:t>
      </w:r>
      <w:r>
        <w:t>-ЗАКАЗЧИКА</w:t>
      </w:r>
      <w:bookmarkEnd w:id="432"/>
    </w:p>
    <w:p w14:paraId="781317F2" w14:textId="77777777" w:rsidR="00DD7803" w:rsidRPr="00086C11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r>
        <w:t xml:space="preserve"> </w:t>
      </w:r>
      <w:bookmarkStart w:id="433" w:name="_Toc448917543"/>
      <w:r>
        <w:t>Наименование компании заказчика. Предмет деятельности</w:t>
      </w:r>
      <w:bookmarkEnd w:id="433"/>
    </w:p>
    <w:p w14:paraId="0F8A85F2" w14:textId="77777777" w:rsidR="00DD7803" w:rsidRPr="009946D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9946DC">
        <w:rPr>
          <w:szCs w:val="24"/>
        </w:rPr>
        <w:t>Заказчик: ООО «</w:t>
      </w:r>
      <w:r>
        <w:rPr>
          <w:szCs w:val="24"/>
        </w:rPr>
        <w:t>Элма-1</w:t>
      </w:r>
      <w:r w:rsidRPr="009946DC">
        <w:rPr>
          <w:szCs w:val="24"/>
        </w:rPr>
        <w:t>».</w:t>
      </w:r>
    </w:p>
    <w:p w14:paraId="50413F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48119F">
        <w:rPr>
          <w:szCs w:val="24"/>
        </w:rPr>
        <w:t xml:space="preserve">Предметом деятельности </w:t>
      </w:r>
      <w:r>
        <w:rPr>
          <w:szCs w:val="24"/>
        </w:rPr>
        <w:t>Компании является производство технических и бытовых резинотехнических изделий (РТИ).</w:t>
      </w:r>
    </w:p>
    <w:p w14:paraId="721E8609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4" w:name="_Toc448917544"/>
      <w:r>
        <w:t>2</w:t>
      </w:r>
      <w:r w:rsidRPr="00902E3D">
        <w:t xml:space="preserve">.2. </w:t>
      </w:r>
      <w:r>
        <w:t>Ассортимент</w:t>
      </w:r>
      <w:bookmarkEnd w:id="434"/>
    </w:p>
    <w:p w14:paraId="1808ECF3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Формовые и неформовые РТИ;</w:t>
      </w:r>
    </w:p>
    <w:p w14:paraId="2976EC7D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Вырубные детали из листовых материалов;</w:t>
      </w:r>
    </w:p>
    <w:p w14:paraId="525B3274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5" w:name="_Toc448917545"/>
      <w:r>
        <w:rPr>
          <w:rStyle w:val="11"/>
          <w:b/>
          <w:sz w:val="24"/>
          <w:szCs w:val="24"/>
        </w:rPr>
        <w:lastRenderedPageBreak/>
        <w:t>2</w:t>
      </w:r>
      <w:r w:rsidRPr="00086C11">
        <w:rPr>
          <w:rStyle w:val="11"/>
          <w:b/>
          <w:sz w:val="24"/>
          <w:szCs w:val="24"/>
        </w:rPr>
        <w:t>.3.</w:t>
      </w:r>
      <w:r w:rsidRPr="001609BA">
        <w:rPr>
          <w:rStyle w:val="11"/>
          <w:sz w:val="24"/>
          <w:szCs w:val="24"/>
        </w:rPr>
        <w:t xml:space="preserve"> </w:t>
      </w:r>
      <w:r w:rsidRPr="00086C11">
        <w:t>Структура предприятия</w:t>
      </w:r>
      <w:bookmarkEnd w:id="435"/>
    </w:p>
    <w:p w14:paraId="0FAB6B14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Генеральный директор;</w:t>
      </w:r>
    </w:p>
    <w:p w14:paraId="3E379710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Исполнительный директор (начальник производства);</w:t>
      </w:r>
    </w:p>
    <w:p w14:paraId="75AB0E83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Экономист;</w:t>
      </w:r>
    </w:p>
    <w:p w14:paraId="3E589F4B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Главный бухгалтер;</w:t>
      </w:r>
    </w:p>
    <w:p w14:paraId="68E3C2B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Технолог;</w:t>
      </w:r>
    </w:p>
    <w:p w14:paraId="04B1780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Инженер;</w:t>
      </w:r>
    </w:p>
    <w:p w14:paraId="2755F843" w14:textId="77777777" w:rsidR="00DD7803" w:rsidRPr="00022ACC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Секретарь;</w:t>
      </w:r>
    </w:p>
    <w:p w14:paraId="2821EEC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Рабочие.</w:t>
      </w:r>
    </w:p>
    <w:p w14:paraId="38D1B988" w14:textId="77777777" w:rsidR="00DD7803" w:rsidRPr="0012227A" w:rsidRDefault="00DD7803" w:rsidP="006E25FC">
      <w:pPr>
        <w:pStyle w:val="2"/>
        <w:numPr>
          <w:ilvl w:val="1"/>
          <w:numId w:val="1"/>
        </w:numPr>
        <w:spacing w:before="100" w:beforeAutospacing="1" w:after="100" w:afterAutospacing="1" w:line="360" w:lineRule="auto"/>
        <w:ind w:left="0" w:firstLine="709"/>
        <w:jc w:val="both"/>
      </w:pPr>
      <w:bookmarkStart w:id="436" w:name="_Toc448917546"/>
      <w:r>
        <w:t>Основные термины и определения</w:t>
      </w:r>
      <w:bookmarkEnd w:id="436"/>
    </w:p>
    <w:p w14:paraId="60C7789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На производстве используется 3 процесса изготовления РТИ:</w:t>
      </w:r>
    </w:p>
    <w:p w14:paraId="5F690434" w14:textId="77777777" w:rsidR="00DD7803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Вырубка;</w:t>
      </w:r>
    </w:p>
    <w:p w14:paraId="5AD31B33" w14:textId="77777777" w:rsidR="00DD7803" w:rsidRPr="0012227A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Вулканизация (варка);</w:t>
      </w:r>
    </w:p>
    <w:p w14:paraId="6FC76B56" w14:textId="77777777" w:rsidR="00DD7803" w:rsidRPr="0094276B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Лазерная обработка.</w:t>
      </w:r>
    </w:p>
    <w:p w14:paraId="506DAD1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 xml:space="preserve">Вырубка – </w:t>
      </w:r>
      <w:r>
        <w:t xml:space="preserve">это вид </w:t>
      </w:r>
      <w:r w:rsidRPr="00901B18">
        <w:t>механической обработки</w:t>
      </w:r>
      <w:r>
        <w:t xml:space="preserve"> резины, при котором вырубаемый или разрубаемый материал испытывает воздействие значительного сдвигового механического напряжения до повышения последнего выше </w:t>
      </w:r>
      <w:r w:rsidRPr="00901B18">
        <w:t>предела текучести</w:t>
      </w:r>
      <w:r>
        <w:t xml:space="preserve"> материала.</w:t>
      </w:r>
    </w:p>
    <w:p w14:paraId="1A9626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rPr>
          <w:szCs w:val="24"/>
        </w:rPr>
        <w:t xml:space="preserve">Вулканизация (варка) – </w:t>
      </w:r>
      <w:r>
        <w:t>технологический процесс резинового производства, при котором пластичный «сырой» каучук превращается в резину. В процессе вулканизации повышаются прочностные характеристики резины, ее твёрдость и эластичность, снижаются пластические свойства, степень набухания и растворимость в органических растворителях.</w:t>
      </w:r>
    </w:p>
    <w:p w14:paraId="0D403F4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Лазерная обработка – это передовая технология размерного раскроя листовых материалов, основанная на использовании в качестве инструмента обработки сфокусированного лазерного луча регулированной мощности.</w:t>
      </w:r>
    </w:p>
    <w:p w14:paraId="74C8A1D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Другие термины:</w:t>
      </w:r>
    </w:p>
    <w:p w14:paraId="4FF4C80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Оснастка – </w:t>
      </w:r>
      <w:r>
        <w:rPr>
          <w:rStyle w:val="w"/>
        </w:rPr>
        <w:t>приспособления</w:t>
      </w:r>
      <w:r>
        <w:t xml:space="preserve">, </w:t>
      </w:r>
      <w:r>
        <w:rPr>
          <w:rStyle w:val="w"/>
        </w:rPr>
        <w:t>механизмы</w:t>
      </w:r>
      <w:r>
        <w:t xml:space="preserve">, </w:t>
      </w:r>
      <w:r>
        <w:rPr>
          <w:rStyle w:val="w"/>
        </w:rPr>
        <w:t>инструменты</w:t>
      </w:r>
      <w:r>
        <w:t xml:space="preserve">, </w:t>
      </w:r>
      <w:r>
        <w:rPr>
          <w:rStyle w:val="w"/>
        </w:rPr>
        <w:t>необходимые</w:t>
      </w:r>
      <w:r>
        <w:t xml:space="preserve"> </w:t>
      </w:r>
      <w:r>
        <w:rPr>
          <w:rStyle w:val="w"/>
        </w:rPr>
        <w:t>для</w:t>
      </w:r>
      <w:r>
        <w:t xml:space="preserve"> </w:t>
      </w:r>
      <w:r>
        <w:rPr>
          <w:rStyle w:val="w"/>
        </w:rPr>
        <w:t>изготовления изделий.</w:t>
      </w:r>
    </w:p>
    <w:p w14:paraId="7CA9E2F1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37" w:name="_Toc448917547"/>
      <w:r>
        <w:t>ОПИСАНИЕ БИЗНЕС-ПРОЦЕССА</w:t>
      </w:r>
      <w:bookmarkEnd w:id="437"/>
    </w:p>
    <w:p w14:paraId="1C743F2C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Заявка клиента (заявка клиента принимается секретарем по почте, телефону, через форму запроса на сайте);</w:t>
      </w:r>
    </w:p>
    <w:p w14:paraId="32A84C22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Секретарь регистрирует заявку в модуле «Заявка» [п.4.4].</w:t>
      </w:r>
    </w:p>
    <w:p w14:paraId="7D7D8353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lastRenderedPageBreak/>
        <w:t>Определение технологической возможности выполнения заказа (начальник производства)</w:t>
      </w:r>
    </w:p>
    <w:p w14:paraId="5323F239" w14:textId="77777777" w:rsidR="00DD7803" w:rsidRPr="00211947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Детали ранее изготавливались. </w:t>
      </w:r>
      <w:r w:rsidRPr="007B37CD">
        <w:rPr>
          <w:color w:val="FF0000"/>
        </w:rPr>
        <w:t xml:space="preserve"> </w:t>
      </w:r>
      <w:r w:rsidRPr="00211947">
        <w:t>Оснастка для выполнения заказа в наличии.</w:t>
      </w:r>
    </w:p>
    <w:p w14:paraId="2510644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00E3BD08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Передача заявки в производство (начальник производства, технолог). Контроль сроков (начальник производства) </w:t>
      </w:r>
      <w:r w:rsidRPr="000C318E">
        <w:t>[</w:t>
      </w:r>
      <w:r w:rsidR="00CA7B95">
        <w:t>п.4.4.6</w:t>
      </w:r>
      <w:r>
        <w:t>];</w:t>
      </w:r>
    </w:p>
    <w:p w14:paraId="3BD7891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Контроль качества. Осуществляется технологом и отделом технологического контроля (ОТК). ОТК заполняется модуль «Журнал обрезки облоя» </w:t>
      </w:r>
      <w:r w:rsidRPr="004458EA">
        <w:t>[</w:t>
      </w:r>
      <w:r w:rsidR="00CA7B95">
        <w:t>п. 4.8</w:t>
      </w:r>
      <w:r w:rsidRPr="004458EA">
        <w:t>]</w:t>
      </w:r>
      <w:r>
        <w:t>, в котором происходит учет бракованных деталей. В случае наличия в партии бракованных деталей, данная заявка передается на «допроизводство» и составляется акт брака;</w:t>
      </w:r>
    </w:p>
    <w:p w14:paraId="56B2FF2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Отгрузка продукции (секретарь, технолог). Заполнение модуля «Отгрузка» </w:t>
      </w:r>
      <w:r w:rsidRPr="007C70A5">
        <w:t>[</w:t>
      </w:r>
      <w:r>
        <w:t>п</w:t>
      </w:r>
      <w:r w:rsidR="00CA7B95">
        <w:t>. 4.7</w:t>
      </w:r>
      <w:r w:rsidRPr="007C70A5">
        <w:t>]</w:t>
      </w:r>
      <w:r>
        <w:t xml:space="preserve">. Формирование отчетных документов: торговой накладной, счет-фактуры, товарно-транспортной накладной, паспорта (бухгалтер) </w:t>
      </w:r>
      <w:r w:rsidRPr="007C70A5">
        <w:t>[</w:t>
      </w:r>
      <w:r>
        <w:t>п</w:t>
      </w:r>
      <w:r w:rsidR="00CA7B95">
        <w:t>. 4.7.2 – 4.7.6</w:t>
      </w:r>
      <w:r w:rsidRPr="007C70A5">
        <w:t>]</w:t>
      </w:r>
      <w:r>
        <w:t xml:space="preserve">.   </w:t>
      </w:r>
    </w:p>
    <w:p w14:paraId="2BF2C778" w14:textId="77777777" w:rsidR="00DD7803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 Необходимой оснастки нет в наличии.</w:t>
      </w:r>
    </w:p>
    <w:p w14:paraId="1BDB13B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Заполнение модуля «Чертежи» (технолог) </w:t>
      </w:r>
      <w:r w:rsidRPr="007C70A5">
        <w:t>[</w:t>
      </w:r>
      <w:r>
        <w:t>п</w:t>
      </w:r>
      <w:r w:rsidR="00CA7B95">
        <w:t>. 4.5</w:t>
      </w:r>
      <w:r w:rsidRPr="007C70A5">
        <w:t>]</w:t>
      </w:r>
      <w:r>
        <w:t>;</w:t>
      </w:r>
    </w:p>
    <w:p w14:paraId="3E8F69FB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технологической карты технологом – назначение процесса изготовления и времени изготовления каждой конкретной детали </w:t>
      </w:r>
      <w:r w:rsidRPr="007C70A5">
        <w:t>[</w:t>
      </w:r>
      <w:r>
        <w:t>п</w:t>
      </w:r>
      <w:r w:rsidR="00CA7B95">
        <w:t>. 4.5.2</w:t>
      </w:r>
      <w:r w:rsidRPr="007C70A5">
        <w:t>]</w:t>
      </w:r>
      <w:r>
        <w:t xml:space="preserve">; </w:t>
      </w:r>
    </w:p>
    <w:p w14:paraId="1EE1A59E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калькуляции – определение цены каждой детали с учетом всех расходов (экономист) </w:t>
      </w:r>
      <w:r w:rsidRPr="007C70A5">
        <w:t>[</w:t>
      </w:r>
      <w:r w:rsidR="00CA7B95">
        <w:t>п. 4.5.3</w:t>
      </w:r>
      <w:r w:rsidR="00CA7B95" w:rsidRPr="00CC685C">
        <w:t xml:space="preserve">]; </w:t>
      </w:r>
      <w:r>
        <w:t xml:space="preserve"> </w:t>
      </w:r>
    </w:p>
    <w:p w14:paraId="519B534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изготовления, срока изготовления оснастки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4ED76D9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Проектирование оснастки (инженер). Изготовление оснастки (начальник производства). </w:t>
      </w:r>
    </w:p>
    <w:p w14:paraId="399411A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Изготовление опытного образца (технолог, начальник производства). Составление акта и утверждение с заказчиком (секретарь, бухгалтер, начальник производства);</w:t>
      </w:r>
    </w:p>
    <w:p w14:paraId="0076C8D5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Далее пункты 3.1.2. – 3.1.4. </w:t>
      </w:r>
    </w:p>
    <w:p w14:paraId="68034295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Блок – схема бизнес-процесса изображена на рис. 1.</w:t>
      </w:r>
    </w:p>
    <w:p w14:paraId="601E389A" w14:textId="77777777" w:rsidR="00DD7803" w:rsidRDefault="00D26461" w:rsidP="00A0364A">
      <w:pPr>
        <w:pStyle w:val="a4"/>
        <w:spacing w:before="100" w:beforeAutospacing="1" w:after="100" w:afterAutospacing="1" w:line="360" w:lineRule="auto"/>
        <w:ind w:left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FBAE52" wp14:editId="625B6A2F">
            <wp:extent cx="5779770" cy="3459480"/>
            <wp:effectExtent l="0" t="0" r="0" b="7620"/>
            <wp:docPr id="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E5586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center"/>
      </w:pPr>
      <w:r w:rsidRPr="00E9195A">
        <w:t>Рисунок 1 – Бизнес-процесс</w:t>
      </w:r>
    </w:p>
    <w:p w14:paraId="5DD3A688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38" w:name="_Toc448917548"/>
      <w:r w:rsidRPr="00985622">
        <w:t>ИНТЕРФЕЙС И ПРИНЦИПЫ ФУНКЦИОНИРОВАНИЯ</w:t>
      </w:r>
      <w:bookmarkEnd w:id="438"/>
    </w:p>
    <w:p w14:paraId="1BA899BC" w14:textId="77777777" w:rsidR="00DD7803" w:rsidRPr="00F72B3F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39" w:name="_Toc448917549"/>
      <w:r>
        <w:t>Общие требования к интерфейсу</w:t>
      </w:r>
      <w:bookmarkEnd w:id="439"/>
    </w:p>
    <w:p w14:paraId="2E1E821C" w14:textId="77777777" w:rsidR="00DD7803" w:rsidRPr="00516D1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Интерфейс программы многооконный;</w:t>
      </w:r>
    </w:p>
    <w:p w14:paraId="63724A94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516D13">
        <w:rPr>
          <w:szCs w:val="24"/>
        </w:rPr>
        <w:t>Удо</w:t>
      </w:r>
      <w:r>
        <w:rPr>
          <w:szCs w:val="24"/>
        </w:rPr>
        <w:t>бство в пользовании и навигации. Интуитивно понятный интерфейс</w:t>
      </w:r>
      <w:r w:rsidRPr="00D42574">
        <w:rPr>
          <w:szCs w:val="24"/>
        </w:rPr>
        <w:t>;</w:t>
      </w:r>
    </w:p>
    <w:p w14:paraId="32A40AE0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Использование стандартных цветов;</w:t>
      </w:r>
    </w:p>
    <w:p w14:paraId="5A41F78F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Обеспечение минимизации ошибок пользователя.</w:t>
      </w:r>
    </w:p>
    <w:p w14:paraId="2FC30E07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0" w:name="_Toc448917550"/>
      <w:r>
        <w:t>Главное окно программы. Вход в систему</w:t>
      </w:r>
      <w:bookmarkEnd w:id="440"/>
    </w:p>
    <w:p w14:paraId="68FDFDA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Запуск программы осуществляется по ярлыку системы. </w:t>
      </w:r>
    </w:p>
    <w:p w14:paraId="72F8EB1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Для авторизации в системе необходимо ввести логин и пароль в стартовом окне и нажать кнопку «Войти» (рисунок 2). Для каждого сотрудника, работающего в системе, создается учетная запись.</w:t>
      </w:r>
    </w:p>
    <w:p w14:paraId="525F17F6" w14:textId="77777777" w:rsidR="00DD7803" w:rsidRPr="00646BB9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Учетные данные хранятся в справочнике «Должности» </w:t>
      </w:r>
      <w:r w:rsidRPr="00646BB9">
        <w:t>[</w:t>
      </w:r>
      <w:r>
        <w:t>п. 4.3.8</w:t>
      </w:r>
      <w:r w:rsidRPr="00646BB9">
        <w:t>]</w:t>
      </w:r>
      <w:r>
        <w:t xml:space="preserve">. </w:t>
      </w:r>
    </w:p>
    <w:p w14:paraId="25270D1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Интерфейс окна «Авторизация» имеет следующие элементы: </w:t>
      </w:r>
    </w:p>
    <w:p w14:paraId="662ED5B8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Логин (текстовое поле);</w:t>
      </w:r>
    </w:p>
    <w:p w14:paraId="2DC9D8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Пароль (текстовое поле);</w:t>
      </w:r>
    </w:p>
    <w:p w14:paraId="3393B0D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441" w:author="Екатерина Луткова" w:date="2016-04-01T14:39:00Z"/>
        </w:rPr>
      </w:pPr>
      <w:r>
        <w:t xml:space="preserve">- Войти (кнопка); </w:t>
      </w:r>
    </w:p>
    <w:p w14:paraId="6AB0536E" w14:textId="6B3C1C43" w:rsidR="00F546FF" w:rsidRDefault="00F546FF" w:rsidP="006E25FC">
      <w:pPr>
        <w:spacing w:before="100" w:beforeAutospacing="1" w:after="100" w:afterAutospacing="1" w:line="360" w:lineRule="auto"/>
        <w:ind w:firstLine="709"/>
        <w:jc w:val="both"/>
        <w:rPr>
          <w:ins w:id="442" w:author="Екатерина Луткова" w:date="2016-04-01T14:40:00Z"/>
        </w:rPr>
      </w:pPr>
      <w:ins w:id="443" w:author="Екатерина Луткова" w:date="2016-04-01T14:39:00Z">
        <w:r>
          <w:lastRenderedPageBreak/>
          <w:t>Кнопка «Забыли пароль?» не используется.</w:t>
        </w:r>
      </w:ins>
    </w:p>
    <w:p w14:paraId="7C151B57" w14:textId="77777777" w:rsidR="00F546FF" w:rsidRDefault="00F546FF" w:rsidP="006E25FC">
      <w:pPr>
        <w:spacing w:before="100" w:beforeAutospacing="1" w:after="100" w:afterAutospacing="1" w:line="360" w:lineRule="auto"/>
        <w:ind w:firstLine="709"/>
        <w:jc w:val="both"/>
      </w:pPr>
    </w:p>
    <w:p w14:paraId="43F449E0" w14:textId="77777777" w:rsidR="00DD7803" w:rsidRDefault="00D26461" w:rsidP="006E25FC">
      <w:pPr>
        <w:spacing w:before="100" w:beforeAutospacing="1" w:after="100" w:afterAutospacing="1" w:line="360" w:lineRule="auto"/>
        <w:jc w:val="center"/>
        <w:rPr>
          <w:noProof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8058A94" wp14:editId="37A2331F">
            <wp:extent cx="3459480" cy="1992630"/>
            <wp:effectExtent l="0" t="0" r="7620" b="7620"/>
            <wp:docPr id="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2F670" w14:textId="77777777" w:rsidR="00DD7803" w:rsidRPr="004C6A62" w:rsidRDefault="00DD7803" w:rsidP="006E25FC">
      <w:pPr>
        <w:spacing w:before="100" w:beforeAutospacing="1" w:after="100" w:afterAutospacing="1" w:line="360" w:lineRule="auto"/>
        <w:ind w:firstLine="709"/>
        <w:jc w:val="center"/>
        <w:rPr>
          <w:noProof/>
          <w:szCs w:val="24"/>
          <w:lang w:eastAsia="ru-RU"/>
        </w:rPr>
      </w:pPr>
      <w:commentRangeStart w:id="444"/>
      <w:r>
        <w:rPr>
          <w:noProof/>
          <w:szCs w:val="24"/>
          <w:lang w:eastAsia="ru-RU"/>
        </w:rPr>
        <w:t>Рисунок 2 – Вход в систему</w:t>
      </w:r>
      <w:commentRangeEnd w:id="444"/>
      <w:r w:rsidR="00D2120D">
        <w:rPr>
          <w:rStyle w:val="af0"/>
        </w:rPr>
        <w:commentReference w:id="444"/>
      </w:r>
    </w:p>
    <w:p w14:paraId="0B74D4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6E0C93">
        <w:rPr>
          <w:szCs w:val="24"/>
        </w:rPr>
        <w:t xml:space="preserve">При неверном заведении логина или пароля </w:t>
      </w:r>
      <w:r>
        <w:rPr>
          <w:szCs w:val="24"/>
        </w:rPr>
        <w:t xml:space="preserve">появится новая форма с </w:t>
      </w:r>
      <w:r w:rsidRPr="006E0C93">
        <w:rPr>
          <w:szCs w:val="24"/>
        </w:rPr>
        <w:t>сообщение</w:t>
      </w:r>
      <w:r>
        <w:rPr>
          <w:szCs w:val="24"/>
        </w:rPr>
        <w:t>м</w:t>
      </w:r>
      <w:r w:rsidRPr="006E0C93">
        <w:rPr>
          <w:szCs w:val="24"/>
        </w:rPr>
        <w:t xml:space="preserve"> - «</w:t>
      </w:r>
      <w:r>
        <w:rPr>
          <w:szCs w:val="24"/>
        </w:rPr>
        <w:t>Неправильно введенный логин или пароль</w:t>
      </w:r>
      <w:r w:rsidRPr="006E0C93">
        <w:rPr>
          <w:szCs w:val="24"/>
        </w:rPr>
        <w:t>»</w:t>
      </w:r>
      <w:r>
        <w:rPr>
          <w:szCs w:val="24"/>
        </w:rPr>
        <w:t xml:space="preserve"> (рисунок 3) со следующими элементами:</w:t>
      </w:r>
    </w:p>
    <w:p w14:paraId="1C1917F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- Кнопка «Повторить вход» - возвращает на форму «Вход в систему»</w:t>
      </w:r>
      <w:r w:rsidRPr="004D111D">
        <w:rPr>
          <w:szCs w:val="24"/>
        </w:rPr>
        <w:t>;</w:t>
      </w:r>
    </w:p>
    <w:p w14:paraId="09B9E582" w14:textId="77777777" w:rsidR="00DD7803" w:rsidRPr="004B5020" w:rsidRDefault="00D26461" w:rsidP="006E25FC">
      <w:pPr>
        <w:spacing w:before="100" w:beforeAutospacing="1" w:after="100" w:afterAutospacing="1" w:line="360" w:lineRule="auto"/>
        <w:jc w:val="center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6490008E" wp14:editId="03722EB1">
            <wp:extent cx="3459480" cy="1311275"/>
            <wp:effectExtent l="0" t="0" r="7620" b="3175"/>
            <wp:docPr id="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6603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center"/>
      </w:pPr>
      <w:r>
        <w:t>Рисунок 3 – Ошибка входа</w:t>
      </w:r>
    </w:p>
    <w:p w14:paraId="78C66D27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 w:rsidRPr="00B45BC2">
        <w:t xml:space="preserve">Меню </w:t>
      </w:r>
      <w:r>
        <w:t>программы состоит</w:t>
      </w:r>
      <w:r w:rsidRPr="00B45BC2">
        <w:t xml:space="preserve"> из следующих пунктов:</w:t>
      </w:r>
      <w:r w:rsidRPr="00095F80">
        <w:t xml:space="preserve"> </w:t>
      </w:r>
    </w:p>
    <w:p w14:paraId="6F567A6F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Справочники</w:t>
      </w:r>
      <w:r>
        <w:rPr>
          <w:lang w:val="en-US"/>
        </w:rPr>
        <w:t>;</w:t>
      </w:r>
    </w:p>
    <w:p w14:paraId="63A3EB89" w14:textId="77777777" w:rsidR="00DD7803" w:rsidRPr="004B5020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Заявка</w:t>
      </w:r>
      <w:r>
        <w:rPr>
          <w:lang w:val="en-US"/>
        </w:rPr>
        <w:t>;</w:t>
      </w:r>
    </w:p>
    <w:p w14:paraId="228FC050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Чертежи;</w:t>
      </w:r>
    </w:p>
    <w:p w14:paraId="7FD172DC" w14:textId="77777777" w:rsidR="00DD7803" w:rsidRPr="00E9195A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Отгрузка</w:t>
      </w:r>
      <w:r>
        <w:rPr>
          <w:lang w:val="en-US"/>
        </w:rPr>
        <w:t>;</w:t>
      </w:r>
    </w:p>
    <w:p w14:paraId="21304BCC" w14:textId="77777777" w:rsidR="00DD7803" w:rsidRDefault="00DD7803" w:rsidP="0091258A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Журнал</w:t>
      </w:r>
      <w:r w:rsidR="006E25FC">
        <w:t>ы</w:t>
      </w:r>
      <w:r w:rsidR="000C0591">
        <w:t xml:space="preserve"> (журнал обрезки облоя, журнал прихода материалов, журнал оплаченной и отгруженной продукции, журнал вальцовщика, распоряжение на отгрузку)</w:t>
      </w:r>
      <w:r w:rsidR="006E25FC">
        <w:t>;</w:t>
      </w:r>
    </w:p>
    <w:p w14:paraId="54D89DE9" w14:textId="77777777" w:rsidR="00DD7803" w:rsidRDefault="0091258A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Наряд;</w:t>
      </w:r>
    </w:p>
    <w:p w14:paraId="152ED474" w14:textId="50C6D31D" w:rsidR="0091258A" w:rsidRDefault="00F546FF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ins w:id="445" w:author="Екатерина Луткова" w:date="2016-04-01T14:40:00Z">
        <w:r>
          <w:t>Учет</w:t>
        </w:r>
      </w:ins>
      <w:del w:id="446" w:author="Екатерина Луткова" w:date="2016-04-01T14:40:00Z">
        <w:r w:rsidR="0091258A" w:rsidDel="00F546FF">
          <w:delText>Расход</w:delText>
        </w:r>
      </w:del>
      <w:r w:rsidR="0091258A">
        <w:t xml:space="preserve"> материалов.</w:t>
      </w:r>
    </w:p>
    <w:p w14:paraId="409933B1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>
        <w:t>Главное окно программы имеет вид</w:t>
      </w:r>
      <w:r w:rsidR="006E25FC">
        <w:t xml:space="preserve"> (рисунок 4)</w:t>
      </w:r>
      <w:r>
        <w:t xml:space="preserve">: </w:t>
      </w:r>
    </w:p>
    <w:p w14:paraId="5060E710" w14:textId="4A034402" w:rsidR="00DD7803" w:rsidRDefault="00F546FF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jc w:val="center"/>
      </w:pPr>
      <w:ins w:id="447" w:author="Екатерина Луткова" w:date="2016-04-01T14:43:00Z">
        <w:r>
          <w:rPr>
            <w:noProof/>
          </w:rPr>
          <w:lastRenderedPageBreak/>
          <w:drawing>
            <wp:inline distT="0" distB="0" distL="0" distR="0" wp14:anchorId="76E9D87B" wp14:editId="0422E6F7">
              <wp:extent cx="4333875" cy="2924175"/>
              <wp:effectExtent l="0" t="0" r="9525" b="9525"/>
              <wp:docPr id="5" name="Рисунок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33875" cy="29241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448" w:author="Екатерина Луткова" w:date="2016-04-01T14:43:00Z">
        <w:r w:rsidR="0091258A" w:rsidDel="00F546FF">
          <w:rPr>
            <w:noProof/>
          </w:rPr>
          <w:drawing>
            <wp:inline distT="0" distB="0" distL="0" distR="0" wp14:anchorId="4E75ED61" wp14:editId="7A54D5FE">
              <wp:extent cx="4338320" cy="2924175"/>
              <wp:effectExtent l="0" t="0" r="5080" b="9525"/>
              <wp:docPr id="1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38320" cy="2924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08D41E1" w14:textId="77777777" w:rsidR="00DD7803" w:rsidRPr="002775A6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center"/>
      </w:pPr>
      <w:r>
        <w:t>Рисунок 4 – Главное окно программы</w:t>
      </w:r>
    </w:p>
    <w:p w14:paraId="36253240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9" w:name="_Toc448917551"/>
      <w:r>
        <w:t>Справочники</w:t>
      </w:r>
      <w:bookmarkEnd w:id="449"/>
    </w:p>
    <w:p w14:paraId="4C058F1A" w14:textId="77777777" w:rsidR="00DD7803" w:rsidRPr="00D84E5B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Каждый справочник представляет собой таблицу для хранения и ввода данных. </w:t>
      </w:r>
    </w:p>
    <w:p w14:paraId="0C4FA7B9" w14:textId="77777777" w:rsidR="00DD7803" w:rsidRPr="00F4421C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50" w:name="_Toc448917552"/>
      <w:r w:rsidRPr="00F4421C">
        <w:t>Справочник «Материалы»</w:t>
      </w:r>
      <w:bookmarkEnd w:id="450"/>
    </w:p>
    <w:p w14:paraId="66E21E6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«Материалы» используется для хранения и ввода используемых материалов и их характеристик.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205CC4C8" w14:textId="77777777" w:rsidTr="002257A7">
        <w:trPr>
          <w:jc w:val="center"/>
        </w:trPr>
        <w:tc>
          <w:tcPr>
            <w:tcW w:w="3313" w:type="dxa"/>
          </w:tcPr>
          <w:p w14:paraId="0BB61A9C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6427926F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5D299C44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Тип данных</w:t>
            </w:r>
          </w:p>
        </w:tc>
      </w:tr>
      <w:tr w:rsidR="00DD7803" w14:paraId="63B71B6F" w14:textId="77777777" w:rsidTr="002257A7">
        <w:trPr>
          <w:trHeight w:val="845"/>
          <w:jc w:val="center"/>
        </w:trPr>
        <w:tc>
          <w:tcPr>
            <w:tcW w:w="3313" w:type="dxa"/>
          </w:tcPr>
          <w:p w14:paraId="21F5EB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725C163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51CDEA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FE62D3E" w14:textId="77777777" w:rsidTr="002257A7">
        <w:trPr>
          <w:jc w:val="center"/>
        </w:trPr>
        <w:tc>
          <w:tcPr>
            <w:tcW w:w="3313" w:type="dxa"/>
          </w:tcPr>
          <w:p w14:paraId="02A46F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Материал</w:t>
            </w:r>
          </w:p>
        </w:tc>
        <w:tc>
          <w:tcPr>
            <w:tcW w:w="3446" w:type="dxa"/>
          </w:tcPr>
          <w:p w14:paraId="795C3C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Наименование(обозначение) материала</w:t>
            </w:r>
          </w:p>
        </w:tc>
        <w:tc>
          <w:tcPr>
            <w:tcW w:w="2812" w:type="dxa"/>
          </w:tcPr>
          <w:p w14:paraId="629B03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Char(25)</w:t>
            </w:r>
          </w:p>
        </w:tc>
      </w:tr>
      <w:tr w:rsidR="00DD7803" w14:paraId="348114B5" w14:textId="77777777" w:rsidTr="002257A7">
        <w:trPr>
          <w:jc w:val="center"/>
        </w:trPr>
        <w:tc>
          <w:tcPr>
            <w:tcW w:w="3313" w:type="dxa"/>
          </w:tcPr>
          <w:p w14:paraId="6C629ED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51" w:name="OLE_LINK1"/>
            <w:bookmarkStart w:id="452" w:name="OLE_LINK2"/>
            <w:r w:rsidRPr="002569E2">
              <w:rPr>
                <w:color w:val="FF0000"/>
                <w:sz w:val="22"/>
              </w:rPr>
              <w:t>ТУ</w:t>
            </w:r>
            <w:r w:rsidRPr="002569E2">
              <w:rPr>
                <w:color w:val="FF0000"/>
                <w:sz w:val="22"/>
                <w:lang w:val="en-US"/>
              </w:rPr>
              <w:t xml:space="preserve"> (</w:t>
            </w:r>
            <w:r w:rsidRPr="002569E2">
              <w:rPr>
                <w:color w:val="FF0000"/>
                <w:sz w:val="22"/>
              </w:rPr>
              <w:t>ГОСТ)</w:t>
            </w:r>
            <w:bookmarkEnd w:id="451"/>
            <w:bookmarkEnd w:id="452"/>
          </w:p>
        </w:tc>
        <w:tc>
          <w:tcPr>
            <w:tcW w:w="3446" w:type="dxa"/>
          </w:tcPr>
          <w:p w14:paraId="1E7510C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Технические условия. Шаблон ввода: ГОСТ №….</w:t>
            </w:r>
          </w:p>
        </w:tc>
        <w:tc>
          <w:tcPr>
            <w:tcW w:w="2812" w:type="dxa"/>
          </w:tcPr>
          <w:p w14:paraId="0C1248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Char(40)</w:t>
            </w:r>
          </w:p>
        </w:tc>
      </w:tr>
      <w:tr w:rsidR="00DD7803" w14:paraId="0522DCE2" w14:textId="77777777" w:rsidTr="002257A7">
        <w:trPr>
          <w:jc w:val="center"/>
        </w:trPr>
        <w:tc>
          <w:tcPr>
            <w:tcW w:w="3313" w:type="dxa"/>
          </w:tcPr>
          <w:p w14:paraId="57042AD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3" w:name="OLE_LINK3"/>
            <w:bookmarkStart w:id="454" w:name="OLE_LINK4"/>
            <w:r>
              <w:rPr>
                <w:sz w:val="22"/>
              </w:rPr>
              <w:t xml:space="preserve">Плотность, </w:t>
            </w:r>
            <w:r w:rsidRPr="009529B0">
              <w:rPr>
                <w:sz w:val="22"/>
              </w:rPr>
              <w:t>г</w:t>
            </w:r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см</w:t>
            </w:r>
            <w:r w:rsidRPr="009529B0">
              <w:rPr>
                <w:sz w:val="22"/>
                <w:vertAlign w:val="superscript"/>
              </w:rPr>
              <w:t>3</w:t>
            </w:r>
            <w:bookmarkEnd w:id="453"/>
            <w:bookmarkEnd w:id="454"/>
          </w:p>
        </w:tc>
        <w:tc>
          <w:tcPr>
            <w:tcW w:w="3446" w:type="dxa"/>
          </w:tcPr>
          <w:p w14:paraId="55ED223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  <w:rPr>
                <w:vertAlign w:val="superscript"/>
              </w:rPr>
            </w:pPr>
            <w:r>
              <w:rPr>
                <w:sz w:val="22"/>
              </w:rPr>
              <w:t xml:space="preserve">Плотность материала, </w:t>
            </w:r>
            <w:r w:rsidRPr="009529B0">
              <w:rPr>
                <w:sz w:val="22"/>
              </w:rPr>
              <w:t>г</w:t>
            </w:r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</w:t>
            </w:r>
            <w:r w:rsidRPr="009529B0">
              <w:rPr>
                <w:sz w:val="22"/>
              </w:rPr>
              <w:t>м</w:t>
            </w:r>
            <w:r w:rsidRPr="009529B0">
              <w:rPr>
                <w:sz w:val="22"/>
                <w:vertAlign w:val="superscript"/>
              </w:rPr>
              <w:t>3</w:t>
            </w:r>
          </w:p>
        </w:tc>
        <w:tc>
          <w:tcPr>
            <w:tcW w:w="2812" w:type="dxa"/>
          </w:tcPr>
          <w:p w14:paraId="0546B88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Float(%.4f)</w:t>
            </w:r>
          </w:p>
        </w:tc>
      </w:tr>
      <w:tr w:rsidR="00DD7803" w14:paraId="22FC441A" w14:textId="77777777" w:rsidTr="002257A7">
        <w:trPr>
          <w:jc w:val="center"/>
        </w:trPr>
        <w:tc>
          <w:tcPr>
            <w:tcW w:w="3313" w:type="dxa"/>
          </w:tcPr>
          <w:p w14:paraId="25806D8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5" w:name="OLE_LINK5"/>
            <w:bookmarkStart w:id="456" w:name="OLE_LINK6"/>
            <w:r w:rsidRPr="009529B0">
              <w:rPr>
                <w:sz w:val="22"/>
              </w:rPr>
              <w:t>Толщина, мм</w:t>
            </w:r>
            <w:bookmarkEnd w:id="455"/>
            <w:bookmarkEnd w:id="456"/>
          </w:p>
        </w:tc>
        <w:tc>
          <w:tcPr>
            <w:tcW w:w="3446" w:type="dxa"/>
          </w:tcPr>
          <w:p w14:paraId="4AF744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Толщина материала, мм</w:t>
            </w:r>
          </w:p>
        </w:tc>
        <w:tc>
          <w:tcPr>
            <w:tcW w:w="2812" w:type="dxa"/>
          </w:tcPr>
          <w:p w14:paraId="0AFCE57B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53209900" w14:textId="77777777" w:rsidTr="002257A7">
        <w:trPr>
          <w:jc w:val="center"/>
        </w:trPr>
        <w:tc>
          <w:tcPr>
            <w:tcW w:w="3313" w:type="dxa"/>
          </w:tcPr>
          <w:p w14:paraId="42CD579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7" w:name="OLE_LINK7"/>
            <w:bookmarkStart w:id="458" w:name="OLE_LINK8"/>
            <w:r w:rsidRPr="009529B0">
              <w:rPr>
                <w:sz w:val="22"/>
              </w:rPr>
              <w:t>Длина, мм</w:t>
            </w:r>
            <w:bookmarkEnd w:id="457"/>
            <w:bookmarkEnd w:id="458"/>
          </w:p>
        </w:tc>
        <w:tc>
          <w:tcPr>
            <w:tcW w:w="3446" w:type="dxa"/>
          </w:tcPr>
          <w:p w14:paraId="5AA4F90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Длина материала, мм</w:t>
            </w:r>
          </w:p>
        </w:tc>
        <w:tc>
          <w:tcPr>
            <w:tcW w:w="2812" w:type="dxa"/>
          </w:tcPr>
          <w:p w14:paraId="05F2EAA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4363BD9" w14:textId="77777777" w:rsidTr="002257A7">
        <w:trPr>
          <w:jc w:val="center"/>
        </w:trPr>
        <w:tc>
          <w:tcPr>
            <w:tcW w:w="3313" w:type="dxa"/>
          </w:tcPr>
          <w:p w14:paraId="249A85C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9" w:name="OLE_LINK9"/>
            <w:bookmarkStart w:id="460" w:name="OLE_LINK10"/>
            <w:r w:rsidRPr="009529B0">
              <w:rPr>
                <w:sz w:val="22"/>
              </w:rPr>
              <w:t>Ширина, мм</w:t>
            </w:r>
            <w:bookmarkEnd w:id="459"/>
            <w:bookmarkEnd w:id="460"/>
          </w:p>
        </w:tc>
        <w:tc>
          <w:tcPr>
            <w:tcW w:w="3446" w:type="dxa"/>
          </w:tcPr>
          <w:p w14:paraId="570A98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Ширина материала, мм</w:t>
            </w:r>
          </w:p>
        </w:tc>
        <w:tc>
          <w:tcPr>
            <w:tcW w:w="2812" w:type="dxa"/>
          </w:tcPr>
          <w:p w14:paraId="4C7DE13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60C5084" w14:textId="77777777" w:rsidTr="002257A7">
        <w:trPr>
          <w:jc w:val="center"/>
        </w:trPr>
        <w:tc>
          <w:tcPr>
            <w:tcW w:w="3313" w:type="dxa"/>
          </w:tcPr>
          <w:p w14:paraId="7FA2BC2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61" w:name="OLE_LINK11"/>
            <w:bookmarkStart w:id="462" w:name="OLE_LINK12"/>
            <w:r w:rsidRPr="002569E2">
              <w:rPr>
                <w:color w:val="FF0000"/>
                <w:sz w:val="22"/>
              </w:rPr>
              <w:t>Цена 1 кг (или 1 м кв.)</w:t>
            </w:r>
            <w:bookmarkEnd w:id="461"/>
            <w:bookmarkEnd w:id="462"/>
          </w:p>
        </w:tc>
        <w:tc>
          <w:tcPr>
            <w:tcW w:w="3446" w:type="dxa"/>
          </w:tcPr>
          <w:p w14:paraId="21186F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Цена 1 кг материала</w:t>
            </w:r>
          </w:p>
        </w:tc>
        <w:tc>
          <w:tcPr>
            <w:tcW w:w="2812" w:type="dxa"/>
          </w:tcPr>
          <w:p w14:paraId="41773A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Float(%.3f)</w:t>
            </w:r>
          </w:p>
        </w:tc>
      </w:tr>
      <w:tr w:rsidR="00DD7803" w14:paraId="556F1082" w14:textId="77777777" w:rsidTr="002257A7">
        <w:trPr>
          <w:jc w:val="center"/>
        </w:trPr>
        <w:tc>
          <w:tcPr>
            <w:tcW w:w="3313" w:type="dxa"/>
          </w:tcPr>
          <w:p w14:paraId="71798FC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5F8D852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533939E6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20D930E8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63" w:name="_Toc448917553"/>
      <w:r>
        <w:t>Справочник «Группы»</w:t>
      </w:r>
      <w:bookmarkEnd w:id="463"/>
    </w:p>
    <w:p w14:paraId="4735FA6A" w14:textId="77777777" w:rsidR="00DD7803" w:rsidRPr="00443BBD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464" w:author="Мухамедшин" w:date="2016-03-30T10:09:00Z"/>
          <w:rPrChange w:id="465" w:author="Мухамедшин" w:date="2016-03-30T10:12:00Z">
            <w:rPr>
              <w:ins w:id="466" w:author="Мухамедшин" w:date="2016-03-30T10:09:00Z"/>
              <w:lang w:val="en-US"/>
            </w:rPr>
          </w:rPrChange>
        </w:rPr>
      </w:pPr>
      <w:r>
        <w:t>Справочник «Группы» используется для хранения и ввода наименований групп.</w:t>
      </w:r>
    </w:p>
    <w:p w14:paraId="2338EB8A" w14:textId="2F2E9512" w:rsidR="00AE5F7A" w:rsidRPr="00AE5F7A" w:rsidRDefault="00AE5F7A" w:rsidP="006E25FC">
      <w:pPr>
        <w:spacing w:before="100" w:beforeAutospacing="1" w:after="100" w:afterAutospacing="1" w:line="360" w:lineRule="auto"/>
        <w:ind w:firstLine="709"/>
        <w:jc w:val="both"/>
        <w:rPr>
          <w:lang w:val="en-US"/>
        </w:rPr>
      </w:pPr>
      <w:ins w:id="467" w:author="Мухамедшин" w:date="2016-03-30T10:09:00Z">
        <w:r w:rsidRPr="00AE5F7A">
          <w:lastRenderedPageBreak/>
          <w:t>(</w:t>
        </w:r>
        <w:r>
          <w:t>Группы- это буквенная часть номера чертежа. Например, чертеж «8СЯ 345.345». Здесь 8СЯ это группа. Храним их отдельно</w:t>
        </w:r>
        <w:r>
          <w:rPr>
            <w:lang w:val="en-US"/>
          </w:rPr>
          <w:t>)</w:t>
        </w:r>
      </w:ins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6F4CCCB3" w14:textId="77777777" w:rsidTr="007014A0">
        <w:trPr>
          <w:jc w:val="center"/>
        </w:trPr>
        <w:tc>
          <w:tcPr>
            <w:tcW w:w="3313" w:type="dxa"/>
          </w:tcPr>
          <w:p w14:paraId="7CD48EF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017CBCF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296A5508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65C5D4BC" w14:textId="77777777" w:rsidTr="007014A0">
        <w:trPr>
          <w:jc w:val="center"/>
        </w:trPr>
        <w:tc>
          <w:tcPr>
            <w:tcW w:w="3313" w:type="dxa"/>
          </w:tcPr>
          <w:p w14:paraId="7055EE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2BAF0D5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759EBD0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955E747" w14:textId="77777777" w:rsidTr="007014A0">
        <w:trPr>
          <w:jc w:val="center"/>
        </w:trPr>
        <w:tc>
          <w:tcPr>
            <w:tcW w:w="3313" w:type="dxa"/>
          </w:tcPr>
          <w:p w14:paraId="717F16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Группа</w:t>
            </w:r>
          </w:p>
        </w:tc>
        <w:tc>
          <w:tcPr>
            <w:tcW w:w="3446" w:type="dxa"/>
          </w:tcPr>
          <w:p w14:paraId="338C1D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группы</w:t>
            </w:r>
          </w:p>
        </w:tc>
        <w:tc>
          <w:tcPr>
            <w:tcW w:w="2812" w:type="dxa"/>
          </w:tcPr>
          <w:p w14:paraId="21482F9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Char(15)</w:t>
            </w:r>
          </w:p>
        </w:tc>
      </w:tr>
      <w:tr w:rsidR="00DD7803" w14:paraId="30D41C7B" w14:textId="77777777" w:rsidTr="007014A0">
        <w:trPr>
          <w:jc w:val="center"/>
        </w:trPr>
        <w:tc>
          <w:tcPr>
            <w:tcW w:w="3313" w:type="dxa"/>
          </w:tcPr>
          <w:p w14:paraId="1F9676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6A4F887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08333DB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54556397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68" w:name="_Toc448917554"/>
      <w:r>
        <w:t>Справочник «Наименование детали»</w:t>
      </w:r>
      <w:bookmarkEnd w:id="468"/>
    </w:p>
    <w:p w14:paraId="6ADA6794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«Наименование детали» используется для хранения и ввода деталей, производимых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F1E9618" w14:textId="77777777" w:rsidTr="007014A0">
        <w:trPr>
          <w:jc w:val="center"/>
        </w:trPr>
        <w:tc>
          <w:tcPr>
            <w:tcW w:w="3377" w:type="dxa"/>
          </w:tcPr>
          <w:p w14:paraId="57C47CC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27F4647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5BF18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285406D2" w14:textId="77777777" w:rsidTr="007014A0">
        <w:trPr>
          <w:jc w:val="center"/>
        </w:trPr>
        <w:tc>
          <w:tcPr>
            <w:tcW w:w="3377" w:type="dxa"/>
          </w:tcPr>
          <w:p w14:paraId="0370F6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FB2452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513814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AE5C0E8" w14:textId="77777777" w:rsidTr="007014A0">
        <w:trPr>
          <w:jc w:val="center"/>
        </w:trPr>
        <w:tc>
          <w:tcPr>
            <w:tcW w:w="3377" w:type="dxa"/>
          </w:tcPr>
          <w:p w14:paraId="3A9661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3420" w:type="dxa"/>
          </w:tcPr>
          <w:p w14:paraId="3620D8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2774" w:type="dxa"/>
          </w:tcPr>
          <w:p w14:paraId="252A82B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</w:t>
            </w:r>
            <w:r w:rsidRPr="002569E2">
              <w:rPr>
                <w:color w:val="FF0000"/>
                <w:sz w:val="22"/>
              </w:rPr>
              <w:t>0</w:t>
            </w:r>
            <w:r w:rsidRPr="002569E2">
              <w:rPr>
                <w:color w:val="FF0000"/>
                <w:sz w:val="22"/>
                <w:lang w:val="en-US"/>
              </w:rPr>
              <w:t>)</w:t>
            </w:r>
          </w:p>
        </w:tc>
      </w:tr>
      <w:tr w:rsidR="00DD7803" w14:paraId="71283FB7" w14:textId="77777777" w:rsidTr="007014A0">
        <w:trPr>
          <w:jc w:val="center"/>
        </w:trPr>
        <w:tc>
          <w:tcPr>
            <w:tcW w:w="3377" w:type="dxa"/>
          </w:tcPr>
          <w:p w14:paraId="0B266BF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5C09650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F74DBF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30214259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69" w:name="_Toc448917555"/>
      <w:r>
        <w:t>Справочник «Способ изготовления»</w:t>
      </w:r>
      <w:bookmarkEnd w:id="469"/>
    </w:p>
    <w:p w14:paraId="06FB1558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«Способ изготовления» используется для хранения, ввода и учета способов изготовления деталей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42"/>
        <w:gridCol w:w="3434"/>
        <w:gridCol w:w="2795"/>
      </w:tblGrid>
      <w:tr w:rsidR="00DD7803" w14:paraId="2A2F900A" w14:textId="77777777" w:rsidTr="007014A0">
        <w:trPr>
          <w:jc w:val="center"/>
        </w:trPr>
        <w:tc>
          <w:tcPr>
            <w:tcW w:w="3342" w:type="dxa"/>
          </w:tcPr>
          <w:p w14:paraId="696E8F9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34" w:type="dxa"/>
          </w:tcPr>
          <w:p w14:paraId="518827D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95" w:type="dxa"/>
          </w:tcPr>
          <w:p w14:paraId="6F6C561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94C2E81" w14:textId="77777777" w:rsidTr="007014A0">
        <w:trPr>
          <w:jc w:val="center"/>
        </w:trPr>
        <w:tc>
          <w:tcPr>
            <w:tcW w:w="3342" w:type="dxa"/>
          </w:tcPr>
          <w:p w14:paraId="7DB5A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34" w:type="dxa"/>
          </w:tcPr>
          <w:p w14:paraId="3CF41B7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95" w:type="dxa"/>
          </w:tcPr>
          <w:p w14:paraId="7BCED84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9E32F6D" w14:textId="77777777" w:rsidTr="007014A0">
        <w:trPr>
          <w:jc w:val="center"/>
        </w:trPr>
        <w:tc>
          <w:tcPr>
            <w:tcW w:w="3342" w:type="dxa"/>
          </w:tcPr>
          <w:p w14:paraId="0AA0D78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3434" w:type="dxa"/>
          </w:tcPr>
          <w:p w14:paraId="5778B5D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2795" w:type="dxa"/>
          </w:tcPr>
          <w:p w14:paraId="4CE435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72EF99B4" w14:textId="77777777" w:rsidTr="007014A0">
        <w:trPr>
          <w:jc w:val="center"/>
        </w:trPr>
        <w:tc>
          <w:tcPr>
            <w:tcW w:w="3342" w:type="dxa"/>
          </w:tcPr>
          <w:p w14:paraId="4B9F60B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34" w:type="dxa"/>
          </w:tcPr>
          <w:p w14:paraId="3C4DE0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95" w:type="dxa"/>
          </w:tcPr>
          <w:p w14:paraId="129B82A4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6CE87D35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70" w:name="_Toc448917556"/>
      <w:r>
        <w:t>Справочник «Заказчики»</w:t>
      </w:r>
      <w:bookmarkEnd w:id="470"/>
    </w:p>
    <w:p w14:paraId="2E184CF8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«Заказчики» используется для хранения и ввода новых заказчиков предприятия, а также их полных реквизитов.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9F5DCBD" w14:textId="77777777" w:rsidTr="007014A0">
        <w:trPr>
          <w:jc w:val="center"/>
        </w:trPr>
        <w:tc>
          <w:tcPr>
            <w:tcW w:w="3377" w:type="dxa"/>
          </w:tcPr>
          <w:p w14:paraId="754DA38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3E875F4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A5F6D6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FE5FF35" w14:textId="77777777" w:rsidTr="007014A0">
        <w:trPr>
          <w:jc w:val="center"/>
        </w:trPr>
        <w:tc>
          <w:tcPr>
            <w:tcW w:w="3377" w:type="dxa"/>
          </w:tcPr>
          <w:p w14:paraId="18223F5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74E3B5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5EAA8CB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02A46D72" w14:textId="77777777" w:rsidTr="007014A0">
        <w:trPr>
          <w:jc w:val="center"/>
        </w:trPr>
        <w:tc>
          <w:tcPr>
            <w:tcW w:w="3377" w:type="dxa"/>
          </w:tcPr>
          <w:p w14:paraId="457C783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1" w:name="OLE_LINK13"/>
            <w:bookmarkStart w:id="472" w:name="OLE_LINK14"/>
            <w:r w:rsidRPr="002569E2">
              <w:rPr>
                <w:color w:val="FF0000"/>
                <w:sz w:val="22"/>
              </w:rPr>
              <w:t>Наименование организации</w:t>
            </w:r>
            <w:bookmarkEnd w:id="471"/>
            <w:bookmarkEnd w:id="472"/>
          </w:p>
        </w:tc>
        <w:tc>
          <w:tcPr>
            <w:tcW w:w="3420" w:type="dxa"/>
          </w:tcPr>
          <w:p w14:paraId="531C6EE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04D88CF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6FD5464A" w14:textId="77777777" w:rsidTr="007014A0">
        <w:trPr>
          <w:jc w:val="center"/>
        </w:trPr>
        <w:tc>
          <w:tcPr>
            <w:tcW w:w="3377" w:type="dxa"/>
          </w:tcPr>
          <w:p w14:paraId="79076B1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3" w:name="OLE_LINK15"/>
            <w:bookmarkStart w:id="474" w:name="OLE_LINK16"/>
            <w:r w:rsidRPr="002569E2">
              <w:rPr>
                <w:color w:val="FF0000"/>
                <w:sz w:val="22"/>
              </w:rPr>
              <w:t>Адрес</w:t>
            </w:r>
            <w:bookmarkEnd w:id="473"/>
            <w:bookmarkEnd w:id="474"/>
          </w:p>
        </w:tc>
        <w:tc>
          <w:tcPr>
            <w:tcW w:w="3420" w:type="dxa"/>
          </w:tcPr>
          <w:p w14:paraId="2CA4C9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48D6B4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6314CD1" w14:textId="77777777" w:rsidTr="007014A0">
        <w:trPr>
          <w:jc w:val="center"/>
        </w:trPr>
        <w:tc>
          <w:tcPr>
            <w:tcW w:w="3377" w:type="dxa"/>
          </w:tcPr>
          <w:p w14:paraId="63F66C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5" w:name="OLE_LINK17"/>
            <w:bookmarkStart w:id="476" w:name="OLE_LINK18"/>
            <w:r w:rsidRPr="002569E2">
              <w:rPr>
                <w:color w:val="FF0000"/>
                <w:sz w:val="22"/>
              </w:rPr>
              <w:lastRenderedPageBreak/>
              <w:t>Директор</w:t>
            </w:r>
            <w:bookmarkEnd w:id="475"/>
            <w:bookmarkEnd w:id="476"/>
          </w:p>
        </w:tc>
        <w:tc>
          <w:tcPr>
            <w:tcW w:w="3420" w:type="dxa"/>
          </w:tcPr>
          <w:p w14:paraId="7FB358E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1E6650A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6596D70" w14:textId="77777777" w:rsidTr="007014A0">
        <w:trPr>
          <w:jc w:val="center"/>
        </w:trPr>
        <w:tc>
          <w:tcPr>
            <w:tcW w:w="3377" w:type="dxa"/>
          </w:tcPr>
          <w:p w14:paraId="3C5CDD9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7" w:name="OLE_LINK19"/>
            <w:bookmarkStart w:id="478" w:name="OLE_LINK20"/>
            <w:r w:rsidRPr="002569E2">
              <w:rPr>
                <w:color w:val="FF0000"/>
                <w:sz w:val="22"/>
              </w:rPr>
              <w:t>Лицо по доверенности</w:t>
            </w:r>
            <w:bookmarkEnd w:id="477"/>
            <w:bookmarkEnd w:id="478"/>
          </w:p>
        </w:tc>
        <w:tc>
          <w:tcPr>
            <w:tcW w:w="3420" w:type="dxa"/>
          </w:tcPr>
          <w:p w14:paraId="51ACF63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736F77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70DCA901" w14:textId="77777777" w:rsidTr="007014A0">
        <w:trPr>
          <w:jc w:val="center"/>
        </w:trPr>
        <w:tc>
          <w:tcPr>
            <w:tcW w:w="3377" w:type="dxa"/>
          </w:tcPr>
          <w:p w14:paraId="7FC8122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79" w:name="OLE_LINK21"/>
            <w:bookmarkStart w:id="480" w:name="OLE_LINK22"/>
            <w:r w:rsidRPr="009529B0">
              <w:rPr>
                <w:sz w:val="22"/>
              </w:rPr>
              <w:t>Телефон</w:t>
            </w:r>
            <w:bookmarkEnd w:id="479"/>
            <w:bookmarkEnd w:id="480"/>
          </w:p>
        </w:tc>
        <w:tc>
          <w:tcPr>
            <w:tcW w:w="3420" w:type="dxa"/>
          </w:tcPr>
          <w:p w14:paraId="396DC31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42E2A1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0B55AD0E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35FB1C3D" w14:textId="77777777" w:rsidTr="007014A0">
        <w:trPr>
          <w:jc w:val="center"/>
        </w:trPr>
        <w:tc>
          <w:tcPr>
            <w:tcW w:w="3377" w:type="dxa"/>
          </w:tcPr>
          <w:p w14:paraId="5C4C910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1" w:name="OLE_LINK23"/>
            <w:bookmarkStart w:id="482" w:name="OLE_LINK24"/>
            <w:r w:rsidRPr="002569E2">
              <w:rPr>
                <w:color w:val="FF0000"/>
                <w:sz w:val="22"/>
              </w:rPr>
              <w:t>Основание</w:t>
            </w:r>
            <w:bookmarkEnd w:id="481"/>
            <w:bookmarkEnd w:id="482"/>
          </w:p>
        </w:tc>
        <w:tc>
          <w:tcPr>
            <w:tcW w:w="3420" w:type="dxa"/>
          </w:tcPr>
          <w:p w14:paraId="0064E1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Заявка/договор №…</w:t>
            </w:r>
          </w:p>
        </w:tc>
        <w:tc>
          <w:tcPr>
            <w:tcW w:w="2774" w:type="dxa"/>
          </w:tcPr>
          <w:p w14:paraId="393B60B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6D80B57C" w14:textId="77777777" w:rsidTr="007014A0">
        <w:trPr>
          <w:jc w:val="center"/>
        </w:trPr>
        <w:tc>
          <w:tcPr>
            <w:tcW w:w="3377" w:type="dxa"/>
          </w:tcPr>
          <w:p w14:paraId="7D770F6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3" w:name="OLE_LINK25"/>
            <w:bookmarkStart w:id="484" w:name="OLE_LINK26"/>
            <w:r w:rsidRPr="002569E2">
              <w:rPr>
                <w:color w:val="FF0000"/>
                <w:sz w:val="22"/>
              </w:rPr>
              <w:t>ИНН</w:t>
            </w:r>
            <w:bookmarkEnd w:id="483"/>
            <w:bookmarkEnd w:id="484"/>
          </w:p>
        </w:tc>
        <w:tc>
          <w:tcPr>
            <w:tcW w:w="3420" w:type="dxa"/>
          </w:tcPr>
          <w:p w14:paraId="5B96A19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3CC1AFC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A9F6060" w14:textId="77777777" w:rsidTr="007014A0">
        <w:trPr>
          <w:jc w:val="center"/>
        </w:trPr>
        <w:tc>
          <w:tcPr>
            <w:tcW w:w="3377" w:type="dxa"/>
          </w:tcPr>
          <w:p w14:paraId="7DBF5A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85" w:name="OLE_LINK27"/>
            <w:r w:rsidRPr="002569E2">
              <w:rPr>
                <w:sz w:val="22"/>
              </w:rPr>
              <w:t>КПП</w:t>
            </w:r>
            <w:bookmarkEnd w:id="485"/>
          </w:p>
        </w:tc>
        <w:tc>
          <w:tcPr>
            <w:tcW w:w="3420" w:type="dxa"/>
          </w:tcPr>
          <w:p w14:paraId="31035F7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697362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5B483141" w14:textId="77777777" w:rsidTr="007014A0">
        <w:trPr>
          <w:jc w:val="center"/>
        </w:trPr>
        <w:tc>
          <w:tcPr>
            <w:tcW w:w="3377" w:type="dxa"/>
          </w:tcPr>
          <w:p w14:paraId="1F40FE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6" w:name="OLE_LINK28"/>
            <w:bookmarkStart w:id="487" w:name="OLE_LINK29"/>
            <w:r w:rsidRPr="002569E2">
              <w:rPr>
                <w:color w:val="FF0000"/>
                <w:sz w:val="22"/>
              </w:rPr>
              <w:t>Расчетный счет</w:t>
            </w:r>
            <w:bookmarkEnd w:id="486"/>
            <w:bookmarkEnd w:id="487"/>
          </w:p>
        </w:tc>
        <w:tc>
          <w:tcPr>
            <w:tcW w:w="3420" w:type="dxa"/>
          </w:tcPr>
          <w:p w14:paraId="1B6E1E6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A9117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37ECDC3A" w14:textId="77777777" w:rsidTr="007014A0">
        <w:trPr>
          <w:jc w:val="center"/>
        </w:trPr>
        <w:tc>
          <w:tcPr>
            <w:tcW w:w="3377" w:type="dxa"/>
          </w:tcPr>
          <w:p w14:paraId="7B96800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8" w:name="OLE_LINK30"/>
            <w:bookmarkStart w:id="489" w:name="OLE_LINK31"/>
            <w:r w:rsidRPr="002569E2">
              <w:rPr>
                <w:color w:val="FF0000"/>
                <w:sz w:val="22"/>
              </w:rPr>
              <w:t>Корр. счет</w:t>
            </w:r>
            <w:bookmarkEnd w:id="488"/>
            <w:bookmarkEnd w:id="489"/>
          </w:p>
        </w:tc>
        <w:tc>
          <w:tcPr>
            <w:tcW w:w="3420" w:type="dxa"/>
          </w:tcPr>
          <w:p w14:paraId="57BA583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22D747D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2B9B5070" w14:textId="77777777" w:rsidTr="007014A0">
        <w:trPr>
          <w:jc w:val="center"/>
        </w:trPr>
        <w:tc>
          <w:tcPr>
            <w:tcW w:w="3377" w:type="dxa"/>
          </w:tcPr>
          <w:p w14:paraId="14C968F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0" w:name="OLE_LINK32"/>
            <w:bookmarkStart w:id="491" w:name="OLE_LINK33"/>
            <w:r w:rsidRPr="009529B0">
              <w:rPr>
                <w:sz w:val="22"/>
              </w:rPr>
              <w:t>ОКВЭД</w:t>
            </w:r>
            <w:bookmarkEnd w:id="490"/>
            <w:bookmarkEnd w:id="491"/>
          </w:p>
        </w:tc>
        <w:tc>
          <w:tcPr>
            <w:tcW w:w="3420" w:type="dxa"/>
          </w:tcPr>
          <w:p w14:paraId="0DCCF2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0A7AFF28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76454048" w14:textId="77777777" w:rsidTr="007014A0">
        <w:trPr>
          <w:jc w:val="center"/>
        </w:trPr>
        <w:tc>
          <w:tcPr>
            <w:tcW w:w="3377" w:type="dxa"/>
          </w:tcPr>
          <w:p w14:paraId="0069A74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2" w:name="OLE_LINK34"/>
            <w:bookmarkStart w:id="493" w:name="OLE_LINK35"/>
            <w:r w:rsidRPr="009529B0">
              <w:rPr>
                <w:sz w:val="22"/>
              </w:rPr>
              <w:t>ОКАТО</w:t>
            </w:r>
            <w:bookmarkEnd w:id="492"/>
            <w:bookmarkEnd w:id="493"/>
          </w:p>
        </w:tc>
        <w:tc>
          <w:tcPr>
            <w:tcW w:w="3420" w:type="dxa"/>
          </w:tcPr>
          <w:p w14:paraId="70438A1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6A16584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3D35B03" w14:textId="77777777" w:rsidTr="007014A0">
        <w:trPr>
          <w:jc w:val="center"/>
        </w:trPr>
        <w:tc>
          <w:tcPr>
            <w:tcW w:w="3377" w:type="dxa"/>
          </w:tcPr>
          <w:p w14:paraId="59BFF59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4" w:name="OLE_LINK36"/>
            <w:bookmarkStart w:id="495" w:name="OLE_LINK37"/>
            <w:r w:rsidRPr="009529B0">
              <w:rPr>
                <w:sz w:val="22"/>
              </w:rPr>
              <w:t>ОКПО</w:t>
            </w:r>
            <w:bookmarkEnd w:id="494"/>
            <w:bookmarkEnd w:id="495"/>
          </w:p>
        </w:tc>
        <w:tc>
          <w:tcPr>
            <w:tcW w:w="3420" w:type="dxa"/>
          </w:tcPr>
          <w:p w14:paraId="343E011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49BBC72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2216CF90" w14:textId="77777777" w:rsidTr="007014A0">
        <w:trPr>
          <w:jc w:val="center"/>
        </w:trPr>
        <w:tc>
          <w:tcPr>
            <w:tcW w:w="3377" w:type="dxa"/>
          </w:tcPr>
          <w:p w14:paraId="1E575F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6" w:name="OLE_LINK38"/>
            <w:bookmarkStart w:id="497" w:name="OLE_LINK39"/>
            <w:r w:rsidRPr="009529B0">
              <w:rPr>
                <w:sz w:val="22"/>
              </w:rPr>
              <w:t>ОГРН</w:t>
            </w:r>
            <w:bookmarkEnd w:id="496"/>
            <w:bookmarkEnd w:id="497"/>
          </w:p>
        </w:tc>
        <w:tc>
          <w:tcPr>
            <w:tcW w:w="3420" w:type="dxa"/>
          </w:tcPr>
          <w:p w14:paraId="18E465D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D23664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6FBDBC6" w14:textId="77777777" w:rsidTr="007014A0">
        <w:trPr>
          <w:jc w:val="center"/>
        </w:trPr>
        <w:tc>
          <w:tcPr>
            <w:tcW w:w="3377" w:type="dxa"/>
          </w:tcPr>
          <w:p w14:paraId="60259C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98" w:name="OLE_LINK40"/>
            <w:bookmarkStart w:id="499" w:name="OLE_LINK41"/>
            <w:r w:rsidRPr="002569E2">
              <w:rPr>
                <w:color w:val="FF0000"/>
                <w:sz w:val="22"/>
              </w:rPr>
              <w:t>БИК</w:t>
            </w:r>
            <w:bookmarkEnd w:id="498"/>
            <w:bookmarkEnd w:id="499"/>
          </w:p>
        </w:tc>
        <w:tc>
          <w:tcPr>
            <w:tcW w:w="3420" w:type="dxa"/>
          </w:tcPr>
          <w:p w14:paraId="1DE38F8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3E0528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7272CE9" w14:textId="77777777" w:rsidTr="007014A0">
        <w:trPr>
          <w:jc w:val="center"/>
        </w:trPr>
        <w:tc>
          <w:tcPr>
            <w:tcW w:w="3377" w:type="dxa"/>
          </w:tcPr>
          <w:p w14:paraId="672B32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500" w:name="OLE_LINK42"/>
            <w:bookmarkStart w:id="501" w:name="OLE_LINK43"/>
            <w:r w:rsidRPr="002569E2">
              <w:rPr>
                <w:color w:val="FF0000"/>
                <w:sz w:val="22"/>
              </w:rPr>
              <w:t>Банк</w:t>
            </w:r>
            <w:bookmarkEnd w:id="500"/>
            <w:bookmarkEnd w:id="501"/>
          </w:p>
        </w:tc>
        <w:tc>
          <w:tcPr>
            <w:tcW w:w="3420" w:type="dxa"/>
          </w:tcPr>
          <w:p w14:paraId="7F49476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39442AB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2C313978" w14:textId="77777777" w:rsidTr="007014A0">
        <w:trPr>
          <w:jc w:val="center"/>
        </w:trPr>
        <w:tc>
          <w:tcPr>
            <w:tcW w:w="3377" w:type="dxa"/>
          </w:tcPr>
          <w:p w14:paraId="04F2A13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502" w:name="OLE_LINK44"/>
            <w:bookmarkStart w:id="503" w:name="OLE_LINK45"/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  <w:bookmarkEnd w:id="502"/>
            <w:bookmarkEnd w:id="503"/>
          </w:p>
        </w:tc>
        <w:tc>
          <w:tcPr>
            <w:tcW w:w="3420" w:type="dxa"/>
          </w:tcPr>
          <w:p w14:paraId="6B207CA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585ABDD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00BA6E85" w14:textId="77777777" w:rsidTr="007014A0">
        <w:trPr>
          <w:jc w:val="center"/>
        </w:trPr>
        <w:tc>
          <w:tcPr>
            <w:tcW w:w="3377" w:type="dxa"/>
          </w:tcPr>
          <w:p w14:paraId="777687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19283BD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378B9406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0B2E8A9C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04" w:name="_Toc448917557"/>
      <w:r>
        <w:t>Справочник «Поставщики»</w:t>
      </w:r>
      <w:bookmarkEnd w:id="504"/>
    </w:p>
    <w:p w14:paraId="13882F2F" w14:textId="77777777" w:rsidR="00DD7803" w:rsidRPr="00E9195A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«Поставщики» используется для ввода и хранения поставщиков сырья на предприятие и их полные реквизиты.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19E43799" w14:textId="77777777" w:rsidTr="007B7900">
        <w:trPr>
          <w:jc w:val="center"/>
        </w:trPr>
        <w:tc>
          <w:tcPr>
            <w:tcW w:w="3377" w:type="dxa"/>
          </w:tcPr>
          <w:p w14:paraId="6A86D9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523FE30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77F555A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58DAC592" w14:textId="77777777" w:rsidTr="007B7900">
        <w:trPr>
          <w:jc w:val="center"/>
        </w:trPr>
        <w:tc>
          <w:tcPr>
            <w:tcW w:w="3377" w:type="dxa"/>
          </w:tcPr>
          <w:p w14:paraId="63359E2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B0139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907BC9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2CB5857C" w14:textId="77777777" w:rsidTr="007B7900">
        <w:trPr>
          <w:jc w:val="center"/>
        </w:trPr>
        <w:tc>
          <w:tcPr>
            <w:tcW w:w="3377" w:type="dxa"/>
          </w:tcPr>
          <w:p w14:paraId="5BDA4E4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организации</w:t>
            </w:r>
          </w:p>
        </w:tc>
        <w:tc>
          <w:tcPr>
            <w:tcW w:w="3420" w:type="dxa"/>
          </w:tcPr>
          <w:p w14:paraId="60F9C44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68EB7A0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1BB8737B" w14:textId="77777777" w:rsidTr="007B7900">
        <w:trPr>
          <w:jc w:val="center"/>
        </w:trPr>
        <w:tc>
          <w:tcPr>
            <w:tcW w:w="3377" w:type="dxa"/>
          </w:tcPr>
          <w:p w14:paraId="4ACEB43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Адрес</w:t>
            </w:r>
          </w:p>
        </w:tc>
        <w:tc>
          <w:tcPr>
            <w:tcW w:w="3420" w:type="dxa"/>
          </w:tcPr>
          <w:p w14:paraId="76E3CD4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1C48462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FB06F64" w14:textId="77777777" w:rsidTr="007B7900">
        <w:trPr>
          <w:jc w:val="center"/>
        </w:trPr>
        <w:tc>
          <w:tcPr>
            <w:tcW w:w="3377" w:type="dxa"/>
          </w:tcPr>
          <w:p w14:paraId="0E32EE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Директор</w:t>
            </w:r>
          </w:p>
        </w:tc>
        <w:tc>
          <w:tcPr>
            <w:tcW w:w="3420" w:type="dxa"/>
          </w:tcPr>
          <w:p w14:paraId="52EDF2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0D826D8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ACA9077" w14:textId="77777777" w:rsidTr="007B7900">
        <w:trPr>
          <w:jc w:val="center"/>
        </w:trPr>
        <w:tc>
          <w:tcPr>
            <w:tcW w:w="3377" w:type="dxa"/>
          </w:tcPr>
          <w:p w14:paraId="0EAE34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Лицо по доверенности</w:t>
            </w:r>
          </w:p>
        </w:tc>
        <w:tc>
          <w:tcPr>
            <w:tcW w:w="3420" w:type="dxa"/>
          </w:tcPr>
          <w:p w14:paraId="4C25F4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6721E7E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30C74789" w14:textId="77777777" w:rsidTr="007B7900">
        <w:trPr>
          <w:jc w:val="center"/>
        </w:trPr>
        <w:tc>
          <w:tcPr>
            <w:tcW w:w="3377" w:type="dxa"/>
          </w:tcPr>
          <w:p w14:paraId="6814EF4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Телефон</w:t>
            </w:r>
          </w:p>
        </w:tc>
        <w:tc>
          <w:tcPr>
            <w:tcW w:w="3420" w:type="dxa"/>
          </w:tcPr>
          <w:p w14:paraId="062BA28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5305D513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21CC2C2C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6126F767" w14:textId="77777777" w:rsidTr="007B7900">
        <w:trPr>
          <w:jc w:val="center"/>
        </w:trPr>
        <w:tc>
          <w:tcPr>
            <w:tcW w:w="3377" w:type="dxa"/>
          </w:tcPr>
          <w:p w14:paraId="68102B6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Основание</w:t>
            </w:r>
          </w:p>
        </w:tc>
        <w:tc>
          <w:tcPr>
            <w:tcW w:w="3420" w:type="dxa"/>
          </w:tcPr>
          <w:p w14:paraId="4F5E306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договор №…</w:t>
            </w:r>
          </w:p>
        </w:tc>
        <w:tc>
          <w:tcPr>
            <w:tcW w:w="2774" w:type="dxa"/>
          </w:tcPr>
          <w:p w14:paraId="6B74211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A0D2B81" w14:textId="77777777" w:rsidTr="007B7900">
        <w:trPr>
          <w:jc w:val="center"/>
        </w:trPr>
        <w:tc>
          <w:tcPr>
            <w:tcW w:w="3377" w:type="dxa"/>
          </w:tcPr>
          <w:p w14:paraId="2EEE082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3420" w:type="dxa"/>
          </w:tcPr>
          <w:p w14:paraId="7CBBA2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4566210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F96DC31" w14:textId="77777777" w:rsidTr="007B7900">
        <w:trPr>
          <w:jc w:val="center"/>
        </w:trPr>
        <w:tc>
          <w:tcPr>
            <w:tcW w:w="3377" w:type="dxa"/>
          </w:tcPr>
          <w:p w14:paraId="664AF5A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3420" w:type="dxa"/>
          </w:tcPr>
          <w:p w14:paraId="64BE5F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76546A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4C7CF163" w14:textId="77777777" w:rsidTr="007B7900">
        <w:trPr>
          <w:jc w:val="center"/>
        </w:trPr>
        <w:tc>
          <w:tcPr>
            <w:tcW w:w="3377" w:type="dxa"/>
          </w:tcPr>
          <w:p w14:paraId="798A126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3420" w:type="dxa"/>
          </w:tcPr>
          <w:p w14:paraId="40F0C1A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F41DB0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12D9458B" w14:textId="77777777" w:rsidTr="007B7900">
        <w:trPr>
          <w:jc w:val="center"/>
        </w:trPr>
        <w:tc>
          <w:tcPr>
            <w:tcW w:w="3377" w:type="dxa"/>
          </w:tcPr>
          <w:p w14:paraId="70454C6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3420" w:type="dxa"/>
          </w:tcPr>
          <w:p w14:paraId="2D90619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16FD6A0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5FEAC21F" w14:textId="77777777" w:rsidTr="007B7900">
        <w:trPr>
          <w:jc w:val="center"/>
        </w:trPr>
        <w:tc>
          <w:tcPr>
            <w:tcW w:w="3377" w:type="dxa"/>
          </w:tcPr>
          <w:p w14:paraId="344DA56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lastRenderedPageBreak/>
              <w:t>ОКВЭД</w:t>
            </w:r>
          </w:p>
        </w:tc>
        <w:tc>
          <w:tcPr>
            <w:tcW w:w="3420" w:type="dxa"/>
          </w:tcPr>
          <w:p w14:paraId="21CF84A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3121273B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202CB212" w14:textId="77777777" w:rsidTr="007B7900">
        <w:trPr>
          <w:jc w:val="center"/>
        </w:trPr>
        <w:tc>
          <w:tcPr>
            <w:tcW w:w="3377" w:type="dxa"/>
          </w:tcPr>
          <w:p w14:paraId="4C26083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3420" w:type="dxa"/>
          </w:tcPr>
          <w:p w14:paraId="6A16D1F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0882E23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24B1501" w14:textId="77777777" w:rsidTr="007B7900">
        <w:trPr>
          <w:jc w:val="center"/>
        </w:trPr>
        <w:tc>
          <w:tcPr>
            <w:tcW w:w="3377" w:type="dxa"/>
          </w:tcPr>
          <w:p w14:paraId="6DB8137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3420" w:type="dxa"/>
          </w:tcPr>
          <w:p w14:paraId="49CF752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36CF1AFC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9CBCC32" w14:textId="77777777" w:rsidTr="007B7900">
        <w:trPr>
          <w:jc w:val="center"/>
        </w:trPr>
        <w:tc>
          <w:tcPr>
            <w:tcW w:w="3377" w:type="dxa"/>
          </w:tcPr>
          <w:p w14:paraId="5571B0F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3420" w:type="dxa"/>
          </w:tcPr>
          <w:p w14:paraId="059DBE6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F9E5FBF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DDD4C85" w14:textId="77777777" w:rsidTr="007B7900">
        <w:trPr>
          <w:jc w:val="center"/>
        </w:trPr>
        <w:tc>
          <w:tcPr>
            <w:tcW w:w="3377" w:type="dxa"/>
          </w:tcPr>
          <w:p w14:paraId="2A6581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3420" w:type="dxa"/>
          </w:tcPr>
          <w:p w14:paraId="132B448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7DEFA6C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E92FACB" w14:textId="77777777" w:rsidTr="007B7900">
        <w:trPr>
          <w:jc w:val="center"/>
        </w:trPr>
        <w:tc>
          <w:tcPr>
            <w:tcW w:w="3377" w:type="dxa"/>
          </w:tcPr>
          <w:p w14:paraId="5DCD8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Банк</w:t>
            </w:r>
          </w:p>
        </w:tc>
        <w:tc>
          <w:tcPr>
            <w:tcW w:w="3420" w:type="dxa"/>
          </w:tcPr>
          <w:p w14:paraId="30E066B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2BD17C1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5EC043C" w14:textId="77777777" w:rsidTr="007B7900">
        <w:trPr>
          <w:jc w:val="center"/>
        </w:trPr>
        <w:tc>
          <w:tcPr>
            <w:tcW w:w="3377" w:type="dxa"/>
          </w:tcPr>
          <w:p w14:paraId="07ABEF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</w:p>
        </w:tc>
        <w:tc>
          <w:tcPr>
            <w:tcW w:w="3420" w:type="dxa"/>
          </w:tcPr>
          <w:p w14:paraId="6A044CD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4205DC94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5D573107" w14:textId="77777777" w:rsidTr="007B7900">
        <w:trPr>
          <w:jc w:val="center"/>
        </w:trPr>
        <w:tc>
          <w:tcPr>
            <w:tcW w:w="3377" w:type="dxa"/>
          </w:tcPr>
          <w:p w14:paraId="7A6B764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07A5144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308A2B7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7500BE9E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05" w:name="_Toc448917558"/>
      <w:r>
        <w:t>Справочник «Сотрудники»</w:t>
      </w:r>
      <w:bookmarkEnd w:id="505"/>
    </w:p>
    <w:p w14:paraId="389DB4E0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«Сотрудники» используется для хранения ФИО сотрудников и ввода новых сотрудников.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402"/>
        <w:gridCol w:w="2835"/>
      </w:tblGrid>
      <w:tr w:rsidR="00DD7803" w14:paraId="6D4532B2" w14:textId="77777777" w:rsidTr="00646BB9">
        <w:tc>
          <w:tcPr>
            <w:tcW w:w="3402" w:type="dxa"/>
          </w:tcPr>
          <w:p w14:paraId="1530CA6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02" w:type="dxa"/>
          </w:tcPr>
          <w:p w14:paraId="0BD24AE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1D9161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3BBE54BB" w14:textId="77777777" w:rsidTr="00646BB9">
        <w:tc>
          <w:tcPr>
            <w:tcW w:w="3402" w:type="dxa"/>
          </w:tcPr>
          <w:p w14:paraId="12B6C3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02" w:type="dxa"/>
          </w:tcPr>
          <w:p w14:paraId="088974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1C59CA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3E4D726" w14:textId="77777777" w:rsidTr="00646BB9">
        <w:tc>
          <w:tcPr>
            <w:tcW w:w="3402" w:type="dxa"/>
          </w:tcPr>
          <w:p w14:paraId="0FC55B2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Таб. №</w:t>
            </w:r>
          </w:p>
        </w:tc>
        <w:tc>
          <w:tcPr>
            <w:tcW w:w="3402" w:type="dxa"/>
          </w:tcPr>
          <w:p w14:paraId="2146E37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Табельный номер сотрудника</w:t>
            </w:r>
          </w:p>
        </w:tc>
        <w:tc>
          <w:tcPr>
            <w:tcW w:w="2835" w:type="dxa"/>
          </w:tcPr>
          <w:p w14:paraId="37917F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Char(10)</w:t>
            </w:r>
          </w:p>
        </w:tc>
      </w:tr>
      <w:tr w:rsidR="00DD7803" w14:paraId="6FE0C8A3" w14:textId="77777777" w:rsidTr="00646BB9">
        <w:tc>
          <w:tcPr>
            <w:tcW w:w="3402" w:type="dxa"/>
          </w:tcPr>
          <w:p w14:paraId="5D1EAD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3402" w:type="dxa"/>
          </w:tcPr>
          <w:p w14:paraId="7D02AD1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2835" w:type="dxa"/>
          </w:tcPr>
          <w:p w14:paraId="6AB654D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</w:t>
            </w:r>
            <w:r w:rsidRPr="002569E2">
              <w:rPr>
                <w:color w:val="FF0000"/>
                <w:sz w:val="22"/>
              </w:rPr>
              <w:t>(100)</w:t>
            </w:r>
          </w:p>
        </w:tc>
      </w:tr>
      <w:tr w:rsidR="00DD7803" w14:paraId="0D1FCC01" w14:textId="77777777" w:rsidTr="00646BB9">
        <w:tc>
          <w:tcPr>
            <w:tcW w:w="3402" w:type="dxa"/>
          </w:tcPr>
          <w:p w14:paraId="1D7E18F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</w:t>
            </w:r>
          </w:p>
        </w:tc>
        <w:tc>
          <w:tcPr>
            <w:tcW w:w="3402" w:type="dxa"/>
          </w:tcPr>
          <w:p w14:paraId="098F959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 сотрудника</w:t>
            </w:r>
          </w:p>
        </w:tc>
        <w:tc>
          <w:tcPr>
            <w:tcW w:w="2835" w:type="dxa"/>
          </w:tcPr>
          <w:p w14:paraId="646B8D7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446E33E1" w14:textId="77777777" w:rsidTr="00646BB9">
        <w:tc>
          <w:tcPr>
            <w:tcW w:w="3402" w:type="dxa"/>
          </w:tcPr>
          <w:p w14:paraId="17E202C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02" w:type="dxa"/>
          </w:tcPr>
          <w:p w14:paraId="5492546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35" w:type="dxa"/>
          </w:tcPr>
          <w:p w14:paraId="0CBCDCC5" w14:textId="77777777" w:rsidR="00DD7803" w:rsidRPr="002257A7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</w:t>
            </w:r>
            <w:r w:rsidRPr="002257A7">
              <w:rPr>
                <w:sz w:val="22"/>
              </w:rPr>
              <w:t>(100)</w:t>
            </w:r>
          </w:p>
        </w:tc>
      </w:tr>
    </w:tbl>
    <w:p w14:paraId="52C90F10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06" w:name="_Toc448917559"/>
      <w:r>
        <w:t>Справочник «Должности»</w:t>
      </w:r>
      <w:bookmarkEnd w:id="506"/>
    </w:p>
    <w:p w14:paraId="0653A7DE" w14:textId="77777777" w:rsidR="00DD7803" w:rsidRPr="0008562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«Должности» используется для хранения и ввода должностей сотрудников и их учетных данных.  У сотрудников, которые не имеют доступа к программе, в полях логин и пароль будет надпись: «Без доступа».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92"/>
        <w:gridCol w:w="3412"/>
        <w:gridCol w:w="2835"/>
      </w:tblGrid>
      <w:tr w:rsidR="00DD7803" w14:paraId="0D7134E8" w14:textId="77777777" w:rsidTr="00135028">
        <w:tc>
          <w:tcPr>
            <w:tcW w:w="3392" w:type="dxa"/>
          </w:tcPr>
          <w:p w14:paraId="525B94F6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412" w:type="dxa"/>
          </w:tcPr>
          <w:p w14:paraId="1E6E8CBE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121A13AB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14:paraId="2838C491" w14:textId="77777777" w:rsidTr="00135028">
        <w:tc>
          <w:tcPr>
            <w:tcW w:w="3392" w:type="dxa"/>
          </w:tcPr>
          <w:p w14:paraId="4B075B15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№</w:t>
            </w:r>
          </w:p>
        </w:tc>
        <w:tc>
          <w:tcPr>
            <w:tcW w:w="3412" w:type="dxa"/>
          </w:tcPr>
          <w:p w14:paraId="743E144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0C9E192E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164E7E04" w14:textId="77777777" w:rsidTr="00135028">
        <w:tc>
          <w:tcPr>
            <w:tcW w:w="3392" w:type="dxa"/>
          </w:tcPr>
          <w:p w14:paraId="24D9B3C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 xml:space="preserve">Должность </w:t>
            </w:r>
          </w:p>
        </w:tc>
        <w:tc>
          <w:tcPr>
            <w:tcW w:w="3412" w:type="dxa"/>
          </w:tcPr>
          <w:p w14:paraId="4ED2057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Должность сотрудника</w:t>
            </w:r>
          </w:p>
        </w:tc>
        <w:tc>
          <w:tcPr>
            <w:tcW w:w="2835" w:type="dxa"/>
          </w:tcPr>
          <w:p w14:paraId="6A27DCCC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Char(20)</w:t>
            </w:r>
          </w:p>
        </w:tc>
      </w:tr>
      <w:tr w:rsidR="00DD7803" w14:paraId="42B84089" w14:textId="77777777" w:rsidTr="00135028">
        <w:tc>
          <w:tcPr>
            <w:tcW w:w="3392" w:type="dxa"/>
          </w:tcPr>
          <w:p w14:paraId="5C451540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Логин</w:t>
            </w:r>
          </w:p>
        </w:tc>
        <w:tc>
          <w:tcPr>
            <w:tcW w:w="3412" w:type="dxa"/>
          </w:tcPr>
          <w:p w14:paraId="614D221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 xml:space="preserve">Логин </w:t>
            </w:r>
          </w:p>
        </w:tc>
        <w:tc>
          <w:tcPr>
            <w:tcW w:w="2835" w:type="dxa"/>
          </w:tcPr>
          <w:p w14:paraId="6722F259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Char(15)</w:t>
            </w:r>
          </w:p>
        </w:tc>
      </w:tr>
      <w:tr w:rsidR="00DD7803" w14:paraId="68581D8B" w14:textId="77777777" w:rsidTr="00135028">
        <w:tc>
          <w:tcPr>
            <w:tcW w:w="3392" w:type="dxa"/>
          </w:tcPr>
          <w:p w14:paraId="319099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3412" w:type="dxa"/>
          </w:tcPr>
          <w:p w14:paraId="135B5D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2835" w:type="dxa"/>
          </w:tcPr>
          <w:p w14:paraId="331C8647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Char(8)</w:t>
            </w:r>
          </w:p>
        </w:tc>
      </w:tr>
    </w:tbl>
    <w:p w14:paraId="17724FD7" w14:textId="77777777" w:rsidR="00FF1128" w:rsidRDefault="00FF1128" w:rsidP="00A87CB6">
      <w:pPr>
        <w:pStyle w:val="3"/>
        <w:numPr>
          <w:ilvl w:val="2"/>
          <w:numId w:val="6"/>
        </w:numPr>
        <w:spacing w:before="100" w:beforeAutospacing="1" w:after="100" w:afterAutospacing="1"/>
        <w:jc w:val="both"/>
      </w:pPr>
      <w:bookmarkStart w:id="507" w:name="_Toc448917560"/>
      <w:r>
        <w:t>Справочник «Оснастка»</w:t>
      </w:r>
      <w:bookmarkEnd w:id="507"/>
    </w:p>
    <w:p w14:paraId="176DA5A1" w14:textId="77777777" w:rsidR="00FF1128" w:rsidRPr="00CF2074" w:rsidRDefault="00FF1128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CF2074">
        <w:rPr>
          <w:szCs w:val="24"/>
        </w:rPr>
        <w:t>Справочник «Оснастка» используется для хранения и ввода необходимого оснащения для изготовления деталей.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550"/>
        <w:gridCol w:w="2835"/>
      </w:tblGrid>
      <w:tr w:rsidR="00FF1128" w:rsidRPr="00CF2074" w14:paraId="5FCFCE07" w14:textId="77777777" w:rsidTr="00DE3461">
        <w:tc>
          <w:tcPr>
            <w:tcW w:w="3402" w:type="dxa"/>
          </w:tcPr>
          <w:p w14:paraId="6477BFA4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Название</w:t>
            </w:r>
          </w:p>
        </w:tc>
        <w:tc>
          <w:tcPr>
            <w:tcW w:w="3550" w:type="dxa"/>
          </w:tcPr>
          <w:p w14:paraId="60FFF295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560A2F92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Тип данных</w:t>
            </w:r>
          </w:p>
        </w:tc>
      </w:tr>
      <w:tr w:rsidR="00FF1128" w:rsidRPr="00CF2074" w14:paraId="46B29921" w14:textId="77777777" w:rsidTr="00DE3461">
        <w:tc>
          <w:tcPr>
            <w:tcW w:w="3402" w:type="dxa"/>
          </w:tcPr>
          <w:p w14:paraId="421FC22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lastRenderedPageBreak/>
              <w:t>№</w:t>
            </w:r>
          </w:p>
        </w:tc>
        <w:tc>
          <w:tcPr>
            <w:tcW w:w="3550" w:type="dxa"/>
          </w:tcPr>
          <w:p w14:paraId="57682350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511FA966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Char(3)</w:t>
            </w:r>
          </w:p>
        </w:tc>
      </w:tr>
      <w:tr w:rsidR="00FF1128" w:rsidRPr="00CF2074" w14:paraId="6411C8D0" w14:textId="77777777" w:rsidTr="00DE3461">
        <w:tc>
          <w:tcPr>
            <w:tcW w:w="3402" w:type="dxa"/>
          </w:tcPr>
          <w:p w14:paraId="7AF60C7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Оснастка</w:t>
            </w:r>
          </w:p>
        </w:tc>
        <w:tc>
          <w:tcPr>
            <w:tcW w:w="3550" w:type="dxa"/>
          </w:tcPr>
          <w:p w14:paraId="4C4A0122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Необходимая оснастка для изготовления</w:t>
            </w:r>
          </w:p>
        </w:tc>
        <w:tc>
          <w:tcPr>
            <w:tcW w:w="2835" w:type="dxa"/>
          </w:tcPr>
          <w:p w14:paraId="4E1A5A9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Char(50)</w:t>
            </w:r>
          </w:p>
        </w:tc>
      </w:tr>
      <w:tr w:rsidR="00A22838" w:rsidRPr="00CF2074" w14:paraId="24FE197A" w14:textId="77777777" w:rsidTr="00DE3461">
        <w:tc>
          <w:tcPr>
            <w:tcW w:w="3402" w:type="dxa"/>
          </w:tcPr>
          <w:p w14:paraId="5BB63E5A" w14:textId="4324239A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>Площадь оснастки</w:t>
            </w:r>
          </w:p>
        </w:tc>
        <w:tc>
          <w:tcPr>
            <w:tcW w:w="3550" w:type="dxa"/>
          </w:tcPr>
          <w:p w14:paraId="7982E8E5" w14:textId="29DE5355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>Площадь ос</w:t>
            </w:r>
            <w:ins w:id="508" w:author="Екатерина Луткова" w:date="2016-04-20T12:12:00Z">
              <w:r w:rsidR="00295E57">
                <w:rPr>
                  <w:color w:val="FF0000"/>
                  <w:szCs w:val="24"/>
                </w:rPr>
                <w:t>н</w:t>
              </w:r>
            </w:ins>
            <w:del w:id="509" w:author="Екатерина Луткова" w:date="2016-04-20T12:12:00Z">
              <w:r w:rsidDel="00295E57">
                <w:rPr>
                  <w:color w:val="FF0000"/>
                  <w:szCs w:val="24"/>
                </w:rPr>
                <w:delText>т</w:delText>
              </w:r>
            </w:del>
            <w:r>
              <w:rPr>
                <w:color w:val="FF0000"/>
                <w:szCs w:val="24"/>
              </w:rPr>
              <w:t>астки</w:t>
            </w:r>
          </w:p>
        </w:tc>
        <w:tc>
          <w:tcPr>
            <w:tcW w:w="2835" w:type="dxa"/>
          </w:tcPr>
          <w:p w14:paraId="2E2D901B" w14:textId="12BB42DE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8E5B7D">
              <w:rPr>
                <w:color w:val="FF0000"/>
                <w:sz w:val="22"/>
                <w:lang w:val="en-US"/>
              </w:rPr>
              <w:t>Float(%.2f)</w:t>
            </w:r>
          </w:p>
        </w:tc>
      </w:tr>
      <w:tr w:rsidR="00295E57" w:rsidRPr="00CF2074" w14:paraId="1D25F35B" w14:textId="77777777" w:rsidTr="00DE3461">
        <w:trPr>
          <w:ins w:id="510" w:author="Екатерина Луткова" w:date="2016-04-20T12:12:00Z"/>
        </w:trPr>
        <w:tc>
          <w:tcPr>
            <w:tcW w:w="3402" w:type="dxa"/>
          </w:tcPr>
          <w:p w14:paraId="66E0334B" w14:textId="53F598D0" w:rsidR="00295E57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1" w:author="Екатерина Луткова" w:date="2016-04-20T12:12:00Z"/>
                <w:color w:val="FF0000"/>
                <w:szCs w:val="24"/>
              </w:rPr>
            </w:pPr>
            <w:ins w:id="512" w:author="Екатерина Луткова" w:date="2016-04-20T12:12:00Z">
              <w:r>
                <w:rPr>
                  <w:color w:val="FF0000"/>
                  <w:szCs w:val="24"/>
                </w:rPr>
                <w:t>Высота оснастки</w:t>
              </w:r>
            </w:ins>
          </w:p>
        </w:tc>
        <w:tc>
          <w:tcPr>
            <w:tcW w:w="3550" w:type="dxa"/>
          </w:tcPr>
          <w:p w14:paraId="421CBE28" w14:textId="0FF44A98" w:rsidR="00295E57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3" w:author="Екатерина Луткова" w:date="2016-04-20T12:12:00Z"/>
                <w:color w:val="FF0000"/>
                <w:szCs w:val="24"/>
              </w:rPr>
            </w:pPr>
            <w:ins w:id="514" w:author="Екатерина Луткова" w:date="2016-04-20T12:12:00Z">
              <w:r>
                <w:rPr>
                  <w:color w:val="FF0000"/>
                  <w:szCs w:val="24"/>
                </w:rPr>
                <w:t>Высота оснастки</w:t>
              </w:r>
            </w:ins>
          </w:p>
        </w:tc>
        <w:tc>
          <w:tcPr>
            <w:tcW w:w="2835" w:type="dxa"/>
          </w:tcPr>
          <w:p w14:paraId="63B7CC50" w14:textId="28E070E5" w:rsidR="00295E57" w:rsidRPr="008E5B7D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5" w:author="Екатерина Луткова" w:date="2016-04-20T12:12:00Z"/>
                <w:color w:val="FF0000"/>
                <w:sz w:val="22"/>
                <w:lang w:val="en-US"/>
              </w:rPr>
            </w:pPr>
            <w:ins w:id="516" w:author="Екатерина Луткова" w:date="2016-04-20T12:12:00Z">
              <w:r w:rsidRPr="008E5B7D">
                <w:rPr>
                  <w:color w:val="FF0000"/>
                  <w:sz w:val="22"/>
                  <w:lang w:val="en-US"/>
                </w:rPr>
                <w:t>Float(%.2f)</w:t>
              </w:r>
            </w:ins>
          </w:p>
        </w:tc>
      </w:tr>
      <w:tr w:rsidR="00FF1128" w:rsidRPr="00CF2074" w14:paraId="3EE4FB39" w14:textId="77777777" w:rsidTr="00DE3461">
        <w:tc>
          <w:tcPr>
            <w:tcW w:w="3402" w:type="dxa"/>
          </w:tcPr>
          <w:p w14:paraId="1951C6BB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Наличие оснастки</w:t>
            </w:r>
          </w:p>
        </w:tc>
        <w:tc>
          <w:tcPr>
            <w:tcW w:w="3550" w:type="dxa"/>
          </w:tcPr>
          <w:p w14:paraId="163BE46D" w14:textId="10639326" w:rsidR="00B0218A" w:rsidRDefault="00B0218A">
            <w:pPr>
              <w:spacing w:before="100" w:beforeAutospacing="1" w:after="100" w:afterAutospacing="1" w:line="360" w:lineRule="auto"/>
              <w:jc w:val="both"/>
              <w:rPr>
                <w:ins w:id="517" w:author="Екатерина Луткова" w:date="2016-04-01T15:59:00Z"/>
                <w:color w:val="FF0000"/>
                <w:szCs w:val="24"/>
              </w:rPr>
            </w:pPr>
            <w:ins w:id="518" w:author="Екатерина Луткова" w:date="2016-04-01T15:59:00Z">
              <w:r>
                <w:rPr>
                  <w:color w:val="FF0000"/>
                  <w:szCs w:val="24"/>
                </w:rPr>
                <w:t xml:space="preserve">Предусмотрена выборка статуса. </w:t>
              </w:r>
            </w:ins>
            <w:ins w:id="519" w:author="Екатерина Луткова" w:date="2016-04-01T16:01:00Z">
              <w:r>
                <w:rPr>
                  <w:color w:val="FF0000"/>
                  <w:szCs w:val="24"/>
                </w:rPr>
                <w:t>Все используемые  с</w:t>
              </w:r>
            </w:ins>
            <w:ins w:id="520" w:author="Екатерина Луткова" w:date="2016-04-01T15:59:00Z">
              <w:r>
                <w:rPr>
                  <w:color w:val="FF0000"/>
                  <w:szCs w:val="24"/>
                </w:rPr>
                <w:t>татусы:</w:t>
              </w:r>
            </w:ins>
          </w:p>
          <w:p w14:paraId="0482A890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1" w:author="Екатерина Луткова" w:date="2016-04-01T16:00:00Z"/>
                <w:color w:val="FF0000"/>
                <w:szCs w:val="24"/>
              </w:rPr>
            </w:pPr>
            <w:ins w:id="522" w:author="Екатерина Луткова" w:date="2016-04-01T16:00:00Z">
              <w:r>
                <w:rPr>
                  <w:color w:val="FF0000"/>
                  <w:szCs w:val="24"/>
                </w:rPr>
                <w:t>В наличие</w:t>
              </w:r>
            </w:ins>
          </w:p>
          <w:p w14:paraId="6387E3EB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3" w:author="Екатерина Луткова" w:date="2016-04-01T16:00:00Z"/>
                <w:color w:val="FF0000"/>
                <w:szCs w:val="24"/>
              </w:rPr>
            </w:pPr>
            <w:bookmarkStart w:id="524" w:name="OLE_LINK46"/>
            <w:bookmarkStart w:id="525" w:name="OLE_LINK47"/>
            <w:ins w:id="526" w:author="Екатерина Луткова" w:date="2016-04-01T16:00:00Z">
              <w:r>
                <w:rPr>
                  <w:color w:val="FF0000"/>
                  <w:szCs w:val="24"/>
                </w:rPr>
                <w:t>Отсутствует</w:t>
              </w:r>
            </w:ins>
          </w:p>
          <w:p w14:paraId="7610F1F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7" w:author="Екатерина Луткова" w:date="2016-04-01T16:00:00Z"/>
                <w:color w:val="FF0000"/>
                <w:szCs w:val="24"/>
              </w:rPr>
            </w:pPr>
            <w:bookmarkStart w:id="528" w:name="OLE_LINK48"/>
            <w:bookmarkStart w:id="529" w:name="OLE_LINK49"/>
            <w:bookmarkEnd w:id="524"/>
            <w:bookmarkEnd w:id="525"/>
            <w:ins w:id="530" w:author="Екатерина Луткова" w:date="2016-04-01T16:00:00Z">
              <w:r>
                <w:rPr>
                  <w:color w:val="FF0000"/>
                  <w:szCs w:val="24"/>
                </w:rPr>
                <w:t>В ремонте</w:t>
              </w:r>
            </w:ins>
          </w:p>
          <w:p w14:paraId="0F7AE5C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31" w:author="Екатерина Луткова" w:date="2016-04-01T16:00:00Z"/>
                <w:color w:val="FF0000"/>
                <w:szCs w:val="24"/>
              </w:rPr>
            </w:pPr>
            <w:bookmarkStart w:id="532" w:name="OLE_LINK50"/>
            <w:bookmarkStart w:id="533" w:name="OLE_LINK51"/>
            <w:bookmarkEnd w:id="528"/>
            <w:bookmarkEnd w:id="529"/>
            <w:ins w:id="534" w:author="Екатерина Луткова" w:date="2016-04-01T16:00:00Z">
              <w:r>
                <w:rPr>
                  <w:color w:val="FF0000"/>
                  <w:szCs w:val="24"/>
                </w:rPr>
                <w:t>Утрата</w:t>
              </w:r>
            </w:ins>
          </w:p>
          <w:p w14:paraId="7141AE60" w14:textId="2CDA7740" w:rsidR="00FF1128" w:rsidRPr="008E5B7D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bookmarkStart w:id="535" w:name="OLE_LINK52"/>
            <w:bookmarkStart w:id="536" w:name="OLE_LINK53"/>
            <w:bookmarkEnd w:id="532"/>
            <w:bookmarkEnd w:id="533"/>
            <w:ins w:id="537" w:author="Екатерина Луткова" w:date="2016-04-01T16:00:00Z">
              <w:r>
                <w:rPr>
                  <w:color w:val="FF0000"/>
                  <w:szCs w:val="24"/>
                </w:rPr>
                <w:t>Изготовление</w:t>
              </w:r>
            </w:ins>
            <w:bookmarkEnd w:id="535"/>
            <w:bookmarkEnd w:id="536"/>
            <w:del w:id="538" w:author="Екатерина Луткова" w:date="2016-04-01T15:59:00Z">
              <w:r w:rsidR="00FF1128" w:rsidRPr="008E5B7D" w:rsidDel="00B0218A">
                <w:rPr>
                  <w:color w:val="FF0000"/>
                  <w:szCs w:val="24"/>
                </w:rPr>
                <w:delText>Шаблон ввода: «В работе», «В ремонте», «Утрата»</w:delText>
              </w:r>
            </w:del>
          </w:p>
        </w:tc>
        <w:tc>
          <w:tcPr>
            <w:tcW w:w="2835" w:type="dxa"/>
          </w:tcPr>
          <w:p w14:paraId="7FCB8CC9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2569E2">
              <w:rPr>
                <w:color w:val="FF0000"/>
                <w:szCs w:val="24"/>
              </w:rPr>
              <w:t>(15)</w:t>
            </w:r>
          </w:p>
        </w:tc>
      </w:tr>
      <w:tr w:rsidR="00FF1128" w:rsidRPr="00CF2074" w14:paraId="794B672D" w14:textId="77777777" w:rsidTr="00DE3461">
        <w:tc>
          <w:tcPr>
            <w:tcW w:w="3402" w:type="dxa"/>
          </w:tcPr>
          <w:p w14:paraId="71868B73" w14:textId="78CEB3F3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3550" w:type="dxa"/>
          </w:tcPr>
          <w:p w14:paraId="51A0C17F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2835" w:type="dxa"/>
          </w:tcPr>
          <w:p w14:paraId="1F2C15C2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37F877E6" w14:textId="77777777" w:rsidTr="00DE3461">
        <w:tc>
          <w:tcPr>
            <w:tcW w:w="3402" w:type="dxa"/>
          </w:tcPr>
          <w:p w14:paraId="5CC20FEC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Гнездность</w:t>
            </w:r>
          </w:p>
        </w:tc>
        <w:tc>
          <w:tcPr>
            <w:tcW w:w="3550" w:type="dxa"/>
          </w:tcPr>
          <w:p w14:paraId="1BE9C43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Гнездность</w:t>
            </w:r>
          </w:p>
        </w:tc>
        <w:tc>
          <w:tcPr>
            <w:tcW w:w="2835" w:type="dxa"/>
          </w:tcPr>
          <w:p w14:paraId="7218AED8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73A025A0" w14:textId="77777777" w:rsidTr="00DE3461">
        <w:tc>
          <w:tcPr>
            <w:tcW w:w="3402" w:type="dxa"/>
          </w:tcPr>
          <w:p w14:paraId="521C8DE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Выход партии</w:t>
            </w:r>
          </w:p>
        </w:tc>
        <w:tc>
          <w:tcPr>
            <w:tcW w:w="3550" w:type="dxa"/>
          </w:tcPr>
          <w:p w14:paraId="2C7C4DC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форм*гнездность</w:t>
            </w:r>
          </w:p>
        </w:tc>
        <w:tc>
          <w:tcPr>
            <w:tcW w:w="2835" w:type="dxa"/>
          </w:tcPr>
          <w:p w14:paraId="37C09EF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Char(5)</w:t>
            </w:r>
          </w:p>
        </w:tc>
      </w:tr>
      <w:tr w:rsidR="00FF1128" w:rsidRPr="00CF2074" w14:paraId="109AC90C" w14:textId="77777777" w:rsidTr="00DE3461">
        <w:tc>
          <w:tcPr>
            <w:tcW w:w="3402" w:type="dxa"/>
          </w:tcPr>
          <w:p w14:paraId="61D06388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550" w:type="dxa"/>
          </w:tcPr>
          <w:p w14:paraId="128754B7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835" w:type="dxa"/>
          </w:tcPr>
          <w:p w14:paraId="6CC9B111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1D1F8C2E" w14:textId="77777777" w:rsidR="00A350E2" w:rsidRDefault="00A350E2" w:rsidP="00A350E2">
      <w:pPr>
        <w:pStyle w:val="3"/>
        <w:spacing w:before="100" w:beforeAutospacing="1" w:after="100" w:afterAutospacing="1"/>
        <w:ind w:left="709"/>
        <w:jc w:val="both"/>
        <w:rPr>
          <w:color w:val="000000"/>
        </w:rPr>
      </w:pPr>
      <w:bookmarkStart w:id="539" w:name="_Toc448917561"/>
      <w:r>
        <w:rPr>
          <w:color w:val="000000"/>
        </w:rPr>
        <w:t>Пример справочника</w:t>
      </w:r>
      <w:bookmarkEnd w:id="539"/>
    </w:p>
    <w:tbl>
      <w:tblPr>
        <w:tblStyle w:val="a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60"/>
        <w:gridCol w:w="1525"/>
        <w:gridCol w:w="1226"/>
        <w:gridCol w:w="1275"/>
        <w:gridCol w:w="1275"/>
        <w:gridCol w:w="993"/>
        <w:gridCol w:w="1417"/>
        <w:gridCol w:w="992"/>
        <w:gridCol w:w="1241"/>
      </w:tblGrid>
      <w:tr w:rsidR="00FB2DDE" w14:paraId="0A8C5B65" w14:textId="77777777" w:rsidTr="007D2B8A">
        <w:trPr>
          <w:jc w:val="center"/>
        </w:trPr>
        <w:tc>
          <w:tcPr>
            <w:tcW w:w="460" w:type="dxa"/>
          </w:tcPr>
          <w:p w14:paraId="5E518ABD" w14:textId="77777777" w:rsidR="00FB2DDE" w:rsidRDefault="00FB2DDE" w:rsidP="00A350E2">
            <w:r>
              <w:t>№</w:t>
            </w:r>
          </w:p>
        </w:tc>
        <w:tc>
          <w:tcPr>
            <w:tcW w:w="1525" w:type="dxa"/>
          </w:tcPr>
          <w:p w14:paraId="34D44DB9" w14:textId="77777777" w:rsidR="00FB2DDE" w:rsidRDefault="00FB2DDE">
            <w:pPr>
              <w:jc w:val="center"/>
              <w:pPrChange w:id="540" w:author="Екатерина Луткова" w:date="2016-04-13T12:50:00Z">
                <w:pPr/>
              </w:pPrChange>
            </w:pPr>
            <w:r>
              <w:t>Оснастка</w:t>
            </w:r>
          </w:p>
        </w:tc>
        <w:tc>
          <w:tcPr>
            <w:tcW w:w="1226" w:type="dxa"/>
          </w:tcPr>
          <w:p w14:paraId="5DEB06C1" w14:textId="74440E57" w:rsidR="00FB2DDE" w:rsidRPr="00A22838" w:rsidRDefault="00FB2DDE" w:rsidP="00A350E2">
            <w:ins w:id="541" w:author="Екатерина Луткова" w:date="2016-04-01T15:49:00Z">
              <w:r>
                <w:t>Площадь оснастки</w:t>
              </w:r>
            </w:ins>
          </w:p>
        </w:tc>
        <w:tc>
          <w:tcPr>
            <w:tcW w:w="1275" w:type="dxa"/>
          </w:tcPr>
          <w:p w14:paraId="165DF917" w14:textId="0CB2FCE7" w:rsidR="00FB2DDE" w:rsidRDefault="00FB2DDE" w:rsidP="00A350E2">
            <w:pPr>
              <w:rPr>
                <w:ins w:id="542" w:author="Екатерина Луткова" w:date="2016-04-20T14:41:00Z"/>
              </w:rPr>
            </w:pPr>
            <w:ins w:id="543" w:author="Екатерина Луткова" w:date="2016-04-20T14:41:00Z">
              <w:r>
                <w:t>Высота оснастки</w:t>
              </w:r>
            </w:ins>
          </w:p>
        </w:tc>
        <w:tc>
          <w:tcPr>
            <w:tcW w:w="1275" w:type="dxa"/>
          </w:tcPr>
          <w:p w14:paraId="4FB673B2" w14:textId="429983B1" w:rsidR="00FB2DDE" w:rsidRDefault="00FB2DDE" w:rsidP="00A350E2">
            <w:r>
              <w:t>Наличие оснастки</w:t>
            </w:r>
          </w:p>
        </w:tc>
        <w:tc>
          <w:tcPr>
            <w:tcW w:w="993" w:type="dxa"/>
          </w:tcPr>
          <w:p w14:paraId="25814410" w14:textId="77777777" w:rsidR="00FB2DDE" w:rsidRDefault="00FB2DDE" w:rsidP="00A350E2">
            <w:r>
              <w:t>Количество форм</w:t>
            </w:r>
          </w:p>
        </w:tc>
        <w:tc>
          <w:tcPr>
            <w:tcW w:w="1417" w:type="dxa"/>
          </w:tcPr>
          <w:p w14:paraId="6B1CEFD4" w14:textId="77777777" w:rsidR="00FB2DDE" w:rsidRDefault="00FB2DDE" w:rsidP="00A350E2">
            <w:r>
              <w:t>Гнездность</w:t>
            </w:r>
          </w:p>
        </w:tc>
        <w:tc>
          <w:tcPr>
            <w:tcW w:w="992" w:type="dxa"/>
          </w:tcPr>
          <w:p w14:paraId="502985EF" w14:textId="77777777" w:rsidR="00FB2DDE" w:rsidRDefault="00FB2DDE" w:rsidP="00A350E2">
            <w:r>
              <w:t>Выход партии</w:t>
            </w:r>
          </w:p>
        </w:tc>
        <w:tc>
          <w:tcPr>
            <w:tcW w:w="1241" w:type="dxa"/>
          </w:tcPr>
          <w:p w14:paraId="64040DA5" w14:textId="77777777" w:rsidR="00FB2DDE" w:rsidRDefault="00FB2DDE" w:rsidP="00A350E2">
            <w:r>
              <w:t>Примечание</w:t>
            </w:r>
          </w:p>
        </w:tc>
      </w:tr>
      <w:tr w:rsidR="00FB2DDE" w14:paraId="4E8E446F" w14:textId="77777777" w:rsidTr="007D2B8A">
        <w:trPr>
          <w:jc w:val="center"/>
        </w:trPr>
        <w:tc>
          <w:tcPr>
            <w:tcW w:w="460" w:type="dxa"/>
          </w:tcPr>
          <w:p w14:paraId="459AED1C" w14:textId="77777777" w:rsidR="00FB2DDE" w:rsidRDefault="00FB2DDE" w:rsidP="00A350E2">
            <w:r>
              <w:t>1</w:t>
            </w:r>
          </w:p>
        </w:tc>
        <w:tc>
          <w:tcPr>
            <w:tcW w:w="1525" w:type="dxa"/>
          </w:tcPr>
          <w:p w14:paraId="794782EE" w14:textId="77777777" w:rsidR="00FB2DDE" w:rsidRDefault="00FB2DDE" w:rsidP="00A350E2">
            <w:proofErr w:type="spellStart"/>
            <w:r>
              <w:t>Прессформа</w:t>
            </w:r>
            <w:proofErr w:type="spellEnd"/>
          </w:p>
        </w:tc>
        <w:tc>
          <w:tcPr>
            <w:tcW w:w="1226" w:type="dxa"/>
          </w:tcPr>
          <w:p w14:paraId="66F9502A" w14:textId="0EC82658" w:rsidR="00FB2DDE" w:rsidRDefault="00FB2DDE" w:rsidP="00A350E2">
            <w:pPr>
              <w:rPr>
                <w:ins w:id="544" w:author="Екатерина Луткова" w:date="2016-04-01T15:49:00Z"/>
              </w:rPr>
            </w:pPr>
            <w:ins w:id="545" w:author="Екатерина Луткова" w:date="2016-04-01T15:50:00Z">
              <w:r>
                <w:t>0,3</w:t>
              </w:r>
            </w:ins>
          </w:p>
        </w:tc>
        <w:tc>
          <w:tcPr>
            <w:tcW w:w="1275" w:type="dxa"/>
          </w:tcPr>
          <w:p w14:paraId="1013ED4D" w14:textId="499CEEC7" w:rsidR="00FB2DDE" w:rsidRDefault="00FB2DDE" w:rsidP="00A350E2">
            <w:pPr>
              <w:rPr>
                <w:ins w:id="546" w:author="Екатерина Луткова" w:date="2016-04-20T14:41:00Z"/>
              </w:rPr>
            </w:pPr>
            <w:ins w:id="547" w:author="Екатерина Луткова" w:date="2016-04-20T14:41:00Z">
              <w:r>
                <w:t>0,1</w:t>
              </w:r>
            </w:ins>
          </w:p>
        </w:tc>
        <w:tc>
          <w:tcPr>
            <w:tcW w:w="1275" w:type="dxa"/>
          </w:tcPr>
          <w:p w14:paraId="4776E0EB" w14:textId="2E29AE64" w:rsidR="00FB2DDE" w:rsidRDefault="00FB2DDE" w:rsidP="00A350E2">
            <w:r>
              <w:t>В работе</w:t>
            </w:r>
          </w:p>
        </w:tc>
        <w:tc>
          <w:tcPr>
            <w:tcW w:w="993" w:type="dxa"/>
          </w:tcPr>
          <w:p w14:paraId="369F65F9" w14:textId="77777777" w:rsidR="00FB2DDE" w:rsidRDefault="00FB2DDE" w:rsidP="00A350E2">
            <w:r>
              <w:t>2</w:t>
            </w:r>
          </w:p>
        </w:tc>
        <w:tc>
          <w:tcPr>
            <w:tcW w:w="1417" w:type="dxa"/>
          </w:tcPr>
          <w:p w14:paraId="1C17C9B1" w14:textId="77777777" w:rsidR="00FB2DDE" w:rsidRDefault="00FB2DDE" w:rsidP="00A350E2">
            <w:r>
              <w:t>4</w:t>
            </w:r>
          </w:p>
        </w:tc>
        <w:tc>
          <w:tcPr>
            <w:tcW w:w="992" w:type="dxa"/>
          </w:tcPr>
          <w:p w14:paraId="57A142AC" w14:textId="77777777" w:rsidR="00FB2DDE" w:rsidRDefault="00FB2DDE" w:rsidP="00A350E2">
            <w:r>
              <w:t>2*4=8</w:t>
            </w:r>
          </w:p>
        </w:tc>
        <w:tc>
          <w:tcPr>
            <w:tcW w:w="1241" w:type="dxa"/>
          </w:tcPr>
          <w:p w14:paraId="6087A33D" w14:textId="77777777" w:rsidR="00FB2DDE" w:rsidRDefault="00FB2DDE" w:rsidP="00A350E2"/>
        </w:tc>
      </w:tr>
      <w:tr w:rsidR="00FB2DDE" w14:paraId="71247AE1" w14:textId="77777777" w:rsidTr="007D2B8A">
        <w:trPr>
          <w:jc w:val="center"/>
        </w:trPr>
        <w:tc>
          <w:tcPr>
            <w:tcW w:w="460" w:type="dxa"/>
          </w:tcPr>
          <w:p w14:paraId="42E43808" w14:textId="77777777" w:rsidR="00FB2DDE" w:rsidRDefault="00FB2DDE" w:rsidP="00A350E2">
            <w:r>
              <w:t>2</w:t>
            </w:r>
          </w:p>
        </w:tc>
        <w:tc>
          <w:tcPr>
            <w:tcW w:w="1525" w:type="dxa"/>
          </w:tcPr>
          <w:p w14:paraId="6F2DE1B5" w14:textId="77777777" w:rsidR="00FB2DDE" w:rsidRDefault="00FB2DDE" w:rsidP="00A350E2">
            <w:proofErr w:type="spellStart"/>
            <w:r>
              <w:t>Штанец</w:t>
            </w:r>
            <w:proofErr w:type="spellEnd"/>
          </w:p>
        </w:tc>
        <w:tc>
          <w:tcPr>
            <w:tcW w:w="1226" w:type="dxa"/>
          </w:tcPr>
          <w:p w14:paraId="663E049E" w14:textId="2F73BD82" w:rsidR="00FB2DDE" w:rsidRDefault="00FB2DDE" w:rsidP="00A350E2">
            <w:pPr>
              <w:rPr>
                <w:ins w:id="548" w:author="Екатерина Луткова" w:date="2016-04-01T15:49:00Z"/>
              </w:rPr>
            </w:pPr>
            <w:ins w:id="549" w:author="Екатерина Луткова" w:date="2016-04-01T15:50:00Z">
              <w:r>
                <w:t>0,5</w:t>
              </w:r>
            </w:ins>
          </w:p>
        </w:tc>
        <w:tc>
          <w:tcPr>
            <w:tcW w:w="1275" w:type="dxa"/>
          </w:tcPr>
          <w:p w14:paraId="34506EAF" w14:textId="2F5BDEC3" w:rsidR="00FB2DDE" w:rsidRDefault="00FB2DDE" w:rsidP="00A350E2">
            <w:pPr>
              <w:rPr>
                <w:ins w:id="550" w:author="Екатерина Луткова" w:date="2016-04-20T14:41:00Z"/>
              </w:rPr>
            </w:pPr>
            <w:ins w:id="551" w:author="Екатерина Луткова" w:date="2016-04-20T14:41:00Z">
              <w:r>
                <w:t>0,2</w:t>
              </w:r>
            </w:ins>
          </w:p>
        </w:tc>
        <w:tc>
          <w:tcPr>
            <w:tcW w:w="1275" w:type="dxa"/>
          </w:tcPr>
          <w:p w14:paraId="4E38DCBB" w14:textId="67835493" w:rsidR="00FB2DDE" w:rsidRDefault="00FB2DDE" w:rsidP="00A350E2">
            <w:r>
              <w:t>Утрата</w:t>
            </w:r>
          </w:p>
        </w:tc>
        <w:tc>
          <w:tcPr>
            <w:tcW w:w="993" w:type="dxa"/>
          </w:tcPr>
          <w:p w14:paraId="7678D510" w14:textId="77777777" w:rsidR="00FB2DDE" w:rsidRDefault="00FB2DDE" w:rsidP="00A350E2">
            <w:r>
              <w:t>1</w:t>
            </w:r>
          </w:p>
        </w:tc>
        <w:tc>
          <w:tcPr>
            <w:tcW w:w="1417" w:type="dxa"/>
          </w:tcPr>
          <w:p w14:paraId="1492AC91" w14:textId="77777777" w:rsidR="00FB2DDE" w:rsidRDefault="00FB2DDE" w:rsidP="00A350E2">
            <w:r>
              <w:t>2</w:t>
            </w:r>
          </w:p>
        </w:tc>
        <w:tc>
          <w:tcPr>
            <w:tcW w:w="992" w:type="dxa"/>
          </w:tcPr>
          <w:p w14:paraId="59F303ED" w14:textId="77777777" w:rsidR="00FB2DDE" w:rsidRDefault="00FB2DDE" w:rsidP="00A350E2">
            <w:r>
              <w:t>1*2=2</w:t>
            </w:r>
          </w:p>
        </w:tc>
        <w:tc>
          <w:tcPr>
            <w:tcW w:w="1241" w:type="dxa"/>
          </w:tcPr>
          <w:p w14:paraId="5AEA7F5A" w14:textId="77777777" w:rsidR="00FB2DDE" w:rsidRDefault="00FB2DDE" w:rsidP="00A350E2"/>
        </w:tc>
      </w:tr>
    </w:tbl>
    <w:p w14:paraId="1F8B0C1E" w14:textId="77777777" w:rsidR="00A350E2" w:rsidRPr="00A350E2" w:rsidRDefault="00A350E2" w:rsidP="00A350E2"/>
    <w:p w14:paraId="345C9079" w14:textId="1102AADA" w:rsidR="00DD7803" w:rsidRPr="00CF2074" w:rsidDel="00A22838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  <w:rPr>
          <w:del w:id="552" w:author="Екатерина Луткова" w:date="2016-04-01T15:50:00Z"/>
          <w:color w:val="000000"/>
        </w:rPr>
      </w:pPr>
      <w:del w:id="553" w:author="Екатерина Луткова" w:date="2016-04-01T15:50:00Z">
        <w:r w:rsidRPr="00CF2074" w:rsidDel="00A22838">
          <w:rPr>
            <w:color w:val="000000"/>
          </w:rPr>
          <w:delText xml:space="preserve">Справочник «Доп. </w:delText>
        </w:r>
        <w:commentRangeStart w:id="554"/>
        <w:r w:rsidRPr="00CF2074" w:rsidDel="00A22838">
          <w:rPr>
            <w:color w:val="000000"/>
          </w:rPr>
          <w:delText>информация</w:delText>
        </w:r>
        <w:commentRangeEnd w:id="554"/>
        <w:r w:rsidR="00AE5F7A" w:rsidDel="00A22838">
          <w:rPr>
            <w:rStyle w:val="af0"/>
            <w:rFonts w:eastAsia="Calibri"/>
            <w:b w:val="0"/>
          </w:rPr>
          <w:commentReference w:id="554"/>
        </w:r>
        <w:r w:rsidRPr="00CF2074" w:rsidDel="00A22838">
          <w:rPr>
            <w:color w:val="000000"/>
          </w:rPr>
          <w:delText>»</w:delText>
        </w:r>
        <w:bookmarkStart w:id="555" w:name="_Toc448917562"/>
        <w:bookmarkEnd w:id="555"/>
      </w:del>
    </w:p>
    <w:p w14:paraId="04F44144" w14:textId="742BFCC1" w:rsidR="00AA3C18" w:rsidRPr="00CF2074" w:rsidDel="00A22838" w:rsidRDefault="006E25FC" w:rsidP="008E5B7D">
      <w:pPr>
        <w:spacing w:before="100" w:beforeAutospacing="1" w:after="100" w:afterAutospacing="1" w:line="480" w:lineRule="auto"/>
        <w:ind w:firstLine="709"/>
        <w:jc w:val="both"/>
        <w:rPr>
          <w:del w:id="556" w:author="Екатерина Луткова" w:date="2016-04-01T15:50:00Z"/>
          <w:color w:val="000000"/>
          <w:szCs w:val="24"/>
        </w:rPr>
      </w:pPr>
      <w:del w:id="557" w:author="Екатерина Луткова" w:date="2016-04-01T15:50:00Z">
        <w:r w:rsidDel="00A22838">
          <w:rPr>
            <w:color w:val="000000"/>
            <w:szCs w:val="24"/>
          </w:rPr>
          <w:delText>Справочник «До</w:delText>
        </w:r>
        <w:r w:rsidR="002C61D1" w:rsidDel="00A22838">
          <w:rPr>
            <w:color w:val="000000"/>
            <w:szCs w:val="24"/>
          </w:rPr>
          <w:delText>п</w:delText>
        </w:r>
        <w:r w:rsidDel="00A22838">
          <w:rPr>
            <w:color w:val="000000"/>
            <w:szCs w:val="24"/>
          </w:rPr>
          <w:delText>. информация</w:delText>
        </w:r>
        <w:r w:rsidR="00DD7803" w:rsidRPr="00CF2074" w:rsidDel="00A22838">
          <w:rPr>
            <w:color w:val="000000"/>
            <w:szCs w:val="24"/>
          </w:rPr>
          <w:delText>» используется для хранения и ввода дополнительной информации (город заказчика, название завода и др.).</w:delText>
        </w:r>
      </w:del>
      <w:ins w:id="558" w:author="Мухамедшин" w:date="2016-03-30T10:11:00Z">
        <w:del w:id="559" w:author="Екатерина Луткова" w:date="2016-04-01T15:50:00Z">
          <w:r w:rsidR="00AE5F7A" w:rsidDel="00A22838">
            <w:rPr>
              <w:color w:val="000000"/>
              <w:szCs w:val="24"/>
            </w:rPr>
            <w:delText>(</w:delText>
          </w:r>
          <w:r w:rsidR="00AE5F7A" w:rsidRPr="00AE5F7A" w:rsidDel="00A22838">
            <w:delText xml:space="preserve"> </w:delText>
          </w:r>
          <w:r w:rsidR="00AE5F7A" w:rsidDel="00A22838">
            <w:delText>Данное поле попросил заказчик. Как примечание. Город заказчика детали, к примеру)</w:delText>
          </w:r>
        </w:del>
      </w:ins>
      <w:bookmarkStart w:id="560" w:name="_Toc448917563"/>
      <w:bookmarkEnd w:id="560"/>
    </w:p>
    <w:tbl>
      <w:tblPr>
        <w:tblW w:w="93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4"/>
        <w:gridCol w:w="3544"/>
        <w:gridCol w:w="2693"/>
      </w:tblGrid>
      <w:tr w:rsidR="00DD7803" w:rsidRPr="00CF2074" w:rsidDel="00A22838" w14:paraId="60099542" w14:textId="5EE482FB" w:rsidTr="00E9195A">
        <w:trPr>
          <w:trHeight w:val="414"/>
          <w:jc w:val="center"/>
          <w:del w:id="561" w:author="Екатерина Луткова" w:date="2016-04-01T15:50:00Z"/>
        </w:trPr>
        <w:tc>
          <w:tcPr>
            <w:tcW w:w="3114" w:type="dxa"/>
          </w:tcPr>
          <w:p w14:paraId="70F0CB2F" w14:textId="568C6AFA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62" w:author="Екатерина Луткова" w:date="2016-04-01T15:50:00Z"/>
                <w:color w:val="000000"/>
                <w:szCs w:val="24"/>
              </w:rPr>
            </w:pPr>
            <w:del w:id="563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Название</w:delText>
              </w:r>
              <w:bookmarkStart w:id="564" w:name="_Toc448917564"/>
              <w:bookmarkEnd w:id="564"/>
            </w:del>
          </w:p>
        </w:tc>
        <w:tc>
          <w:tcPr>
            <w:tcW w:w="3544" w:type="dxa"/>
          </w:tcPr>
          <w:p w14:paraId="60AFC927" w14:textId="63F0E431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65" w:author="Екатерина Луткова" w:date="2016-04-01T15:50:00Z"/>
                <w:color w:val="000000"/>
                <w:szCs w:val="24"/>
              </w:rPr>
            </w:pPr>
            <w:del w:id="566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Описание</w:delText>
              </w:r>
              <w:bookmarkStart w:id="567" w:name="_Toc448917565"/>
              <w:bookmarkEnd w:id="567"/>
            </w:del>
          </w:p>
        </w:tc>
        <w:tc>
          <w:tcPr>
            <w:tcW w:w="2693" w:type="dxa"/>
          </w:tcPr>
          <w:p w14:paraId="52C4B967" w14:textId="2B6F10CE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68" w:author="Екатерина Луткова" w:date="2016-04-01T15:50:00Z"/>
                <w:color w:val="000000"/>
                <w:szCs w:val="24"/>
              </w:rPr>
            </w:pPr>
            <w:del w:id="569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Тип данных</w:delText>
              </w:r>
              <w:bookmarkStart w:id="570" w:name="_Toc448917566"/>
              <w:bookmarkEnd w:id="570"/>
            </w:del>
          </w:p>
        </w:tc>
        <w:bookmarkStart w:id="571" w:name="_Toc448917567"/>
        <w:bookmarkEnd w:id="571"/>
      </w:tr>
      <w:tr w:rsidR="00DD7803" w:rsidRPr="00CF2074" w:rsidDel="00A22838" w14:paraId="660336EF" w14:textId="4DCE162A" w:rsidTr="00E9195A">
        <w:trPr>
          <w:trHeight w:val="657"/>
          <w:jc w:val="center"/>
          <w:del w:id="572" w:author="Екатерина Луткова" w:date="2016-04-01T15:50:00Z"/>
        </w:trPr>
        <w:tc>
          <w:tcPr>
            <w:tcW w:w="3114" w:type="dxa"/>
          </w:tcPr>
          <w:p w14:paraId="6AAFF3F1" w14:textId="7F81B058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73" w:author="Екатерина Луткова" w:date="2016-04-01T15:50:00Z"/>
                <w:color w:val="FF0000"/>
                <w:szCs w:val="24"/>
              </w:rPr>
            </w:pPr>
            <w:del w:id="574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№</w:delText>
              </w:r>
              <w:bookmarkStart w:id="575" w:name="_Toc448917568"/>
              <w:bookmarkEnd w:id="575"/>
            </w:del>
          </w:p>
        </w:tc>
        <w:tc>
          <w:tcPr>
            <w:tcW w:w="3544" w:type="dxa"/>
          </w:tcPr>
          <w:p w14:paraId="7B2E6520" w14:textId="2D572604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76" w:author="Екатерина Луткова" w:date="2016-04-01T15:50:00Z"/>
                <w:color w:val="FF0000"/>
                <w:szCs w:val="24"/>
              </w:rPr>
            </w:pPr>
            <w:del w:id="577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Нумерация автоматическая при добавлении</w:delText>
              </w:r>
              <w:bookmarkStart w:id="578" w:name="_Toc448917569"/>
              <w:bookmarkEnd w:id="578"/>
            </w:del>
          </w:p>
        </w:tc>
        <w:tc>
          <w:tcPr>
            <w:tcW w:w="2693" w:type="dxa"/>
          </w:tcPr>
          <w:p w14:paraId="3DEA7124" w14:textId="38486EC4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79" w:author="Екатерина Луткова" w:date="2016-04-01T15:50:00Z"/>
                <w:color w:val="FF0000"/>
                <w:szCs w:val="24"/>
              </w:rPr>
            </w:pPr>
            <w:del w:id="580" w:author="Екатерина Луткова" w:date="2016-04-01T15:50:00Z">
              <w:r w:rsidRPr="002C61D1" w:rsidDel="00A22838">
                <w:rPr>
                  <w:color w:val="FF0000"/>
                  <w:szCs w:val="24"/>
                  <w:lang w:val="en-US"/>
                </w:rPr>
                <w:delText>Char</w:delText>
              </w:r>
              <w:r w:rsidRPr="002C61D1" w:rsidDel="00A22838">
                <w:rPr>
                  <w:color w:val="FF0000"/>
                  <w:szCs w:val="24"/>
                </w:rPr>
                <w:delText>(3)</w:delText>
              </w:r>
              <w:bookmarkStart w:id="581" w:name="_Toc448917570"/>
              <w:bookmarkEnd w:id="581"/>
            </w:del>
          </w:p>
        </w:tc>
        <w:bookmarkStart w:id="582" w:name="_Toc448917571"/>
        <w:bookmarkEnd w:id="582"/>
      </w:tr>
      <w:tr w:rsidR="00DD7803" w:rsidRPr="00CF2074" w:rsidDel="00A22838" w14:paraId="7785473B" w14:textId="5291F714" w:rsidTr="00E9195A">
        <w:trPr>
          <w:trHeight w:val="428"/>
          <w:jc w:val="center"/>
          <w:del w:id="583" w:author="Екатерина Луткова" w:date="2016-04-01T15:50:00Z"/>
        </w:trPr>
        <w:tc>
          <w:tcPr>
            <w:tcW w:w="3114" w:type="dxa"/>
          </w:tcPr>
          <w:p w14:paraId="245F6C42" w14:textId="725647CF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84" w:author="Екатерина Луткова" w:date="2016-04-01T15:50:00Z"/>
                <w:color w:val="FF0000"/>
                <w:szCs w:val="24"/>
              </w:rPr>
            </w:pPr>
            <w:del w:id="585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Доп. информация</w:delText>
              </w:r>
              <w:bookmarkStart w:id="586" w:name="_Toc448917572"/>
              <w:bookmarkEnd w:id="586"/>
            </w:del>
          </w:p>
        </w:tc>
        <w:tc>
          <w:tcPr>
            <w:tcW w:w="3544" w:type="dxa"/>
          </w:tcPr>
          <w:p w14:paraId="7BC8D5FF" w14:textId="730DBB92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87" w:author="Екатерина Луткова" w:date="2016-04-01T15:50:00Z"/>
                <w:color w:val="FF0000"/>
                <w:szCs w:val="24"/>
              </w:rPr>
            </w:pPr>
            <w:del w:id="588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Дополнительная информация по изделию</w:delText>
              </w:r>
              <w:bookmarkStart w:id="589" w:name="_Toc448917573"/>
              <w:bookmarkEnd w:id="589"/>
            </w:del>
          </w:p>
        </w:tc>
        <w:tc>
          <w:tcPr>
            <w:tcW w:w="2693" w:type="dxa"/>
          </w:tcPr>
          <w:p w14:paraId="62C6966A" w14:textId="1DEE1B17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90" w:author="Екатерина Луткова" w:date="2016-04-01T15:50:00Z"/>
                <w:color w:val="FF0000"/>
                <w:szCs w:val="24"/>
              </w:rPr>
            </w:pPr>
            <w:del w:id="591" w:author="Екатерина Луткова" w:date="2016-04-01T15:50:00Z">
              <w:r w:rsidRPr="002C61D1" w:rsidDel="00A22838">
                <w:rPr>
                  <w:color w:val="FF0000"/>
                  <w:szCs w:val="24"/>
                  <w:lang w:val="en-US"/>
                </w:rPr>
                <w:delText>Char</w:delText>
              </w:r>
              <w:r w:rsidRPr="002C61D1" w:rsidDel="00A22838">
                <w:rPr>
                  <w:color w:val="FF0000"/>
                  <w:szCs w:val="24"/>
                </w:rPr>
                <w:delText>(30)</w:delText>
              </w:r>
              <w:bookmarkStart w:id="592" w:name="_Toc448917574"/>
              <w:bookmarkEnd w:id="592"/>
            </w:del>
          </w:p>
        </w:tc>
        <w:bookmarkStart w:id="593" w:name="_Toc448917575"/>
        <w:bookmarkEnd w:id="593"/>
      </w:tr>
      <w:tr w:rsidR="00DD7803" w:rsidRPr="00CF2074" w:rsidDel="00A22838" w14:paraId="6ED0479B" w14:textId="7809E163" w:rsidTr="00E9195A">
        <w:trPr>
          <w:trHeight w:val="428"/>
          <w:jc w:val="center"/>
          <w:del w:id="594" w:author="Екатерина Луткова" w:date="2016-04-01T15:50:00Z"/>
        </w:trPr>
        <w:tc>
          <w:tcPr>
            <w:tcW w:w="3114" w:type="dxa"/>
          </w:tcPr>
          <w:p w14:paraId="4F0AA3C2" w14:textId="44C09D2C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95" w:author="Екатерина Луткова" w:date="2016-04-01T15:50:00Z"/>
                <w:szCs w:val="24"/>
              </w:rPr>
            </w:pPr>
            <w:del w:id="596" w:author="Екатерина Луткова" w:date="2016-04-01T15:50:00Z">
              <w:r w:rsidRPr="00CF2074" w:rsidDel="00A22838">
                <w:rPr>
                  <w:szCs w:val="24"/>
                </w:rPr>
                <w:delText>Примечание</w:delText>
              </w:r>
              <w:bookmarkStart w:id="597" w:name="_Toc448917576"/>
              <w:bookmarkEnd w:id="597"/>
            </w:del>
          </w:p>
        </w:tc>
        <w:tc>
          <w:tcPr>
            <w:tcW w:w="3544" w:type="dxa"/>
          </w:tcPr>
          <w:p w14:paraId="66393718" w14:textId="2C5A71D5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98" w:author="Екатерина Луткова" w:date="2016-04-01T15:50:00Z"/>
                <w:szCs w:val="24"/>
              </w:rPr>
            </w:pPr>
            <w:del w:id="599" w:author="Екатерина Луткова" w:date="2016-04-01T15:50:00Z">
              <w:r w:rsidRPr="00CF2074" w:rsidDel="00A22838">
                <w:rPr>
                  <w:szCs w:val="24"/>
                </w:rPr>
                <w:delText>Примечание</w:delText>
              </w:r>
              <w:bookmarkStart w:id="600" w:name="_Toc448917577"/>
              <w:bookmarkEnd w:id="600"/>
            </w:del>
          </w:p>
        </w:tc>
        <w:tc>
          <w:tcPr>
            <w:tcW w:w="2693" w:type="dxa"/>
          </w:tcPr>
          <w:p w14:paraId="3C0389F5" w14:textId="06F820AB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601" w:author="Екатерина Луткова" w:date="2016-04-01T15:50:00Z"/>
                <w:szCs w:val="24"/>
              </w:rPr>
            </w:pPr>
            <w:del w:id="602" w:author="Екатерина Луткова" w:date="2016-04-01T15:50:00Z">
              <w:r w:rsidRPr="00CF2074" w:rsidDel="00A22838">
                <w:rPr>
                  <w:szCs w:val="24"/>
                  <w:lang w:val="en-US"/>
                </w:rPr>
                <w:delText>Char</w:delText>
              </w:r>
              <w:r w:rsidRPr="00CF2074" w:rsidDel="00A22838">
                <w:rPr>
                  <w:szCs w:val="24"/>
                </w:rPr>
                <w:delText>(100)</w:delText>
              </w:r>
              <w:bookmarkStart w:id="603" w:name="_Toc448917578"/>
              <w:bookmarkEnd w:id="603"/>
            </w:del>
          </w:p>
        </w:tc>
        <w:bookmarkStart w:id="604" w:name="_Toc448917579"/>
        <w:bookmarkEnd w:id="604"/>
      </w:tr>
    </w:tbl>
    <w:p w14:paraId="4757E9B6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605" w:name="_Toc448917580"/>
      <w:r>
        <w:t>Справочник «Единицы измерения»</w:t>
      </w:r>
      <w:bookmarkEnd w:id="605"/>
    </w:p>
    <w:p w14:paraId="12ADD43F" w14:textId="77777777" w:rsidR="00DD7803" w:rsidRPr="00506011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«Единицы измерения» используется для хранения и ввода единиц измерения материалов и их кодов. 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9"/>
        <w:gridCol w:w="3543"/>
        <w:gridCol w:w="2694"/>
      </w:tblGrid>
      <w:tr w:rsidR="00DD7803" w14:paraId="23BC4CFF" w14:textId="77777777" w:rsidTr="00135028">
        <w:tc>
          <w:tcPr>
            <w:tcW w:w="3119" w:type="dxa"/>
          </w:tcPr>
          <w:p w14:paraId="31B4224B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669473EE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83065BF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Тип данных</w:t>
            </w:r>
          </w:p>
        </w:tc>
      </w:tr>
      <w:tr w:rsidR="00DD7803" w14:paraId="59B67943" w14:textId="77777777" w:rsidTr="00135028">
        <w:tc>
          <w:tcPr>
            <w:tcW w:w="3119" w:type="dxa"/>
          </w:tcPr>
          <w:p w14:paraId="09E288BD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543" w:type="dxa"/>
          </w:tcPr>
          <w:p w14:paraId="52A473AE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09F6BCD2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078CC519" w14:textId="77777777" w:rsidTr="00135028">
        <w:tc>
          <w:tcPr>
            <w:tcW w:w="3119" w:type="dxa"/>
          </w:tcPr>
          <w:p w14:paraId="4856E94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3543" w:type="dxa"/>
          </w:tcPr>
          <w:p w14:paraId="49408F94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2694" w:type="dxa"/>
          </w:tcPr>
          <w:p w14:paraId="4CD0F67C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Char(10)</w:t>
            </w:r>
          </w:p>
        </w:tc>
      </w:tr>
      <w:tr w:rsidR="00DD7803" w14:paraId="153F6AA6" w14:textId="77777777" w:rsidTr="00135028">
        <w:tc>
          <w:tcPr>
            <w:tcW w:w="3119" w:type="dxa"/>
          </w:tcPr>
          <w:p w14:paraId="3E71FF96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lastRenderedPageBreak/>
              <w:t>Код</w:t>
            </w:r>
          </w:p>
        </w:tc>
        <w:tc>
          <w:tcPr>
            <w:tcW w:w="3543" w:type="dxa"/>
          </w:tcPr>
          <w:p w14:paraId="3666FD7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Код</w:t>
            </w:r>
          </w:p>
        </w:tc>
        <w:tc>
          <w:tcPr>
            <w:tcW w:w="2694" w:type="dxa"/>
          </w:tcPr>
          <w:p w14:paraId="2816FEF3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Char(3)</w:t>
            </w:r>
          </w:p>
        </w:tc>
      </w:tr>
    </w:tbl>
    <w:p w14:paraId="3CEB28E3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606" w:name="_Toc448917581"/>
      <w:r w:rsidRPr="00CF2074">
        <w:t>Справочник «Оборудование»</w:t>
      </w:r>
      <w:bookmarkEnd w:id="606"/>
    </w:p>
    <w:p w14:paraId="248C6A5A" w14:textId="77777777" w:rsidR="00DD7803" w:rsidRPr="001D47DE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«Оборудование» используется для хранения и ввода используемого оборудования и его характеристик. </w:t>
      </w:r>
    </w:p>
    <w:tbl>
      <w:tblPr>
        <w:tblW w:w="9214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543"/>
        <w:gridCol w:w="2694"/>
      </w:tblGrid>
      <w:tr w:rsidR="00DD7803" w:rsidRPr="00CF2074" w14:paraId="1ACAA44E" w14:textId="77777777" w:rsidTr="00646BB9">
        <w:trPr>
          <w:trHeight w:val="291"/>
        </w:trPr>
        <w:tc>
          <w:tcPr>
            <w:tcW w:w="2977" w:type="dxa"/>
          </w:tcPr>
          <w:p w14:paraId="39D8C90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4CA4CC3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93B1612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Тип данных</w:t>
            </w:r>
          </w:p>
        </w:tc>
      </w:tr>
      <w:tr w:rsidR="00DD7803" w:rsidRPr="00CF2074" w14:paraId="07624470" w14:textId="77777777" w:rsidTr="00646BB9">
        <w:trPr>
          <w:trHeight w:val="383"/>
        </w:trPr>
        <w:tc>
          <w:tcPr>
            <w:tcW w:w="2977" w:type="dxa"/>
          </w:tcPr>
          <w:p w14:paraId="6B0E102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543" w:type="dxa"/>
          </w:tcPr>
          <w:p w14:paraId="158EE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27551DB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3CDB7C62" w14:textId="77777777" w:rsidTr="00646BB9">
        <w:trPr>
          <w:trHeight w:val="383"/>
        </w:trPr>
        <w:tc>
          <w:tcPr>
            <w:tcW w:w="2977" w:type="dxa"/>
          </w:tcPr>
          <w:p w14:paraId="5FE8245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Оборудование</w:t>
            </w:r>
          </w:p>
        </w:tc>
        <w:tc>
          <w:tcPr>
            <w:tcW w:w="3543" w:type="dxa"/>
          </w:tcPr>
          <w:p w14:paraId="67C6615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Наименование оборудования</w:t>
            </w:r>
          </w:p>
        </w:tc>
        <w:tc>
          <w:tcPr>
            <w:tcW w:w="2694" w:type="dxa"/>
          </w:tcPr>
          <w:p w14:paraId="40920520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Char(30)</w:t>
            </w:r>
          </w:p>
        </w:tc>
      </w:tr>
      <w:tr w:rsidR="00DD7803" w:rsidRPr="00CF2074" w14:paraId="5A2C5D00" w14:textId="77777777" w:rsidTr="00646BB9">
        <w:trPr>
          <w:trHeight w:val="383"/>
        </w:trPr>
        <w:tc>
          <w:tcPr>
            <w:tcW w:w="2977" w:type="dxa"/>
          </w:tcPr>
          <w:p w14:paraId="4B3F9AAF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</w:t>
            </w:r>
          </w:p>
        </w:tc>
        <w:tc>
          <w:tcPr>
            <w:tcW w:w="3543" w:type="dxa"/>
          </w:tcPr>
          <w:p w14:paraId="621E18A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плит, мм</w:t>
            </w:r>
          </w:p>
        </w:tc>
        <w:tc>
          <w:tcPr>
            <w:tcW w:w="2694" w:type="dxa"/>
          </w:tcPr>
          <w:p w14:paraId="37A543F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Char(10)</w:t>
            </w:r>
          </w:p>
        </w:tc>
      </w:tr>
      <w:tr w:rsidR="00DD7803" w:rsidRPr="00CF2074" w14:paraId="7D0E974A" w14:textId="77777777" w:rsidTr="00646BB9">
        <w:trPr>
          <w:trHeight w:val="383"/>
        </w:trPr>
        <w:tc>
          <w:tcPr>
            <w:tcW w:w="2977" w:type="dxa"/>
          </w:tcPr>
          <w:p w14:paraId="72F8AAC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Инв. №</w:t>
            </w:r>
          </w:p>
        </w:tc>
        <w:tc>
          <w:tcPr>
            <w:tcW w:w="3543" w:type="dxa"/>
          </w:tcPr>
          <w:p w14:paraId="48BC961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Инвариантный номер</w:t>
            </w:r>
          </w:p>
        </w:tc>
        <w:tc>
          <w:tcPr>
            <w:tcW w:w="2694" w:type="dxa"/>
          </w:tcPr>
          <w:p w14:paraId="05D5FB1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5FD9E5C8" w14:textId="77777777" w:rsidTr="00646BB9">
        <w:trPr>
          <w:trHeight w:val="383"/>
        </w:trPr>
        <w:tc>
          <w:tcPr>
            <w:tcW w:w="2977" w:type="dxa"/>
          </w:tcPr>
          <w:p w14:paraId="33CEEE5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Количество плит</w:t>
            </w:r>
          </w:p>
        </w:tc>
        <w:tc>
          <w:tcPr>
            <w:tcW w:w="3543" w:type="dxa"/>
          </w:tcPr>
          <w:p w14:paraId="249A4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Количество плит, </w:t>
            </w:r>
            <w:proofErr w:type="spellStart"/>
            <w:r w:rsidRPr="002C61D1">
              <w:rPr>
                <w:color w:val="FF0000"/>
                <w:szCs w:val="24"/>
              </w:rPr>
              <w:t>шт</w:t>
            </w:r>
            <w:proofErr w:type="spellEnd"/>
          </w:p>
        </w:tc>
        <w:tc>
          <w:tcPr>
            <w:tcW w:w="2694" w:type="dxa"/>
          </w:tcPr>
          <w:p w14:paraId="4EB70F7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Char(1)</w:t>
            </w:r>
          </w:p>
        </w:tc>
      </w:tr>
      <w:tr w:rsidR="00DD7803" w:rsidRPr="00CF2074" w14:paraId="59A3CD35" w14:textId="77777777" w:rsidTr="00646BB9">
        <w:trPr>
          <w:trHeight w:val="383"/>
        </w:trPr>
        <w:tc>
          <w:tcPr>
            <w:tcW w:w="2977" w:type="dxa"/>
          </w:tcPr>
          <w:p w14:paraId="45510C6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</w:t>
            </w:r>
          </w:p>
        </w:tc>
        <w:tc>
          <w:tcPr>
            <w:tcW w:w="3543" w:type="dxa"/>
          </w:tcPr>
          <w:p w14:paraId="5156016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6B81479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7C5199F" w14:textId="77777777" w:rsidTr="00646BB9">
        <w:trPr>
          <w:trHeight w:val="383"/>
        </w:trPr>
        <w:tc>
          <w:tcPr>
            <w:tcW w:w="2977" w:type="dxa"/>
          </w:tcPr>
          <w:p w14:paraId="7C045F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</w:t>
            </w:r>
          </w:p>
        </w:tc>
        <w:tc>
          <w:tcPr>
            <w:tcW w:w="3543" w:type="dxa"/>
          </w:tcPr>
          <w:p w14:paraId="4ECB6F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двигателя,</w:t>
            </w:r>
            <w:r w:rsidRPr="002C61D1">
              <w:rPr>
                <w:color w:val="FF0000"/>
                <w:szCs w:val="24"/>
                <w:lang w:val="en-US"/>
              </w:rPr>
              <w:t xml:space="preserve"> </w:t>
            </w:r>
            <w:r w:rsidRPr="002C61D1">
              <w:rPr>
                <w:color w:val="FF0000"/>
                <w:szCs w:val="24"/>
              </w:rPr>
              <w:t>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 xml:space="preserve">час </w:t>
            </w:r>
          </w:p>
        </w:tc>
        <w:tc>
          <w:tcPr>
            <w:tcW w:w="2694" w:type="dxa"/>
          </w:tcPr>
          <w:p w14:paraId="6D7A4C1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CFC319B" w14:textId="77777777" w:rsidTr="00646BB9">
        <w:trPr>
          <w:trHeight w:val="383"/>
        </w:trPr>
        <w:tc>
          <w:tcPr>
            <w:tcW w:w="2977" w:type="dxa"/>
          </w:tcPr>
          <w:p w14:paraId="2F749C8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</w:t>
            </w:r>
          </w:p>
        </w:tc>
        <w:tc>
          <w:tcPr>
            <w:tcW w:w="3543" w:type="dxa"/>
          </w:tcPr>
          <w:p w14:paraId="27A621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2B58E95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4A76851A" w14:textId="77777777" w:rsidTr="00646BB9">
        <w:trPr>
          <w:trHeight w:val="383"/>
        </w:trPr>
        <w:tc>
          <w:tcPr>
            <w:tcW w:w="2977" w:type="dxa"/>
          </w:tcPr>
          <w:p w14:paraId="4207C4F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3543" w:type="dxa"/>
          </w:tcPr>
          <w:p w14:paraId="3F1C711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2694" w:type="dxa"/>
          </w:tcPr>
          <w:p w14:paraId="412BDAD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1D0A6470" w14:textId="77777777" w:rsidTr="00646BB9">
        <w:trPr>
          <w:trHeight w:val="383"/>
        </w:trPr>
        <w:tc>
          <w:tcPr>
            <w:tcW w:w="2977" w:type="dxa"/>
          </w:tcPr>
          <w:p w14:paraId="3FDD15F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  <w:r w:rsidR="000B0911" w:rsidRPr="002C61D1">
              <w:rPr>
                <w:color w:val="FF0000"/>
                <w:szCs w:val="24"/>
              </w:rPr>
              <w:t>(ЦЭ)</w:t>
            </w:r>
          </w:p>
        </w:tc>
        <w:tc>
          <w:tcPr>
            <w:tcW w:w="3543" w:type="dxa"/>
          </w:tcPr>
          <w:p w14:paraId="1FA108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</w:p>
        </w:tc>
        <w:tc>
          <w:tcPr>
            <w:tcW w:w="2694" w:type="dxa"/>
          </w:tcPr>
          <w:p w14:paraId="7FCAAAE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6D40609F" w14:textId="77777777" w:rsidTr="00646BB9">
        <w:trPr>
          <w:trHeight w:val="70"/>
        </w:trPr>
        <w:tc>
          <w:tcPr>
            <w:tcW w:w="2977" w:type="dxa"/>
          </w:tcPr>
          <w:p w14:paraId="32BBE957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543" w:type="dxa"/>
          </w:tcPr>
          <w:p w14:paraId="6DF38179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694" w:type="dxa"/>
          </w:tcPr>
          <w:p w14:paraId="31BAFB1D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59C7B2D7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607" w:name="_Toc448917582"/>
      <w:r>
        <w:t>Справочник «Константы»</w:t>
      </w:r>
      <w:bookmarkEnd w:id="607"/>
    </w:p>
    <w:p w14:paraId="5D24BE5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«Константы» используется для хранения констант, которые используются при составлении технологической карты </w:t>
      </w:r>
      <w:r w:rsidRPr="007B7900">
        <w:t>[</w:t>
      </w:r>
      <w:r>
        <w:t>п. 4.5.1</w:t>
      </w:r>
      <w:r w:rsidRPr="007B7900">
        <w:t>]</w:t>
      </w:r>
      <w:r>
        <w:t xml:space="preserve"> и расчете калькуляции </w:t>
      </w:r>
      <w:r w:rsidRPr="007B7900">
        <w:t>[</w:t>
      </w:r>
      <w:r>
        <w:t>п. 4.5.2</w:t>
      </w:r>
      <w:r w:rsidRPr="007B7900">
        <w:t>]</w:t>
      </w:r>
      <w:r>
        <w:t xml:space="preserve">. </w:t>
      </w:r>
    </w:p>
    <w:p w14:paraId="65A70072" w14:textId="77777777" w:rsidR="00DD7803" w:rsidRPr="007B7900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Предусмотрена возможность замены значений каждой константы.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136"/>
        <w:gridCol w:w="1837"/>
        <w:gridCol w:w="4117"/>
        <w:gridCol w:w="1961"/>
        <w:gridCol w:w="1937"/>
      </w:tblGrid>
      <w:tr w:rsidR="002C61D1" w14:paraId="7C7007F8" w14:textId="67E75D10" w:rsidTr="002C61D1">
        <w:trPr>
          <w:jc w:val="center"/>
        </w:trPr>
        <w:tc>
          <w:tcPr>
            <w:tcW w:w="1136" w:type="dxa"/>
          </w:tcPr>
          <w:p w14:paraId="52C9046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</w:t>
            </w:r>
          </w:p>
        </w:tc>
        <w:tc>
          <w:tcPr>
            <w:tcW w:w="1837" w:type="dxa"/>
          </w:tcPr>
          <w:p w14:paraId="04B9FDD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Ктр</w:t>
            </w:r>
            <w:proofErr w:type="spellEnd"/>
          </w:p>
        </w:tc>
        <w:tc>
          <w:tcPr>
            <w:tcW w:w="4117" w:type="dxa"/>
          </w:tcPr>
          <w:p w14:paraId="6E4B0913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Транспортные</w:t>
            </w:r>
          </w:p>
        </w:tc>
        <w:tc>
          <w:tcPr>
            <w:tcW w:w="1961" w:type="dxa"/>
          </w:tcPr>
          <w:p w14:paraId="4FA8090D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31EA1F0E" w14:textId="3C7FA675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0…100</w:t>
            </w:r>
          </w:p>
        </w:tc>
      </w:tr>
      <w:tr w:rsidR="002C61D1" w14:paraId="1F9F8D97" w14:textId="7DB639AB" w:rsidTr="002C61D1">
        <w:trPr>
          <w:jc w:val="center"/>
        </w:trPr>
        <w:tc>
          <w:tcPr>
            <w:tcW w:w="1136" w:type="dxa"/>
          </w:tcPr>
          <w:p w14:paraId="70EEA389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</w:t>
            </w:r>
          </w:p>
        </w:tc>
        <w:tc>
          <w:tcPr>
            <w:tcW w:w="1837" w:type="dxa"/>
          </w:tcPr>
          <w:p w14:paraId="0E04B51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Кесн</w:t>
            </w:r>
            <w:proofErr w:type="spellEnd"/>
          </w:p>
        </w:tc>
        <w:tc>
          <w:tcPr>
            <w:tcW w:w="4117" w:type="dxa"/>
          </w:tcPr>
          <w:p w14:paraId="65A3B94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Отчисления ЕСН</w:t>
            </w:r>
          </w:p>
        </w:tc>
        <w:tc>
          <w:tcPr>
            <w:tcW w:w="1961" w:type="dxa"/>
          </w:tcPr>
          <w:p w14:paraId="550799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31%</w:t>
            </w:r>
          </w:p>
        </w:tc>
        <w:tc>
          <w:tcPr>
            <w:tcW w:w="1937" w:type="dxa"/>
          </w:tcPr>
          <w:p w14:paraId="52CF504D" w14:textId="63860660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6E326A3" w14:textId="76488B7C" w:rsidTr="002C61D1">
        <w:trPr>
          <w:jc w:val="center"/>
        </w:trPr>
        <w:tc>
          <w:tcPr>
            <w:tcW w:w="1136" w:type="dxa"/>
          </w:tcPr>
          <w:p w14:paraId="4707AA7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</w:t>
            </w:r>
          </w:p>
        </w:tc>
        <w:tc>
          <w:tcPr>
            <w:tcW w:w="1837" w:type="dxa"/>
          </w:tcPr>
          <w:p w14:paraId="0C23F53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Коб.цех</w:t>
            </w:r>
            <w:proofErr w:type="spellEnd"/>
          </w:p>
        </w:tc>
        <w:tc>
          <w:tcPr>
            <w:tcW w:w="4117" w:type="dxa"/>
          </w:tcPr>
          <w:p w14:paraId="5A842D1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 xml:space="preserve">Общецеховые </w:t>
            </w:r>
          </w:p>
        </w:tc>
        <w:tc>
          <w:tcPr>
            <w:tcW w:w="1961" w:type="dxa"/>
          </w:tcPr>
          <w:p w14:paraId="1BC2452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90%</w:t>
            </w:r>
          </w:p>
        </w:tc>
        <w:tc>
          <w:tcPr>
            <w:tcW w:w="1937" w:type="dxa"/>
          </w:tcPr>
          <w:p w14:paraId="581C1B5E" w14:textId="27AF6CBD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52063FC" w14:textId="4952C0C9" w:rsidTr="002C61D1">
        <w:trPr>
          <w:jc w:val="center"/>
        </w:trPr>
        <w:tc>
          <w:tcPr>
            <w:tcW w:w="1136" w:type="dxa"/>
          </w:tcPr>
          <w:p w14:paraId="534DE34D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4</w:t>
            </w:r>
          </w:p>
        </w:tc>
        <w:tc>
          <w:tcPr>
            <w:tcW w:w="1837" w:type="dxa"/>
          </w:tcPr>
          <w:p w14:paraId="6E15E1A1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Коб.пр</w:t>
            </w:r>
            <w:proofErr w:type="spellEnd"/>
          </w:p>
        </w:tc>
        <w:tc>
          <w:tcPr>
            <w:tcW w:w="4117" w:type="dxa"/>
          </w:tcPr>
          <w:p w14:paraId="587DC37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Общепроизводственные</w:t>
            </w:r>
          </w:p>
        </w:tc>
        <w:tc>
          <w:tcPr>
            <w:tcW w:w="1961" w:type="dxa"/>
          </w:tcPr>
          <w:p w14:paraId="6BC08E4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80%</w:t>
            </w:r>
          </w:p>
        </w:tc>
        <w:tc>
          <w:tcPr>
            <w:tcW w:w="1937" w:type="dxa"/>
          </w:tcPr>
          <w:p w14:paraId="06BABE7B" w14:textId="0FEB5CAA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0D350FF" w14:textId="452A37E5" w:rsidTr="002C61D1">
        <w:trPr>
          <w:jc w:val="center"/>
        </w:trPr>
        <w:tc>
          <w:tcPr>
            <w:tcW w:w="1136" w:type="dxa"/>
          </w:tcPr>
          <w:p w14:paraId="56A89A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5</w:t>
            </w:r>
          </w:p>
        </w:tc>
        <w:tc>
          <w:tcPr>
            <w:tcW w:w="1837" w:type="dxa"/>
          </w:tcPr>
          <w:p w14:paraId="1D4E604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Кэл</w:t>
            </w:r>
            <w:proofErr w:type="spellEnd"/>
          </w:p>
        </w:tc>
        <w:tc>
          <w:tcPr>
            <w:tcW w:w="4117" w:type="dxa"/>
          </w:tcPr>
          <w:p w14:paraId="62CF8B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Электроэнергия прочая</w:t>
            </w:r>
          </w:p>
        </w:tc>
        <w:tc>
          <w:tcPr>
            <w:tcW w:w="1961" w:type="dxa"/>
          </w:tcPr>
          <w:p w14:paraId="4F3A0B6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7FAF2368" w14:textId="534E9C9B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7AE2421" w14:textId="7CEE371A" w:rsidTr="002C61D1">
        <w:trPr>
          <w:jc w:val="center"/>
        </w:trPr>
        <w:tc>
          <w:tcPr>
            <w:tcW w:w="1136" w:type="dxa"/>
          </w:tcPr>
          <w:p w14:paraId="45D7086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6</w:t>
            </w:r>
          </w:p>
        </w:tc>
        <w:tc>
          <w:tcPr>
            <w:tcW w:w="1837" w:type="dxa"/>
          </w:tcPr>
          <w:p w14:paraId="656B0381" w14:textId="522CC641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</w:t>
            </w:r>
            <w:ins w:id="608" w:author="Екатерина Луткова" w:date="2016-04-19T16:16:00Z">
              <w:r w:rsidR="00A07209">
                <w:rPr>
                  <w:color w:val="FF0000"/>
                  <w:szCs w:val="20"/>
                </w:rPr>
                <w:t>ком</w:t>
              </w:r>
            </w:ins>
            <w:proofErr w:type="spellEnd"/>
            <w:del w:id="609" w:author="Екатерина Луткова" w:date="2016-04-19T16:16:00Z">
              <w:r w:rsidRPr="002C61D1" w:rsidDel="00A07209">
                <w:rPr>
                  <w:color w:val="FF0000"/>
                  <w:szCs w:val="20"/>
                </w:rPr>
                <w:delText>неп</w:delText>
              </w:r>
            </w:del>
          </w:p>
        </w:tc>
        <w:tc>
          <w:tcPr>
            <w:tcW w:w="4117" w:type="dxa"/>
          </w:tcPr>
          <w:p w14:paraId="55726339" w14:textId="3F4EEED2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del w:id="610" w:author="Екатерина Луткова" w:date="2016-04-19T16:16:00Z">
              <w:r w:rsidRPr="002C61D1" w:rsidDel="00A07209">
                <w:rPr>
                  <w:color w:val="FF0000"/>
                  <w:szCs w:val="20"/>
                </w:rPr>
                <w:delText>Непредвиденные</w:delText>
              </w:r>
            </w:del>
            <w:ins w:id="611" w:author="Екатерина Луткова" w:date="2016-04-19T16:16:00Z">
              <w:r w:rsidR="00A07209">
                <w:rPr>
                  <w:color w:val="FF0000"/>
                  <w:szCs w:val="20"/>
                </w:rPr>
                <w:t>Коммерческие</w:t>
              </w:r>
            </w:ins>
          </w:p>
        </w:tc>
        <w:tc>
          <w:tcPr>
            <w:tcW w:w="1961" w:type="dxa"/>
          </w:tcPr>
          <w:p w14:paraId="2055691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1%</w:t>
            </w:r>
          </w:p>
        </w:tc>
        <w:tc>
          <w:tcPr>
            <w:tcW w:w="1937" w:type="dxa"/>
          </w:tcPr>
          <w:p w14:paraId="59C4D70E" w14:textId="09DABEA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3F2A056" w14:textId="6F7B229A" w:rsidTr="002C61D1">
        <w:trPr>
          <w:trHeight w:val="599"/>
          <w:jc w:val="center"/>
        </w:trPr>
        <w:tc>
          <w:tcPr>
            <w:tcW w:w="1136" w:type="dxa"/>
          </w:tcPr>
          <w:p w14:paraId="3EACA80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</w:t>
            </w:r>
          </w:p>
        </w:tc>
        <w:tc>
          <w:tcPr>
            <w:tcW w:w="1837" w:type="dxa"/>
          </w:tcPr>
          <w:p w14:paraId="00B61A0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Крен</w:t>
            </w:r>
          </w:p>
        </w:tc>
        <w:tc>
          <w:tcPr>
            <w:tcW w:w="4117" w:type="dxa"/>
          </w:tcPr>
          <w:p w14:paraId="6511A5C8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Рентабельность</w:t>
            </w:r>
          </w:p>
        </w:tc>
        <w:tc>
          <w:tcPr>
            <w:tcW w:w="1961" w:type="dxa"/>
          </w:tcPr>
          <w:p w14:paraId="7111D3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25%</w:t>
            </w:r>
          </w:p>
        </w:tc>
        <w:tc>
          <w:tcPr>
            <w:tcW w:w="1937" w:type="dxa"/>
          </w:tcPr>
          <w:p w14:paraId="61EB6B13" w14:textId="27D0C611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FA24511" w14:textId="1F779EEE" w:rsidTr="002C61D1">
        <w:trPr>
          <w:jc w:val="center"/>
        </w:trPr>
        <w:tc>
          <w:tcPr>
            <w:tcW w:w="1136" w:type="dxa"/>
          </w:tcPr>
          <w:p w14:paraId="1DFDF343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</w:t>
            </w:r>
          </w:p>
        </w:tc>
        <w:tc>
          <w:tcPr>
            <w:tcW w:w="1837" w:type="dxa"/>
          </w:tcPr>
          <w:p w14:paraId="326A1A05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4117" w:type="dxa"/>
          </w:tcPr>
          <w:p w14:paraId="2B75130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1961" w:type="dxa"/>
          </w:tcPr>
          <w:p w14:paraId="4566B10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18%</w:t>
            </w:r>
          </w:p>
        </w:tc>
        <w:tc>
          <w:tcPr>
            <w:tcW w:w="1937" w:type="dxa"/>
          </w:tcPr>
          <w:p w14:paraId="4B18E0EF" w14:textId="0F4B32E6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1232CA8" w14:textId="147A0DD0" w:rsidTr="002C61D1">
        <w:trPr>
          <w:jc w:val="center"/>
        </w:trPr>
        <w:tc>
          <w:tcPr>
            <w:tcW w:w="1136" w:type="dxa"/>
          </w:tcPr>
          <w:p w14:paraId="5F4069C0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</w:t>
            </w:r>
          </w:p>
        </w:tc>
        <w:tc>
          <w:tcPr>
            <w:tcW w:w="1837" w:type="dxa"/>
          </w:tcPr>
          <w:p w14:paraId="4525DD04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Кст</w:t>
            </w:r>
            <w:proofErr w:type="spellEnd"/>
          </w:p>
        </w:tc>
        <w:tc>
          <w:tcPr>
            <w:tcW w:w="4117" w:type="dxa"/>
          </w:tcPr>
          <w:p w14:paraId="589CBC5E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Стоимость 1 мин времени, руб.</w:t>
            </w:r>
          </w:p>
        </w:tc>
        <w:tc>
          <w:tcPr>
            <w:tcW w:w="1961" w:type="dxa"/>
          </w:tcPr>
          <w:p w14:paraId="0FF33ACB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3,47</w:t>
            </w:r>
          </w:p>
        </w:tc>
        <w:tc>
          <w:tcPr>
            <w:tcW w:w="1937" w:type="dxa"/>
          </w:tcPr>
          <w:p w14:paraId="2970A800" w14:textId="75F4280F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0,00…100,00</w:t>
            </w:r>
          </w:p>
        </w:tc>
      </w:tr>
    </w:tbl>
    <w:p w14:paraId="3D74D145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  <w:rPr>
          <w:rStyle w:val="af"/>
          <w:i w:val="0"/>
        </w:rPr>
      </w:pPr>
      <w:bookmarkStart w:id="612" w:name="_Toc448917583"/>
      <w:r>
        <w:rPr>
          <w:rStyle w:val="af"/>
          <w:i w:val="0"/>
        </w:rPr>
        <w:lastRenderedPageBreak/>
        <w:t>Справочник «Водители»</w:t>
      </w:r>
      <w:bookmarkEnd w:id="612"/>
    </w:p>
    <w:p w14:paraId="458D0C4C" w14:textId="7DCD41A5" w:rsidR="00DD7803" w:rsidRPr="001A525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 w:rsidRPr="001A5253">
        <w:t>Справочник</w:t>
      </w:r>
      <w:r>
        <w:t xml:space="preserve"> «Водители» используется для ввода и хранения информации о водителях. Данные используются для последующего формирования товарно-транспортной накладной </w:t>
      </w:r>
      <w:r w:rsidRPr="00A22838">
        <w:rPr>
          <w:rPrChange w:id="613" w:author="Екатерина Луткова" w:date="2016-04-01T15:53:00Z">
            <w:rPr>
              <w:lang w:val="en-US"/>
            </w:rPr>
          </w:rPrChange>
        </w:rPr>
        <w:t>[</w:t>
      </w:r>
      <w:ins w:id="614" w:author="Екатерина Луткова" w:date="2016-04-01T15:53:00Z">
        <w:r w:rsidR="00A22838">
          <w:t>п. 4.7.4</w:t>
        </w:r>
      </w:ins>
      <w:r w:rsidRPr="00A22838">
        <w:rPr>
          <w:rPrChange w:id="615" w:author="Екатерина Луткова" w:date="2016-04-01T15:53:00Z">
            <w:rPr>
              <w:lang w:val="en-US"/>
            </w:rPr>
          </w:rPrChange>
        </w:rPr>
        <w:t>]</w:t>
      </w:r>
      <w:r>
        <w:t>.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1"/>
      </w:tblGrid>
      <w:tr w:rsidR="00DD7803" w:rsidRPr="001A5253" w14:paraId="03884C6B" w14:textId="77777777" w:rsidTr="00135028">
        <w:tc>
          <w:tcPr>
            <w:tcW w:w="2977" w:type="dxa"/>
          </w:tcPr>
          <w:p w14:paraId="4F1DA8CF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3FE1E7F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1" w:type="dxa"/>
          </w:tcPr>
          <w:p w14:paraId="588BBAC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1A5253" w14:paraId="39C5BA14" w14:textId="77777777" w:rsidTr="00135028">
        <w:tc>
          <w:tcPr>
            <w:tcW w:w="2977" w:type="dxa"/>
          </w:tcPr>
          <w:p w14:paraId="1EE8513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969" w:type="dxa"/>
          </w:tcPr>
          <w:p w14:paraId="51810C4A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551" w:type="dxa"/>
          </w:tcPr>
          <w:p w14:paraId="5EC15423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2C61D1">
              <w:rPr>
                <w:color w:val="FF0000"/>
                <w:szCs w:val="24"/>
              </w:rPr>
              <w:t>(6)</w:t>
            </w:r>
          </w:p>
        </w:tc>
      </w:tr>
      <w:tr w:rsidR="00DD7803" w:rsidRPr="001A5253" w14:paraId="28F497E2" w14:textId="77777777" w:rsidTr="00135028">
        <w:tc>
          <w:tcPr>
            <w:tcW w:w="2977" w:type="dxa"/>
          </w:tcPr>
          <w:p w14:paraId="7180524D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Марка автомобиля</w:t>
            </w:r>
          </w:p>
        </w:tc>
        <w:tc>
          <w:tcPr>
            <w:tcW w:w="3969" w:type="dxa"/>
          </w:tcPr>
          <w:p w14:paraId="62E24749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Газель, Форд и </w:t>
            </w:r>
            <w:proofErr w:type="spellStart"/>
            <w:r w:rsidRPr="002C61D1">
              <w:rPr>
                <w:color w:val="FF0000"/>
                <w:szCs w:val="24"/>
              </w:rPr>
              <w:t>тд</w:t>
            </w:r>
            <w:proofErr w:type="spellEnd"/>
          </w:p>
        </w:tc>
        <w:tc>
          <w:tcPr>
            <w:tcW w:w="2551" w:type="dxa"/>
          </w:tcPr>
          <w:p w14:paraId="1DD5AA57" w14:textId="77777777" w:rsidR="00DD7803" w:rsidRPr="00A22838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rPrChange w:id="616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A22838">
              <w:rPr>
                <w:color w:val="FF0000"/>
                <w:szCs w:val="24"/>
                <w:rPrChange w:id="617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  <w:t>(15)</w:t>
            </w:r>
          </w:p>
        </w:tc>
      </w:tr>
      <w:tr w:rsidR="00DD7803" w:rsidRPr="001A5253" w14:paraId="6627F8FA" w14:textId="77777777" w:rsidTr="00135028">
        <w:tc>
          <w:tcPr>
            <w:tcW w:w="2977" w:type="dxa"/>
          </w:tcPr>
          <w:p w14:paraId="4A738F7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Номерной знак</w:t>
            </w:r>
          </w:p>
        </w:tc>
        <w:tc>
          <w:tcPr>
            <w:tcW w:w="3969" w:type="dxa"/>
          </w:tcPr>
          <w:p w14:paraId="4E54BF2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Х 789 ЕВ</w:t>
            </w:r>
          </w:p>
        </w:tc>
        <w:tc>
          <w:tcPr>
            <w:tcW w:w="2551" w:type="dxa"/>
          </w:tcPr>
          <w:p w14:paraId="2436D221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Char(200)</w:t>
            </w:r>
          </w:p>
        </w:tc>
      </w:tr>
      <w:tr w:rsidR="00DD7803" w:rsidRPr="001A5253" w14:paraId="347287B7" w14:textId="77777777" w:rsidTr="00135028">
        <w:tc>
          <w:tcPr>
            <w:tcW w:w="2977" w:type="dxa"/>
          </w:tcPr>
          <w:p w14:paraId="268789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Водитель</w:t>
            </w:r>
          </w:p>
        </w:tc>
        <w:tc>
          <w:tcPr>
            <w:tcW w:w="3969" w:type="dxa"/>
          </w:tcPr>
          <w:p w14:paraId="38B1F46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Орлов П.Н.</w:t>
            </w:r>
          </w:p>
        </w:tc>
        <w:tc>
          <w:tcPr>
            <w:tcW w:w="2551" w:type="dxa"/>
          </w:tcPr>
          <w:p w14:paraId="1DFAAAA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1A5253" w14:paraId="1EA9C697" w14:textId="77777777" w:rsidTr="00135028">
        <w:tc>
          <w:tcPr>
            <w:tcW w:w="2977" w:type="dxa"/>
          </w:tcPr>
          <w:p w14:paraId="28CD3B4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Удостоверение</w:t>
            </w:r>
          </w:p>
        </w:tc>
        <w:tc>
          <w:tcPr>
            <w:tcW w:w="3969" w:type="dxa"/>
          </w:tcPr>
          <w:p w14:paraId="64686E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Паспортные данные</w:t>
            </w:r>
          </w:p>
        </w:tc>
        <w:tc>
          <w:tcPr>
            <w:tcW w:w="2551" w:type="dxa"/>
          </w:tcPr>
          <w:p w14:paraId="15635468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Char(20)</w:t>
            </w:r>
          </w:p>
        </w:tc>
      </w:tr>
    </w:tbl>
    <w:p w14:paraId="13EED5FD" w14:textId="53E95DB6" w:rsidR="008F403B" w:rsidRDefault="008F403B">
      <w:pPr>
        <w:pStyle w:val="2"/>
        <w:numPr>
          <w:ilvl w:val="2"/>
          <w:numId w:val="6"/>
        </w:numPr>
        <w:spacing w:before="100" w:beforeAutospacing="1" w:after="100" w:afterAutospacing="1" w:line="360" w:lineRule="auto"/>
        <w:jc w:val="both"/>
        <w:rPr>
          <w:ins w:id="618" w:author="Екатерина Луткова" w:date="2016-04-19T11:15:00Z"/>
          <w:noProof/>
          <w:lang w:eastAsia="ru-RU"/>
        </w:rPr>
        <w:pPrChange w:id="619" w:author="Екатерина Луткова" w:date="2016-04-19T11:14:00Z">
          <w:pPr>
            <w:pStyle w:val="2"/>
            <w:numPr>
              <w:ilvl w:val="1"/>
              <w:numId w:val="18"/>
            </w:numPr>
            <w:spacing w:before="100" w:beforeAutospacing="1" w:after="100" w:afterAutospacing="1" w:line="360" w:lineRule="auto"/>
            <w:ind w:left="1429" w:hanging="360"/>
            <w:jc w:val="both"/>
          </w:pPr>
        </w:pPrChange>
      </w:pPr>
      <w:bookmarkStart w:id="620" w:name="_Toc448917584"/>
      <w:ins w:id="621" w:author="Екатерина Луткова" w:date="2016-04-19T11:14:00Z">
        <w:r>
          <w:rPr>
            <w:noProof/>
            <w:lang w:eastAsia="ru-RU"/>
          </w:rPr>
          <w:t>Справочник «Исполнители»</w:t>
        </w:r>
      </w:ins>
      <w:bookmarkEnd w:id="620"/>
    </w:p>
    <w:tbl>
      <w:tblPr>
        <w:tblStyle w:val="aa"/>
        <w:tblW w:w="0" w:type="auto"/>
        <w:tblLook w:val="04A0" w:firstRow="1" w:lastRow="0" w:firstColumn="1" w:lastColumn="0" w:noHBand="0" w:noVBand="1"/>
        <w:tblPrChange w:id="622" w:author="Екатерина Луткова" w:date="2016-04-19T12:09:00Z">
          <w:tblPr>
            <w:tblStyle w:val="aa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2888"/>
        <w:gridCol w:w="2607"/>
        <w:gridCol w:w="2734"/>
        <w:gridCol w:w="2759"/>
        <w:tblGridChange w:id="623">
          <w:tblGrid>
            <w:gridCol w:w="3662"/>
            <w:gridCol w:w="3663"/>
            <w:gridCol w:w="3663"/>
            <w:gridCol w:w="3663"/>
          </w:tblGrid>
        </w:tblGridChange>
      </w:tblGrid>
      <w:tr w:rsidR="00E22B91" w:rsidRPr="00602B66" w14:paraId="42620560" w14:textId="77777777" w:rsidTr="00602B66">
        <w:trPr>
          <w:ins w:id="624" w:author="Екатерина Луткова" w:date="2016-04-19T11:15:00Z"/>
        </w:trPr>
        <w:tc>
          <w:tcPr>
            <w:tcW w:w="2888" w:type="dxa"/>
            <w:tcPrChange w:id="625" w:author="Екатерина Луткова" w:date="2016-04-19T12:09:00Z">
              <w:tcPr>
                <w:tcW w:w="3662" w:type="dxa"/>
              </w:tcPr>
            </w:tcPrChange>
          </w:tcPr>
          <w:p w14:paraId="69ADCFF9" w14:textId="0E1FDB96" w:rsidR="00E22B91" w:rsidRPr="007D2B8A" w:rsidRDefault="00E22B91" w:rsidP="008F403B">
            <w:pPr>
              <w:rPr>
                <w:ins w:id="626" w:author="Екатерина Луткова" w:date="2016-04-19T11:15:00Z"/>
                <w:szCs w:val="24"/>
                <w:lang w:eastAsia="ru-RU"/>
              </w:rPr>
            </w:pPr>
            <w:ins w:id="627" w:author="Екатерина Луткова" w:date="2016-04-19T11:17:00Z">
              <w:r w:rsidRPr="00602B66">
                <w:rPr>
                  <w:szCs w:val="24"/>
                </w:rPr>
                <w:t>Название</w:t>
              </w:r>
            </w:ins>
          </w:p>
        </w:tc>
        <w:tc>
          <w:tcPr>
            <w:tcW w:w="2607" w:type="dxa"/>
            <w:tcPrChange w:id="628" w:author="Екатерина Луткова" w:date="2016-04-19T12:09:00Z">
              <w:tcPr>
                <w:tcW w:w="3663" w:type="dxa"/>
              </w:tcPr>
            </w:tcPrChange>
          </w:tcPr>
          <w:p w14:paraId="4C107B91" w14:textId="7737C79B" w:rsidR="00E22B91" w:rsidRPr="00295E57" w:rsidRDefault="00E22B91" w:rsidP="008F403B">
            <w:pPr>
              <w:rPr>
                <w:ins w:id="629" w:author="Екатерина Луткова" w:date="2016-04-19T11:15:00Z"/>
                <w:szCs w:val="24"/>
                <w:lang w:eastAsia="ru-RU"/>
              </w:rPr>
            </w:pPr>
            <w:ins w:id="630" w:author="Екатерина Луткова" w:date="2016-04-19T11:17:00Z">
              <w:r w:rsidRPr="00602B66">
                <w:rPr>
                  <w:szCs w:val="24"/>
                </w:rPr>
                <w:t>Описание</w:t>
              </w:r>
            </w:ins>
          </w:p>
        </w:tc>
        <w:tc>
          <w:tcPr>
            <w:tcW w:w="2734" w:type="dxa"/>
            <w:tcPrChange w:id="631" w:author="Екатерина Луткова" w:date="2016-04-19T12:09:00Z">
              <w:tcPr>
                <w:tcW w:w="3663" w:type="dxa"/>
              </w:tcPr>
            </w:tcPrChange>
          </w:tcPr>
          <w:p w14:paraId="366B532C" w14:textId="31533391" w:rsidR="00E22B91" w:rsidRPr="00602B66" w:rsidRDefault="00E22B91" w:rsidP="008F403B">
            <w:pPr>
              <w:rPr>
                <w:ins w:id="632" w:author="Екатерина Луткова" w:date="2016-04-19T12:01:00Z"/>
                <w:szCs w:val="24"/>
              </w:rPr>
            </w:pPr>
            <w:ins w:id="633" w:author="Екатерина Луткова" w:date="2016-04-19T12:01:00Z">
              <w:r w:rsidRPr="00602B66">
                <w:rPr>
                  <w:szCs w:val="24"/>
                </w:rPr>
                <w:t>1 организация</w:t>
              </w:r>
            </w:ins>
          </w:p>
        </w:tc>
        <w:tc>
          <w:tcPr>
            <w:tcW w:w="2759" w:type="dxa"/>
            <w:tcPrChange w:id="634" w:author="Екатерина Луткова" w:date="2016-04-19T12:09:00Z">
              <w:tcPr>
                <w:tcW w:w="3663" w:type="dxa"/>
              </w:tcPr>
            </w:tcPrChange>
          </w:tcPr>
          <w:p w14:paraId="2F614A09" w14:textId="49D988B3" w:rsidR="00E22B91" w:rsidRPr="00295E57" w:rsidRDefault="00E22B91" w:rsidP="008F403B">
            <w:pPr>
              <w:rPr>
                <w:ins w:id="635" w:author="Екатерина Луткова" w:date="2016-04-19T11:15:00Z"/>
                <w:szCs w:val="24"/>
                <w:lang w:eastAsia="ru-RU"/>
              </w:rPr>
            </w:pPr>
            <w:ins w:id="636" w:author="Екатерина Луткова" w:date="2016-04-19T12:01:00Z">
              <w:r w:rsidRPr="00602B66">
                <w:rPr>
                  <w:szCs w:val="24"/>
                </w:rPr>
                <w:t>2 организация</w:t>
              </w:r>
            </w:ins>
          </w:p>
        </w:tc>
      </w:tr>
      <w:tr w:rsidR="00E22B91" w:rsidRPr="00602B66" w14:paraId="2A752312" w14:textId="77777777" w:rsidTr="00602B66">
        <w:trPr>
          <w:ins w:id="637" w:author="Екатерина Луткова" w:date="2016-04-19T11:15:00Z"/>
        </w:trPr>
        <w:tc>
          <w:tcPr>
            <w:tcW w:w="2888" w:type="dxa"/>
            <w:tcPrChange w:id="638" w:author="Екатерина Луткова" w:date="2016-04-19T12:09:00Z">
              <w:tcPr>
                <w:tcW w:w="3662" w:type="dxa"/>
              </w:tcPr>
            </w:tcPrChange>
          </w:tcPr>
          <w:p w14:paraId="45750001" w14:textId="5F4E137E" w:rsidR="00E22B91" w:rsidRPr="00602B66" w:rsidRDefault="00E22B91" w:rsidP="00E22B91">
            <w:pPr>
              <w:rPr>
                <w:ins w:id="639" w:author="Екатерина Луткова" w:date="2016-04-19T11:15:00Z"/>
                <w:color w:val="FF0000"/>
                <w:szCs w:val="24"/>
                <w:lang w:eastAsia="ru-RU"/>
                <w:rPrChange w:id="640" w:author="Екатерина Луткова" w:date="2016-04-19T12:11:00Z">
                  <w:rPr>
                    <w:ins w:id="641" w:author="Екатерина Луткова" w:date="2016-04-19T11:15:00Z"/>
                    <w:lang w:eastAsia="ru-RU"/>
                  </w:rPr>
                </w:rPrChange>
              </w:rPr>
            </w:pPr>
            <w:ins w:id="642" w:author="Екатерина Луткова" w:date="2016-04-19T11:56:00Z">
              <w:r w:rsidRPr="00602B66">
                <w:rPr>
                  <w:color w:val="FF0000"/>
                  <w:szCs w:val="24"/>
                  <w:rPrChange w:id="64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№</w:t>
              </w:r>
            </w:ins>
          </w:p>
        </w:tc>
        <w:tc>
          <w:tcPr>
            <w:tcW w:w="2607" w:type="dxa"/>
            <w:tcPrChange w:id="644" w:author="Екатерина Луткова" w:date="2016-04-19T12:09:00Z">
              <w:tcPr>
                <w:tcW w:w="3663" w:type="dxa"/>
              </w:tcPr>
            </w:tcPrChange>
          </w:tcPr>
          <w:p w14:paraId="348DEED2" w14:textId="514EB99D" w:rsidR="00E22B91" w:rsidRPr="00602B66" w:rsidRDefault="00E22B91" w:rsidP="00E22B91">
            <w:pPr>
              <w:rPr>
                <w:ins w:id="645" w:author="Екатерина Луткова" w:date="2016-04-19T11:15:00Z"/>
                <w:color w:val="FF0000"/>
                <w:szCs w:val="24"/>
                <w:lang w:eastAsia="ru-RU"/>
                <w:rPrChange w:id="646" w:author="Екатерина Луткова" w:date="2016-04-19T12:11:00Z">
                  <w:rPr>
                    <w:ins w:id="647" w:author="Екатерина Луткова" w:date="2016-04-19T11:15:00Z"/>
                    <w:lang w:eastAsia="ru-RU"/>
                  </w:rPr>
                </w:rPrChange>
              </w:rPr>
            </w:pPr>
            <w:ins w:id="648" w:author="Екатерина Луткова" w:date="2016-04-19T11:56:00Z">
              <w:r w:rsidRPr="00602B66">
                <w:rPr>
                  <w:color w:val="FF0000"/>
                  <w:szCs w:val="24"/>
                  <w:rPrChange w:id="649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Нумерация автоматическая при добавлении</w:t>
              </w:r>
            </w:ins>
          </w:p>
        </w:tc>
        <w:tc>
          <w:tcPr>
            <w:tcW w:w="2734" w:type="dxa"/>
            <w:tcPrChange w:id="650" w:author="Екатерина Луткова" w:date="2016-04-19T12:09:00Z">
              <w:tcPr>
                <w:tcW w:w="3663" w:type="dxa"/>
              </w:tcPr>
            </w:tcPrChange>
          </w:tcPr>
          <w:p w14:paraId="37CA059C" w14:textId="395E06A1" w:rsidR="00E22B91" w:rsidRPr="00602B66" w:rsidRDefault="00E22B91" w:rsidP="00E22B91">
            <w:pPr>
              <w:rPr>
                <w:ins w:id="651" w:author="Екатерина Луткова" w:date="2016-04-19T12:01:00Z"/>
                <w:color w:val="FF0000"/>
                <w:szCs w:val="24"/>
                <w:rPrChange w:id="652" w:author="Екатерина Луткова" w:date="2016-04-19T12:11:00Z">
                  <w:rPr>
                    <w:ins w:id="653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654" w:author="Екатерина Луткова" w:date="2016-04-19T12:01:00Z">
              <w:r w:rsidRPr="00602B66">
                <w:rPr>
                  <w:color w:val="FF0000"/>
                  <w:szCs w:val="24"/>
                  <w:rPrChange w:id="65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1</w:t>
              </w:r>
            </w:ins>
          </w:p>
        </w:tc>
        <w:tc>
          <w:tcPr>
            <w:tcW w:w="2759" w:type="dxa"/>
            <w:tcPrChange w:id="656" w:author="Екатерина Луткова" w:date="2016-04-19T12:09:00Z">
              <w:tcPr>
                <w:tcW w:w="3663" w:type="dxa"/>
              </w:tcPr>
            </w:tcPrChange>
          </w:tcPr>
          <w:p w14:paraId="440FBA91" w14:textId="10F47DD8" w:rsidR="00E22B91" w:rsidRPr="00602B66" w:rsidRDefault="00602B66">
            <w:pPr>
              <w:ind w:firstLine="708"/>
              <w:rPr>
                <w:ins w:id="657" w:author="Екатерина Луткова" w:date="2016-04-19T11:15:00Z"/>
                <w:color w:val="FF0000"/>
                <w:szCs w:val="24"/>
                <w:lang w:eastAsia="ru-RU"/>
                <w:rPrChange w:id="658" w:author="Екатерина Луткова" w:date="2016-04-19T12:11:00Z">
                  <w:rPr>
                    <w:ins w:id="659" w:author="Екатерина Луткова" w:date="2016-04-19T11:15:00Z"/>
                    <w:lang w:eastAsia="ru-RU"/>
                  </w:rPr>
                </w:rPrChange>
              </w:rPr>
              <w:pPrChange w:id="660" w:author="Екатерина Луткова" w:date="2016-04-19T12:01:00Z">
                <w:pPr/>
              </w:pPrChange>
            </w:pPr>
            <w:ins w:id="661" w:author="Екатерина Луткова" w:date="2016-04-19T12:01:00Z">
              <w:r w:rsidRPr="00602B66">
                <w:rPr>
                  <w:color w:val="FF0000"/>
                  <w:szCs w:val="24"/>
                  <w:lang w:eastAsia="ru-RU"/>
                  <w:rPrChange w:id="662" w:author="Екатерина Луткова" w:date="2016-04-19T12:11:00Z">
                    <w:rPr>
                      <w:lang w:eastAsia="ru-RU"/>
                    </w:rPr>
                  </w:rPrChange>
                </w:rPr>
                <w:t>2</w:t>
              </w:r>
            </w:ins>
          </w:p>
        </w:tc>
      </w:tr>
      <w:tr w:rsidR="00E22B91" w:rsidRPr="00602B66" w14:paraId="2E14095D" w14:textId="77777777" w:rsidTr="00602B66">
        <w:trPr>
          <w:ins w:id="663" w:author="Екатерина Луткова" w:date="2016-04-19T11:15:00Z"/>
        </w:trPr>
        <w:tc>
          <w:tcPr>
            <w:tcW w:w="2888" w:type="dxa"/>
            <w:tcPrChange w:id="664" w:author="Екатерина Луткова" w:date="2016-04-19T12:09:00Z">
              <w:tcPr>
                <w:tcW w:w="3662" w:type="dxa"/>
              </w:tcPr>
            </w:tcPrChange>
          </w:tcPr>
          <w:p w14:paraId="6ACF2D92" w14:textId="5D341F93" w:rsidR="00E22B91" w:rsidRPr="00602B66" w:rsidRDefault="00E22B91" w:rsidP="00E22B91">
            <w:pPr>
              <w:rPr>
                <w:ins w:id="665" w:author="Екатерина Луткова" w:date="2016-04-19T11:15:00Z"/>
                <w:color w:val="FF0000"/>
                <w:szCs w:val="24"/>
                <w:lang w:eastAsia="ru-RU"/>
                <w:rPrChange w:id="666" w:author="Екатерина Луткова" w:date="2016-04-19T12:11:00Z">
                  <w:rPr>
                    <w:ins w:id="667" w:author="Екатерина Луткова" w:date="2016-04-19T11:15:00Z"/>
                    <w:lang w:eastAsia="ru-RU"/>
                  </w:rPr>
                </w:rPrChange>
              </w:rPr>
            </w:pPr>
            <w:ins w:id="668" w:author="Екатерина Луткова" w:date="2016-04-19T11:56:00Z">
              <w:r w:rsidRPr="00602B66">
                <w:rPr>
                  <w:color w:val="FF0000"/>
                  <w:szCs w:val="24"/>
                  <w:rPrChange w:id="669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Наименование организации</w:t>
              </w:r>
            </w:ins>
          </w:p>
        </w:tc>
        <w:tc>
          <w:tcPr>
            <w:tcW w:w="2607" w:type="dxa"/>
            <w:tcPrChange w:id="670" w:author="Екатерина Луткова" w:date="2016-04-19T12:09:00Z">
              <w:tcPr>
                <w:tcW w:w="3663" w:type="dxa"/>
              </w:tcPr>
            </w:tcPrChange>
          </w:tcPr>
          <w:p w14:paraId="2914378C" w14:textId="33AC3EEB" w:rsidR="00E22B91" w:rsidRPr="00602B66" w:rsidRDefault="00E22B91" w:rsidP="00E22B91">
            <w:pPr>
              <w:rPr>
                <w:ins w:id="671" w:author="Екатерина Луткова" w:date="2016-04-19T11:15:00Z"/>
                <w:color w:val="FF0000"/>
                <w:szCs w:val="24"/>
                <w:lang w:eastAsia="ru-RU"/>
                <w:rPrChange w:id="672" w:author="Екатерина Луткова" w:date="2016-04-19T12:11:00Z">
                  <w:rPr>
                    <w:ins w:id="673" w:author="Екатерина Луткова" w:date="2016-04-19T11:15:00Z"/>
                    <w:lang w:eastAsia="ru-RU"/>
                  </w:rPr>
                </w:rPrChange>
              </w:rPr>
            </w:pPr>
            <w:ins w:id="674" w:author="Екатерина Луткова" w:date="2016-04-19T11:56:00Z">
              <w:r w:rsidRPr="00602B66">
                <w:rPr>
                  <w:color w:val="FF0000"/>
                  <w:szCs w:val="24"/>
                  <w:rPrChange w:id="67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Полное наименование организации</w:t>
              </w:r>
            </w:ins>
          </w:p>
        </w:tc>
        <w:tc>
          <w:tcPr>
            <w:tcW w:w="2734" w:type="dxa"/>
            <w:tcPrChange w:id="676" w:author="Екатерина Луткова" w:date="2016-04-19T12:09:00Z">
              <w:tcPr>
                <w:tcW w:w="3663" w:type="dxa"/>
              </w:tcPr>
            </w:tcPrChange>
          </w:tcPr>
          <w:p w14:paraId="04AAA3FC" w14:textId="10C8ACF9" w:rsidR="00E22B91" w:rsidRPr="00602B66" w:rsidRDefault="00602B66" w:rsidP="00E22B91">
            <w:pPr>
              <w:rPr>
                <w:ins w:id="677" w:author="Екатерина Луткова" w:date="2016-04-19T12:01:00Z"/>
                <w:color w:val="FF0000"/>
                <w:szCs w:val="24"/>
                <w:rPrChange w:id="678" w:author="Екатерина Луткова" w:date="2016-04-19T12:11:00Z">
                  <w:rPr>
                    <w:ins w:id="679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680" w:author="Екатерина Луткова" w:date="2016-04-19T12:02:00Z">
              <w:r w:rsidRPr="00602B66">
                <w:rPr>
                  <w:color w:val="FF0000"/>
                  <w:szCs w:val="24"/>
                  <w:rPrChange w:id="68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ООО «ЭЛМА-1»</w:t>
              </w:r>
            </w:ins>
          </w:p>
        </w:tc>
        <w:tc>
          <w:tcPr>
            <w:tcW w:w="2759" w:type="dxa"/>
            <w:tcPrChange w:id="682" w:author="Екатерина Луткова" w:date="2016-04-19T12:09:00Z">
              <w:tcPr>
                <w:tcW w:w="3663" w:type="dxa"/>
              </w:tcPr>
            </w:tcPrChange>
          </w:tcPr>
          <w:p w14:paraId="07A3B2EE" w14:textId="3005D7C4" w:rsidR="00E22B91" w:rsidRPr="00602B66" w:rsidRDefault="00602B66" w:rsidP="00E22B91">
            <w:pPr>
              <w:rPr>
                <w:ins w:id="683" w:author="Екатерина Луткова" w:date="2016-04-19T11:15:00Z"/>
                <w:color w:val="FF0000"/>
                <w:szCs w:val="24"/>
                <w:lang w:eastAsia="ru-RU"/>
                <w:rPrChange w:id="684" w:author="Екатерина Луткова" w:date="2016-04-19T12:11:00Z">
                  <w:rPr>
                    <w:ins w:id="685" w:author="Екатерина Луткова" w:date="2016-04-19T11:15:00Z"/>
                    <w:lang w:eastAsia="ru-RU"/>
                  </w:rPr>
                </w:rPrChange>
              </w:rPr>
            </w:pPr>
            <w:ins w:id="686" w:author="Екатерина Луткова" w:date="2016-04-19T12:09:00Z">
              <w:r w:rsidRPr="00295E57">
                <w:rPr>
                  <w:color w:val="FF0000"/>
                  <w:szCs w:val="24"/>
                  <w:lang w:eastAsia="ru-RU"/>
                </w:rPr>
                <w:t>ООО СКБ «Мысль»</w:t>
              </w:r>
            </w:ins>
          </w:p>
        </w:tc>
      </w:tr>
      <w:tr w:rsidR="00E22B91" w:rsidRPr="00602B66" w14:paraId="41D055A5" w14:textId="77777777" w:rsidTr="00602B66">
        <w:trPr>
          <w:ins w:id="687" w:author="Екатерина Луткова" w:date="2016-04-19T11:15:00Z"/>
        </w:trPr>
        <w:tc>
          <w:tcPr>
            <w:tcW w:w="2888" w:type="dxa"/>
            <w:tcPrChange w:id="688" w:author="Екатерина Луткова" w:date="2016-04-19T12:09:00Z">
              <w:tcPr>
                <w:tcW w:w="3662" w:type="dxa"/>
              </w:tcPr>
            </w:tcPrChange>
          </w:tcPr>
          <w:p w14:paraId="51B7F167" w14:textId="18EC08A2" w:rsidR="00E22B91" w:rsidRPr="00602B66" w:rsidRDefault="00E22B91" w:rsidP="00E22B91">
            <w:pPr>
              <w:rPr>
                <w:ins w:id="689" w:author="Екатерина Луткова" w:date="2016-04-19T11:15:00Z"/>
                <w:color w:val="FF0000"/>
                <w:szCs w:val="24"/>
                <w:lang w:eastAsia="ru-RU"/>
                <w:rPrChange w:id="690" w:author="Екатерина Луткова" w:date="2016-04-19T12:11:00Z">
                  <w:rPr>
                    <w:ins w:id="691" w:author="Екатерина Луткова" w:date="2016-04-19T11:15:00Z"/>
                    <w:lang w:eastAsia="ru-RU"/>
                  </w:rPr>
                </w:rPrChange>
              </w:rPr>
            </w:pPr>
            <w:ins w:id="692" w:author="Екатерина Луткова" w:date="2016-04-19T11:56:00Z">
              <w:r w:rsidRPr="00602B66">
                <w:rPr>
                  <w:color w:val="FF0000"/>
                  <w:szCs w:val="24"/>
                  <w:rPrChange w:id="69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Адрес</w:t>
              </w:r>
            </w:ins>
          </w:p>
        </w:tc>
        <w:tc>
          <w:tcPr>
            <w:tcW w:w="2607" w:type="dxa"/>
            <w:tcPrChange w:id="694" w:author="Екатерина Луткова" w:date="2016-04-19T12:09:00Z">
              <w:tcPr>
                <w:tcW w:w="3663" w:type="dxa"/>
              </w:tcPr>
            </w:tcPrChange>
          </w:tcPr>
          <w:p w14:paraId="18B4D43D" w14:textId="3213E912" w:rsidR="00E22B91" w:rsidRPr="00602B66" w:rsidRDefault="00E22B91" w:rsidP="00E22B91">
            <w:pPr>
              <w:rPr>
                <w:ins w:id="695" w:author="Екатерина Луткова" w:date="2016-04-19T11:15:00Z"/>
                <w:color w:val="FF0000"/>
                <w:szCs w:val="24"/>
                <w:lang w:eastAsia="ru-RU"/>
                <w:rPrChange w:id="696" w:author="Екатерина Луткова" w:date="2016-04-19T12:11:00Z">
                  <w:rPr>
                    <w:ins w:id="697" w:author="Екатерина Луткова" w:date="2016-04-19T11:15:00Z"/>
                    <w:lang w:eastAsia="ru-RU"/>
                  </w:rPr>
                </w:rPrChange>
              </w:rPr>
            </w:pPr>
            <w:ins w:id="698" w:author="Екатерина Луткова" w:date="2016-04-19T11:56:00Z">
              <w:r w:rsidRPr="00602B66">
                <w:rPr>
                  <w:color w:val="FF0000"/>
                  <w:szCs w:val="24"/>
                  <w:rPrChange w:id="699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Полный адрес организации</w:t>
              </w:r>
            </w:ins>
          </w:p>
        </w:tc>
        <w:tc>
          <w:tcPr>
            <w:tcW w:w="2734" w:type="dxa"/>
            <w:tcPrChange w:id="700" w:author="Екатерина Луткова" w:date="2016-04-19T12:09:00Z">
              <w:tcPr>
                <w:tcW w:w="3663" w:type="dxa"/>
              </w:tcPr>
            </w:tcPrChange>
          </w:tcPr>
          <w:p w14:paraId="39ABE161" w14:textId="3EF250FE" w:rsidR="00E22B91" w:rsidRPr="00602B66" w:rsidRDefault="00602B66" w:rsidP="00E22B91">
            <w:pPr>
              <w:rPr>
                <w:ins w:id="701" w:author="Екатерина Луткова" w:date="2016-04-19T12:01:00Z"/>
                <w:color w:val="FF0000"/>
                <w:szCs w:val="24"/>
                <w:rPrChange w:id="702" w:author="Екатерина Луткова" w:date="2016-04-19T12:11:00Z">
                  <w:rPr>
                    <w:ins w:id="703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704" w:author="Екатерина Луткова" w:date="2016-04-19T12:02:00Z">
              <w:r w:rsidRPr="00602B66">
                <w:rPr>
                  <w:color w:val="FF0000"/>
                  <w:szCs w:val="24"/>
                  <w:rPrChange w:id="70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 xml:space="preserve">620076, г. Екатеринбург, пл. Жуковского, 1 </w:t>
              </w:r>
            </w:ins>
            <w:ins w:id="706" w:author="Екатерина Луткова" w:date="2016-04-19T12:03:00Z">
              <w:r w:rsidRPr="00602B66">
                <w:rPr>
                  <w:color w:val="FF0000"/>
                  <w:szCs w:val="24"/>
                  <w:rPrChange w:id="707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«В»</w:t>
              </w:r>
            </w:ins>
          </w:p>
        </w:tc>
        <w:tc>
          <w:tcPr>
            <w:tcW w:w="2759" w:type="dxa"/>
            <w:tcPrChange w:id="708" w:author="Екатерина Луткова" w:date="2016-04-19T12:09:00Z">
              <w:tcPr>
                <w:tcW w:w="3663" w:type="dxa"/>
              </w:tcPr>
            </w:tcPrChange>
          </w:tcPr>
          <w:p w14:paraId="6C3ED723" w14:textId="25F694CB" w:rsidR="00E22B91" w:rsidRPr="00602B66" w:rsidRDefault="00602B66" w:rsidP="00E22B91">
            <w:pPr>
              <w:rPr>
                <w:ins w:id="709" w:author="Екатерина Луткова" w:date="2016-04-19T11:15:00Z"/>
                <w:color w:val="FF0000"/>
                <w:szCs w:val="24"/>
                <w:lang w:eastAsia="ru-RU"/>
                <w:rPrChange w:id="710" w:author="Екатерина Луткова" w:date="2016-04-19T12:11:00Z">
                  <w:rPr>
                    <w:ins w:id="711" w:author="Екатерина Луткова" w:date="2016-04-19T11:15:00Z"/>
                    <w:lang w:eastAsia="ru-RU"/>
                  </w:rPr>
                </w:rPrChange>
              </w:rPr>
            </w:pPr>
            <w:ins w:id="712" w:author="Екатерина Луткова" w:date="2016-04-19T12:09:00Z">
              <w:r w:rsidRPr="00602B66">
                <w:rPr>
                  <w:color w:val="FF0000"/>
                  <w:szCs w:val="24"/>
                  <w:rPrChange w:id="71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620076, г. Екатеринбург, пл. Жуковского, 1 «В»</w:t>
              </w:r>
            </w:ins>
          </w:p>
        </w:tc>
      </w:tr>
      <w:tr w:rsidR="00E22B91" w:rsidRPr="00602B66" w14:paraId="7749B0BD" w14:textId="77777777" w:rsidTr="00602B66">
        <w:trPr>
          <w:ins w:id="714" w:author="Екатерина Луткова" w:date="2016-04-19T11:15:00Z"/>
        </w:trPr>
        <w:tc>
          <w:tcPr>
            <w:tcW w:w="2888" w:type="dxa"/>
            <w:tcPrChange w:id="715" w:author="Екатерина Луткова" w:date="2016-04-19T12:09:00Z">
              <w:tcPr>
                <w:tcW w:w="3662" w:type="dxa"/>
              </w:tcPr>
            </w:tcPrChange>
          </w:tcPr>
          <w:p w14:paraId="70728590" w14:textId="6D03B4BB" w:rsidR="00E22B91" w:rsidRPr="00602B66" w:rsidRDefault="00E22B91" w:rsidP="00E22B91">
            <w:pPr>
              <w:rPr>
                <w:ins w:id="716" w:author="Екатерина Луткова" w:date="2016-04-19T11:15:00Z"/>
                <w:color w:val="FF0000"/>
                <w:szCs w:val="24"/>
                <w:lang w:eastAsia="ru-RU"/>
                <w:rPrChange w:id="717" w:author="Екатерина Луткова" w:date="2016-04-19T12:11:00Z">
                  <w:rPr>
                    <w:ins w:id="718" w:author="Екатерина Луткова" w:date="2016-04-19T11:15:00Z"/>
                    <w:lang w:eastAsia="ru-RU"/>
                  </w:rPr>
                </w:rPrChange>
              </w:rPr>
            </w:pPr>
            <w:ins w:id="719" w:author="Екатерина Луткова" w:date="2016-04-19T11:59:00Z">
              <w:r w:rsidRPr="00602B66">
                <w:rPr>
                  <w:color w:val="FF0000"/>
                  <w:szCs w:val="24"/>
                  <w:rPrChange w:id="72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Ген. директор</w:t>
              </w:r>
            </w:ins>
          </w:p>
        </w:tc>
        <w:tc>
          <w:tcPr>
            <w:tcW w:w="2607" w:type="dxa"/>
            <w:tcPrChange w:id="721" w:author="Екатерина Луткова" w:date="2016-04-19T12:09:00Z">
              <w:tcPr>
                <w:tcW w:w="3663" w:type="dxa"/>
              </w:tcPr>
            </w:tcPrChange>
          </w:tcPr>
          <w:p w14:paraId="747AD15B" w14:textId="7D72797C" w:rsidR="00E22B91" w:rsidRPr="00602B66" w:rsidRDefault="00E22B91" w:rsidP="00E22B91">
            <w:pPr>
              <w:rPr>
                <w:ins w:id="722" w:author="Екатерина Луткова" w:date="2016-04-19T11:15:00Z"/>
                <w:color w:val="FF0000"/>
                <w:szCs w:val="24"/>
                <w:lang w:eastAsia="ru-RU"/>
                <w:rPrChange w:id="723" w:author="Екатерина Луткова" w:date="2016-04-19T12:11:00Z">
                  <w:rPr>
                    <w:ins w:id="724" w:author="Екатерина Луткова" w:date="2016-04-19T11:15:00Z"/>
                    <w:lang w:eastAsia="ru-RU"/>
                  </w:rPr>
                </w:rPrChange>
              </w:rPr>
            </w:pPr>
            <w:ins w:id="725" w:author="Екатерина Луткова" w:date="2016-04-19T11:56:00Z">
              <w:r w:rsidRPr="00602B66">
                <w:rPr>
                  <w:color w:val="FF0000"/>
                  <w:szCs w:val="24"/>
                  <w:rPrChange w:id="72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ФИО</w:t>
              </w:r>
            </w:ins>
          </w:p>
        </w:tc>
        <w:tc>
          <w:tcPr>
            <w:tcW w:w="2734" w:type="dxa"/>
            <w:tcPrChange w:id="727" w:author="Екатерина Луткова" w:date="2016-04-19T12:09:00Z">
              <w:tcPr>
                <w:tcW w:w="3663" w:type="dxa"/>
              </w:tcPr>
            </w:tcPrChange>
          </w:tcPr>
          <w:p w14:paraId="11F9031A" w14:textId="7119EF9F" w:rsidR="00E22B91" w:rsidRPr="00602B66" w:rsidRDefault="00602B66" w:rsidP="00E22B91">
            <w:pPr>
              <w:rPr>
                <w:ins w:id="728" w:author="Екатерина Луткова" w:date="2016-04-19T12:01:00Z"/>
                <w:color w:val="FF0000"/>
                <w:szCs w:val="24"/>
                <w:rPrChange w:id="729" w:author="Екатерина Луткова" w:date="2016-04-19T12:11:00Z">
                  <w:rPr>
                    <w:ins w:id="730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731" w:author="Екатерина Луткова" w:date="2016-04-19T12:03:00Z">
              <w:r w:rsidRPr="00602B66">
                <w:rPr>
                  <w:color w:val="FF0000"/>
                  <w:szCs w:val="24"/>
                  <w:rPrChange w:id="73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Холодников Юрий Васильевич</w:t>
              </w:r>
            </w:ins>
          </w:p>
        </w:tc>
        <w:tc>
          <w:tcPr>
            <w:tcW w:w="2759" w:type="dxa"/>
            <w:tcPrChange w:id="733" w:author="Екатерина Луткова" w:date="2016-04-19T12:09:00Z">
              <w:tcPr>
                <w:tcW w:w="3663" w:type="dxa"/>
              </w:tcPr>
            </w:tcPrChange>
          </w:tcPr>
          <w:p w14:paraId="26BE8D91" w14:textId="04827549" w:rsidR="00E22B91" w:rsidRPr="00602B66" w:rsidRDefault="00602B66" w:rsidP="00E22B91">
            <w:pPr>
              <w:rPr>
                <w:ins w:id="734" w:author="Екатерина Луткова" w:date="2016-04-19T11:15:00Z"/>
                <w:color w:val="FF0000"/>
                <w:szCs w:val="24"/>
                <w:lang w:eastAsia="ru-RU"/>
                <w:rPrChange w:id="735" w:author="Екатерина Луткова" w:date="2016-04-19T12:11:00Z">
                  <w:rPr>
                    <w:ins w:id="736" w:author="Екатерина Луткова" w:date="2016-04-19T11:15:00Z"/>
                    <w:lang w:eastAsia="ru-RU"/>
                  </w:rPr>
                </w:rPrChange>
              </w:rPr>
            </w:pPr>
            <w:ins w:id="737" w:author="Екатерина Луткова" w:date="2016-04-19T12:09:00Z">
              <w:r w:rsidRPr="00602B66">
                <w:rPr>
                  <w:color w:val="FF0000"/>
                  <w:szCs w:val="24"/>
                  <w:rPrChange w:id="738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Холодников Юрий Васильевич</w:t>
              </w:r>
            </w:ins>
          </w:p>
        </w:tc>
      </w:tr>
      <w:tr w:rsidR="00E22B91" w:rsidRPr="00602B66" w14:paraId="730EF9B3" w14:textId="77777777" w:rsidTr="00602B66">
        <w:trPr>
          <w:ins w:id="739" w:author="Екатерина Луткова" w:date="2016-04-19T11:15:00Z"/>
        </w:trPr>
        <w:tc>
          <w:tcPr>
            <w:tcW w:w="2888" w:type="dxa"/>
            <w:tcPrChange w:id="740" w:author="Екатерина Луткова" w:date="2016-04-19T12:09:00Z">
              <w:tcPr>
                <w:tcW w:w="3662" w:type="dxa"/>
              </w:tcPr>
            </w:tcPrChange>
          </w:tcPr>
          <w:p w14:paraId="610E4449" w14:textId="4167A5FC" w:rsidR="00E22B91" w:rsidRPr="00602B66" w:rsidRDefault="00E22B91">
            <w:pPr>
              <w:rPr>
                <w:ins w:id="741" w:author="Екатерина Луткова" w:date="2016-04-19T11:15:00Z"/>
                <w:color w:val="FF0000"/>
                <w:szCs w:val="24"/>
                <w:lang w:eastAsia="ru-RU"/>
                <w:rPrChange w:id="742" w:author="Екатерина Луткова" w:date="2016-04-19T12:11:00Z">
                  <w:rPr>
                    <w:ins w:id="743" w:author="Екатерина Луткова" w:date="2016-04-19T11:15:00Z"/>
                    <w:lang w:eastAsia="ru-RU"/>
                  </w:rPr>
                </w:rPrChange>
              </w:rPr>
            </w:pPr>
            <w:ins w:id="744" w:author="Екатерина Луткова" w:date="2016-04-19T11:56:00Z">
              <w:r w:rsidRPr="00602B66">
                <w:rPr>
                  <w:color w:val="FF0000"/>
                  <w:szCs w:val="24"/>
                  <w:rPrChange w:id="74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Главный бухгалтер</w:t>
              </w:r>
            </w:ins>
          </w:p>
        </w:tc>
        <w:tc>
          <w:tcPr>
            <w:tcW w:w="2607" w:type="dxa"/>
            <w:tcPrChange w:id="746" w:author="Екатерина Луткова" w:date="2016-04-19T12:09:00Z">
              <w:tcPr>
                <w:tcW w:w="3663" w:type="dxa"/>
              </w:tcPr>
            </w:tcPrChange>
          </w:tcPr>
          <w:p w14:paraId="7B5E87A5" w14:textId="029AD039" w:rsidR="00E22B91" w:rsidRPr="00602B66" w:rsidRDefault="00E22B91" w:rsidP="00E22B91">
            <w:pPr>
              <w:rPr>
                <w:ins w:id="747" w:author="Екатерина Луткова" w:date="2016-04-19T11:15:00Z"/>
                <w:color w:val="FF0000"/>
                <w:szCs w:val="24"/>
                <w:lang w:eastAsia="ru-RU"/>
                <w:rPrChange w:id="748" w:author="Екатерина Луткова" w:date="2016-04-19T12:11:00Z">
                  <w:rPr>
                    <w:ins w:id="749" w:author="Екатерина Луткова" w:date="2016-04-19T11:15:00Z"/>
                    <w:lang w:eastAsia="ru-RU"/>
                  </w:rPr>
                </w:rPrChange>
              </w:rPr>
            </w:pPr>
            <w:ins w:id="750" w:author="Екатерина Луткова" w:date="2016-04-19T11:56:00Z">
              <w:r w:rsidRPr="00602B66">
                <w:rPr>
                  <w:color w:val="FF0000"/>
                  <w:szCs w:val="24"/>
                  <w:rPrChange w:id="75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ФИО</w:t>
              </w:r>
            </w:ins>
          </w:p>
        </w:tc>
        <w:tc>
          <w:tcPr>
            <w:tcW w:w="2734" w:type="dxa"/>
            <w:tcPrChange w:id="752" w:author="Екатерина Луткова" w:date="2016-04-19T12:09:00Z">
              <w:tcPr>
                <w:tcW w:w="3663" w:type="dxa"/>
              </w:tcPr>
            </w:tcPrChange>
          </w:tcPr>
          <w:p w14:paraId="1A5901B0" w14:textId="0B0A8E51" w:rsidR="00E22B91" w:rsidRPr="00602B66" w:rsidRDefault="00602B66" w:rsidP="00E22B91">
            <w:pPr>
              <w:rPr>
                <w:ins w:id="753" w:author="Екатерина Луткова" w:date="2016-04-19T12:01:00Z"/>
                <w:color w:val="FF0000"/>
                <w:szCs w:val="24"/>
                <w:rPrChange w:id="754" w:author="Екатерина Луткова" w:date="2016-04-19T12:11:00Z">
                  <w:rPr>
                    <w:ins w:id="755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756" w:author="Екатерина Луткова" w:date="2016-04-19T12:03:00Z">
              <w:r w:rsidRPr="00602B66">
                <w:rPr>
                  <w:color w:val="FF0000"/>
                  <w:szCs w:val="24"/>
                  <w:rPrChange w:id="757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Холодникова Вера Петровна</w:t>
              </w:r>
            </w:ins>
          </w:p>
        </w:tc>
        <w:tc>
          <w:tcPr>
            <w:tcW w:w="2759" w:type="dxa"/>
            <w:tcPrChange w:id="758" w:author="Екатерина Луткова" w:date="2016-04-19T12:09:00Z">
              <w:tcPr>
                <w:tcW w:w="3663" w:type="dxa"/>
              </w:tcPr>
            </w:tcPrChange>
          </w:tcPr>
          <w:p w14:paraId="7486D10E" w14:textId="1BDA290B" w:rsidR="00E22B91" w:rsidRPr="00602B66" w:rsidRDefault="00602B66" w:rsidP="00E22B91">
            <w:pPr>
              <w:rPr>
                <w:ins w:id="759" w:author="Екатерина Луткова" w:date="2016-04-19T11:15:00Z"/>
                <w:color w:val="FF0000"/>
                <w:szCs w:val="24"/>
                <w:lang w:eastAsia="ru-RU"/>
                <w:rPrChange w:id="760" w:author="Екатерина Луткова" w:date="2016-04-19T12:11:00Z">
                  <w:rPr>
                    <w:ins w:id="761" w:author="Екатерина Луткова" w:date="2016-04-19T11:15:00Z"/>
                    <w:lang w:eastAsia="ru-RU"/>
                  </w:rPr>
                </w:rPrChange>
              </w:rPr>
            </w:pPr>
            <w:proofErr w:type="spellStart"/>
            <w:ins w:id="762" w:author="Екатерина Луткова" w:date="2016-04-19T12:09:00Z">
              <w:r w:rsidRPr="00295E57">
                <w:rPr>
                  <w:color w:val="FF0000"/>
                  <w:szCs w:val="24"/>
                  <w:lang w:eastAsia="ru-RU"/>
                </w:rPr>
                <w:t>Раупова</w:t>
              </w:r>
              <w:proofErr w:type="spellEnd"/>
              <w:r w:rsidRPr="00295E57">
                <w:rPr>
                  <w:color w:val="FF0000"/>
                  <w:szCs w:val="24"/>
                  <w:lang w:eastAsia="ru-RU"/>
                </w:rPr>
                <w:t xml:space="preserve"> Татьяна Васильевна</w:t>
              </w:r>
            </w:ins>
          </w:p>
        </w:tc>
      </w:tr>
      <w:tr w:rsidR="00E22B91" w:rsidRPr="00602B66" w14:paraId="11659B38" w14:textId="77777777" w:rsidTr="00602B66">
        <w:trPr>
          <w:ins w:id="763" w:author="Екатерина Луткова" w:date="2016-04-19T11:15:00Z"/>
        </w:trPr>
        <w:tc>
          <w:tcPr>
            <w:tcW w:w="2888" w:type="dxa"/>
            <w:tcPrChange w:id="764" w:author="Екатерина Луткова" w:date="2016-04-19T12:09:00Z">
              <w:tcPr>
                <w:tcW w:w="3662" w:type="dxa"/>
              </w:tcPr>
            </w:tcPrChange>
          </w:tcPr>
          <w:p w14:paraId="208E2C5C" w14:textId="22AC1544" w:rsidR="00E22B91" w:rsidRPr="00602B66" w:rsidRDefault="00E22B91">
            <w:pPr>
              <w:spacing w:before="120" w:after="120" w:line="240" w:lineRule="auto"/>
              <w:rPr>
                <w:ins w:id="765" w:author="Екатерина Луткова" w:date="2016-04-19T11:15:00Z"/>
                <w:color w:val="FF0000"/>
                <w:szCs w:val="24"/>
                <w:lang w:eastAsia="ru-RU"/>
                <w:rPrChange w:id="766" w:author="Екатерина Луткова" w:date="2016-04-19T12:11:00Z">
                  <w:rPr>
                    <w:ins w:id="767" w:author="Екатерина Луткова" w:date="2016-04-19T11:15:00Z"/>
                    <w:lang w:eastAsia="ru-RU"/>
                  </w:rPr>
                </w:rPrChange>
              </w:rPr>
              <w:pPrChange w:id="768" w:author="Екатерина Луткова" w:date="2016-04-19T12:11:00Z">
                <w:pPr/>
              </w:pPrChange>
            </w:pPr>
            <w:ins w:id="769" w:author="Екатерина Луткова" w:date="2016-04-19T11:56:00Z">
              <w:r w:rsidRPr="00602B66">
                <w:rPr>
                  <w:color w:val="FF0000"/>
                  <w:szCs w:val="24"/>
                  <w:rPrChange w:id="770" w:author="Екатерина Луткова" w:date="2016-04-19T12:11:00Z">
                    <w:rPr>
                      <w:sz w:val="22"/>
                    </w:rPr>
                  </w:rPrChange>
                </w:rPr>
                <w:t>Телефон</w:t>
              </w:r>
            </w:ins>
          </w:p>
        </w:tc>
        <w:tc>
          <w:tcPr>
            <w:tcW w:w="2607" w:type="dxa"/>
            <w:tcPrChange w:id="771" w:author="Екатерина Луткова" w:date="2016-04-19T12:09:00Z">
              <w:tcPr>
                <w:tcW w:w="3663" w:type="dxa"/>
              </w:tcPr>
            </w:tcPrChange>
          </w:tcPr>
          <w:p w14:paraId="3EB888D7" w14:textId="77777777" w:rsidR="00E22B91" w:rsidRPr="00602B66" w:rsidRDefault="00E22B91">
            <w:pPr>
              <w:spacing w:before="120" w:after="120" w:line="240" w:lineRule="auto"/>
              <w:jc w:val="both"/>
              <w:rPr>
                <w:ins w:id="772" w:author="Екатерина Луткова" w:date="2016-04-19T11:56:00Z"/>
                <w:color w:val="FF0000"/>
                <w:szCs w:val="24"/>
                <w:rPrChange w:id="773" w:author="Екатерина Луткова" w:date="2016-04-19T12:11:00Z">
                  <w:rPr>
                    <w:ins w:id="774" w:author="Екатерина Луткова" w:date="2016-04-19T11:56:00Z"/>
                  </w:rPr>
                </w:rPrChange>
              </w:rPr>
              <w:pPrChange w:id="775" w:author="Екатерина Луткова" w:date="2016-04-19T12:11:00Z">
                <w:pPr>
                  <w:spacing w:before="100" w:beforeAutospacing="1" w:after="100" w:afterAutospacing="1" w:line="360" w:lineRule="auto"/>
                  <w:jc w:val="both"/>
                </w:pPr>
              </w:pPrChange>
            </w:pPr>
            <w:ins w:id="776" w:author="Екатерина Луткова" w:date="2016-04-19T11:56:00Z">
              <w:r w:rsidRPr="00602B66">
                <w:rPr>
                  <w:color w:val="FF0000"/>
                  <w:szCs w:val="24"/>
                  <w:rPrChange w:id="777" w:author="Екатерина Луткова" w:date="2016-04-19T12:11:00Z">
                    <w:rPr>
                      <w:sz w:val="22"/>
                    </w:rPr>
                  </w:rPrChange>
                </w:rPr>
                <w:t xml:space="preserve">Контактный телефон. </w:t>
              </w:r>
            </w:ins>
          </w:p>
          <w:p w14:paraId="0948814B" w14:textId="48668512" w:rsidR="00E22B91" w:rsidRPr="00602B66" w:rsidRDefault="00E22B91">
            <w:pPr>
              <w:spacing w:before="120" w:after="120" w:line="240" w:lineRule="auto"/>
              <w:rPr>
                <w:ins w:id="778" w:author="Екатерина Луткова" w:date="2016-04-19T11:15:00Z"/>
                <w:color w:val="FF0000"/>
                <w:szCs w:val="24"/>
                <w:lang w:eastAsia="ru-RU"/>
                <w:rPrChange w:id="779" w:author="Екатерина Луткова" w:date="2016-04-19T12:11:00Z">
                  <w:rPr>
                    <w:ins w:id="780" w:author="Екатерина Луткова" w:date="2016-04-19T11:15:00Z"/>
                    <w:lang w:eastAsia="ru-RU"/>
                  </w:rPr>
                </w:rPrChange>
              </w:rPr>
              <w:pPrChange w:id="781" w:author="Екатерина Луткова" w:date="2016-04-19T12:11:00Z">
                <w:pPr/>
              </w:pPrChange>
            </w:pPr>
            <w:ins w:id="782" w:author="Екатерина Луткова" w:date="2016-04-19T11:56:00Z">
              <w:r w:rsidRPr="00602B66">
                <w:rPr>
                  <w:color w:val="FF0000"/>
                  <w:szCs w:val="24"/>
                  <w:rPrChange w:id="783" w:author="Екатерина Луткова" w:date="2016-04-19T12:11:00Z">
                    <w:rPr>
                      <w:sz w:val="22"/>
                    </w:rPr>
                  </w:rPrChange>
                </w:rPr>
                <w:t xml:space="preserve">Шаблон ввода: +7(000) 000-00-00 </w:t>
              </w:r>
            </w:ins>
          </w:p>
        </w:tc>
        <w:tc>
          <w:tcPr>
            <w:tcW w:w="2734" w:type="dxa"/>
            <w:tcPrChange w:id="784" w:author="Екатерина Луткова" w:date="2016-04-19T12:09:00Z">
              <w:tcPr>
                <w:tcW w:w="3663" w:type="dxa"/>
              </w:tcPr>
            </w:tcPrChange>
          </w:tcPr>
          <w:p w14:paraId="7177D75A" w14:textId="77777777" w:rsidR="00602B66" w:rsidRPr="00602B66" w:rsidRDefault="00602B66">
            <w:pPr>
              <w:spacing w:before="120" w:after="120" w:line="240" w:lineRule="auto"/>
              <w:rPr>
                <w:ins w:id="785" w:author="Екатерина Луткова" w:date="2016-04-19T12:03:00Z"/>
                <w:color w:val="FF0000"/>
                <w:szCs w:val="24"/>
                <w:rPrChange w:id="786" w:author="Екатерина Луткова" w:date="2016-04-19T12:11:00Z">
                  <w:rPr>
                    <w:ins w:id="787" w:author="Екатерина Луткова" w:date="2016-04-19T12:03:00Z"/>
                    <w:sz w:val="22"/>
                  </w:rPr>
                </w:rPrChange>
              </w:rPr>
              <w:pPrChange w:id="788" w:author="Екатерина Луткова" w:date="2016-04-19T12:11:00Z">
                <w:pPr/>
              </w:pPrChange>
            </w:pPr>
            <w:ins w:id="789" w:author="Екатерина Луткова" w:date="2016-04-19T12:03:00Z">
              <w:r w:rsidRPr="00602B66">
                <w:rPr>
                  <w:color w:val="FF0000"/>
                  <w:szCs w:val="24"/>
                  <w:rPrChange w:id="790" w:author="Екатерина Луткова" w:date="2016-04-19T12:11:00Z">
                    <w:rPr>
                      <w:sz w:val="22"/>
                    </w:rPr>
                  </w:rPrChange>
                </w:rPr>
                <w:t>(343) 295-98-29,</w:t>
              </w:r>
            </w:ins>
          </w:p>
          <w:p w14:paraId="6E684E82" w14:textId="067F9E05" w:rsidR="00602B66" w:rsidRPr="00602B66" w:rsidRDefault="00602B66">
            <w:pPr>
              <w:spacing w:before="120" w:after="120" w:line="240" w:lineRule="auto"/>
              <w:rPr>
                <w:ins w:id="791" w:author="Екатерина Луткова" w:date="2016-04-19T12:01:00Z"/>
                <w:color w:val="FF0000"/>
                <w:szCs w:val="24"/>
                <w:rPrChange w:id="792" w:author="Екатерина Луткова" w:date="2016-04-19T12:11:00Z">
                  <w:rPr>
                    <w:ins w:id="793" w:author="Екатерина Луткова" w:date="2016-04-19T12:01:00Z"/>
                    <w:sz w:val="22"/>
                    <w:lang w:val="en-US"/>
                  </w:rPr>
                </w:rPrChange>
              </w:rPr>
              <w:pPrChange w:id="794" w:author="Екатерина Луткова" w:date="2016-04-19T12:11:00Z">
                <w:pPr/>
              </w:pPrChange>
            </w:pPr>
            <w:ins w:id="795" w:author="Екатерина Луткова" w:date="2016-04-19T12:03:00Z">
              <w:r w:rsidRPr="00602B66">
                <w:rPr>
                  <w:color w:val="FF0000"/>
                  <w:szCs w:val="24"/>
                  <w:rPrChange w:id="796" w:author="Екатерина Луткова" w:date="2016-04-19T12:11:00Z">
                    <w:rPr>
                      <w:sz w:val="22"/>
                    </w:rPr>
                  </w:rPrChange>
                </w:rPr>
                <w:t xml:space="preserve">         256</w:t>
              </w:r>
            </w:ins>
            <w:ins w:id="797" w:author="Екатерина Луткова" w:date="2016-04-19T12:04:00Z">
              <w:r w:rsidRPr="00602B66">
                <w:rPr>
                  <w:color w:val="FF0000"/>
                  <w:szCs w:val="24"/>
                  <w:rPrChange w:id="798" w:author="Екатерина Луткова" w:date="2016-04-19T12:11:00Z">
                    <w:rPr>
                      <w:sz w:val="22"/>
                    </w:rPr>
                  </w:rPrChange>
                </w:rPr>
                <w:t>-75-25</w:t>
              </w:r>
            </w:ins>
          </w:p>
        </w:tc>
        <w:tc>
          <w:tcPr>
            <w:tcW w:w="2759" w:type="dxa"/>
            <w:tcPrChange w:id="799" w:author="Екатерина Луткова" w:date="2016-04-19T12:09:00Z">
              <w:tcPr>
                <w:tcW w:w="3663" w:type="dxa"/>
              </w:tcPr>
            </w:tcPrChange>
          </w:tcPr>
          <w:p w14:paraId="223A6F34" w14:textId="77777777" w:rsidR="00602B66" w:rsidRPr="00602B66" w:rsidRDefault="00602B66">
            <w:pPr>
              <w:spacing w:before="120" w:after="120" w:line="240" w:lineRule="auto"/>
              <w:rPr>
                <w:ins w:id="800" w:author="Екатерина Луткова" w:date="2016-04-19T12:10:00Z"/>
                <w:color w:val="FF0000"/>
                <w:szCs w:val="24"/>
                <w:rPrChange w:id="801" w:author="Екатерина Луткова" w:date="2016-04-19T12:11:00Z">
                  <w:rPr>
                    <w:ins w:id="802" w:author="Екатерина Луткова" w:date="2016-04-19T12:10:00Z"/>
                    <w:color w:val="FF0000"/>
                    <w:sz w:val="22"/>
                  </w:rPr>
                </w:rPrChange>
              </w:rPr>
              <w:pPrChange w:id="803" w:author="Екатерина Луткова" w:date="2016-04-19T12:11:00Z">
                <w:pPr/>
              </w:pPrChange>
            </w:pPr>
            <w:ins w:id="804" w:author="Екатерина Луткова" w:date="2016-04-19T12:10:00Z">
              <w:r w:rsidRPr="00602B66">
                <w:rPr>
                  <w:color w:val="FF0000"/>
                  <w:szCs w:val="24"/>
                  <w:rPrChange w:id="80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(343) 295-98-29,</w:t>
              </w:r>
            </w:ins>
          </w:p>
          <w:p w14:paraId="3D94D2BE" w14:textId="36C8F555" w:rsidR="00E22B91" w:rsidRPr="00602B66" w:rsidRDefault="00602B66">
            <w:pPr>
              <w:spacing w:before="120" w:after="120" w:line="240" w:lineRule="auto"/>
              <w:rPr>
                <w:ins w:id="806" w:author="Екатерина Луткова" w:date="2016-04-19T11:15:00Z"/>
                <w:color w:val="FF0000"/>
                <w:szCs w:val="24"/>
                <w:lang w:eastAsia="ru-RU"/>
                <w:rPrChange w:id="807" w:author="Екатерина Луткова" w:date="2016-04-19T12:11:00Z">
                  <w:rPr>
                    <w:ins w:id="808" w:author="Екатерина Луткова" w:date="2016-04-19T11:15:00Z"/>
                    <w:lang w:eastAsia="ru-RU"/>
                  </w:rPr>
                </w:rPrChange>
              </w:rPr>
              <w:pPrChange w:id="809" w:author="Екатерина Луткова" w:date="2016-04-19T12:11:00Z">
                <w:pPr/>
              </w:pPrChange>
            </w:pPr>
            <w:ins w:id="810" w:author="Екатерина Луткова" w:date="2016-04-19T12:10:00Z">
              <w:r w:rsidRPr="00602B66">
                <w:rPr>
                  <w:color w:val="FF0000"/>
                  <w:szCs w:val="24"/>
                  <w:rPrChange w:id="81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 xml:space="preserve">         256-75-25</w:t>
              </w:r>
            </w:ins>
          </w:p>
        </w:tc>
      </w:tr>
      <w:tr w:rsidR="00E22B91" w:rsidRPr="00602B66" w14:paraId="30EF95B9" w14:textId="77777777" w:rsidTr="00602B66">
        <w:trPr>
          <w:ins w:id="812" w:author="Екатерина Луткова" w:date="2016-04-19T11:17:00Z"/>
        </w:trPr>
        <w:tc>
          <w:tcPr>
            <w:tcW w:w="2888" w:type="dxa"/>
            <w:tcPrChange w:id="813" w:author="Екатерина Луткова" w:date="2016-04-19T12:09:00Z">
              <w:tcPr>
                <w:tcW w:w="3662" w:type="dxa"/>
              </w:tcPr>
            </w:tcPrChange>
          </w:tcPr>
          <w:p w14:paraId="0DE83D07" w14:textId="0B46A986" w:rsidR="00E22B91" w:rsidRPr="00602B66" w:rsidRDefault="00E22B91" w:rsidP="00E22B91">
            <w:pPr>
              <w:rPr>
                <w:ins w:id="814" w:author="Екатерина Луткова" w:date="2016-04-19T11:17:00Z"/>
                <w:color w:val="FF0000"/>
                <w:szCs w:val="24"/>
                <w:lang w:eastAsia="ru-RU"/>
                <w:rPrChange w:id="815" w:author="Екатерина Луткова" w:date="2016-04-19T12:11:00Z">
                  <w:rPr>
                    <w:ins w:id="816" w:author="Екатерина Луткова" w:date="2016-04-19T11:17:00Z"/>
                    <w:lang w:eastAsia="ru-RU"/>
                  </w:rPr>
                </w:rPrChange>
              </w:rPr>
            </w:pPr>
            <w:ins w:id="817" w:author="Екатерина Луткова" w:date="2016-04-19T11:56:00Z">
              <w:r w:rsidRPr="00602B66">
                <w:rPr>
                  <w:color w:val="FF0000"/>
                  <w:szCs w:val="24"/>
                  <w:rPrChange w:id="818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ИНН</w:t>
              </w:r>
            </w:ins>
          </w:p>
        </w:tc>
        <w:tc>
          <w:tcPr>
            <w:tcW w:w="2607" w:type="dxa"/>
            <w:tcPrChange w:id="819" w:author="Екатерина Луткова" w:date="2016-04-19T12:09:00Z">
              <w:tcPr>
                <w:tcW w:w="3663" w:type="dxa"/>
              </w:tcPr>
            </w:tcPrChange>
          </w:tcPr>
          <w:p w14:paraId="2179E5A6" w14:textId="74F9E65C" w:rsidR="00E22B91" w:rsidRPr="00602B66" w:rsidRDefault="00E22B91" w:rsidP="00E22B91">
            <w:pPr>
              <w:rPr>
                <w:ins w:id="820" w:author="Екатерина Луткова" w:date="2016-04-19T11:17:00Z"/>
                <w:color w:val="FF0000"/>
                <w:szCs w:val="24"/>
                <w:lang w:eastAsia="ru-RU"/>
                <w:rPrChange w:id="821" w:author="Екатерина Луткова" w:date="2016-04-19T12:11:00Z">
                  <w:rPr>
                    <w:ins w:id="822" w:author="Екатерина Луткова" w:date="2016-04-19T11:17:00Z"/>
                    <w:lang w:eastAsia="ru-RU"/>
                  </w:rPr>
                </w:rPrChange>
              </w:rPr>
            </w:pPr>
            <w:ins w:id="823" w:author="Екатерина Луткова" w:date="2016-04-19T11:56:00Z">
              <w:r w:rsidRPr="00602B66">
                <w:rPr>
                  <w:color w:val="FF0000"/>
                  <w:szCs w:val="24"/>
                  <w:rPrChange w:id="824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ИНН</w:t>
              </w:r>
            </w:ins>
          </w:p>
        </w:tc>
        <w:tc>
          <w:tcPr>
            <w:tcW w:w="2734" w:type="dxa"/>
            <w:tcPrChange w:id="825" w:author="Екатерина Луткова" w:date="2016-04-19T12:09:00Z">
              <w:tcPr>
                <w:tcW w:w="3663" w:type="dxa"/>
              </w:tcPr>
            </w:tcPrChange>
          </w:tcPr>
          <w:p w14:paraId="284041D2" w14:textId="6EC27016" w:rsidR="00E22B91" w:rsidRPr="00602B66" w:rsidRDefault="00602B66" w:rsidP="00E22B91">
            <w:pPr>
              <w:rPr>
                <w:ins w:id="826" w:author="Екатерина Луткова" w:date="2016-04-19T12:01:00Z"/>
                <w:color w:val="FF0000"/>
                <w:szCs w:val="24"/>
                <w:rPrChange w:id="827" w:author="Екатерина Луткова" w:date="2016-04-19T12:11:00Z">
                  <w:rPr>
                    <w:ins w:id="828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829" w:author="Екатерина Луткова" w:date="2016-04-19T12:04:00Z">
              <w:r w:rsidRPr="00602B66">
                <w:rPr>
                  <w:color w:val="FF0000"/>
                  <w:szCs w:val="24"/>
                  <w:rPrChange w:id="83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6664068381</w:t>
              </w:r>
            </w:ins>
          </w:p>
        </w:tc>
        <w:tc>
          <w:tcPr>
            <w:tcW w:w="2759" w:type="dxa"/>
            <w:tcPrChange w:id="831" w:author="Екатерина Луткова" w:date="2016-04-19T12:09:00Z">
              <w:tcPr>
                <w:tcW w:w="3663" w:type="dxa"/>
              </w:tcPr>
            </w:tcPrChange>
          </w:tcPr>
          <w:p w14:paraId="5C6BDC4E" w14:textId="3D536EEC" w:rsidR="00E22B91" w:rsidRPr="00602B66" w:rsidRDefault="00602B66" w:rsidP="00E22B91">
            <w:pPr>
              <w:rPr>
                <w:ins w:id="832" w:author="Екатерина Луткова" w:date="2016-04-19T11:17:00Z"/>
                <w:color w:val="FF0000"/>
                <w:szCs w:val="24"/>
                <w:lang w:eastAsia="ru-RU"/>
                <w:rPrChange w:id="833" w:author="Екатерина Луткова" w:date="2016-04-19T12:11:00Z">
                  <w:rPr>
                    <w:ins w:id="834" w:author="Екатерина Луткова" w:date="2016-04-19T11:17:00Z"/>
                    <w:lang w:eastAsia="ru-RU"/>
                  </w:rPr>
                </w:rPrChange>
              </w:rPr>
            </w:pPr>
            <w:ins w:id="835" w:author="Екатерина Луткова" w:date="2016-04-19T12:11:00Z">
              <w:r w:rsidRPr="00295E57">
                <w:rPr>
                  <w:color w:val="FF0000"/>
                  <w:szCs w:val="24"/>
                  <w:lang w:eastAsia="ru-RU"/>
                </w:rPr>
                <w:t>6661016177</w:t>
              </w:r>
            </w:ins>
          </w:p>
        </w:tc>
      </w:tr>
      <w:tr w:rsidR="00E22B91" w:rsidRPr="00602B66" w14:paraId="6707D299" w14:textId="77777777" w:rsidTr="00602B66">
        <w:trPr>
          <w:ins w:id="836" w:author="Екатерина Луткова" w:date="2016-04-19T11:17:00Z"/>
        </w:trPr>
        <w:tc>
          <w:tcPr>
            <w:tcW w:w="2888" w:type="dxa"/>
            <w:tcPrChange w:id="837" w:author="Екатерина Луткова" w:date="2016-04-19T12:09:00Z">
              <w:tcPr>
                <w:tcW w:w="3662" w:type="dxa"/>
              </w:tcPr>
            </w:tcPrChange>
          </w:tcPr>
          <w:p w14:paraId="724F9792" w14:textId="5CE1FC14" w:rsidR="00E22B91" w:rsidRPr="00602B66" w:rsidRDefault="00E22B91" w:rsidP="00E22B91">
            <w:pPr>
              <w:rPr>
                <w:ins w:id="838" w:author="Екатерина Луткова" w:date="2016-04-19T11:17:00Z"/>
                <w:color w:val="FF0000"/>
                <w:szCs w:val="24"/>
                <w:lang w:eastAsia="ru-RU"/>
                <w:rPrChange w:id="839" w:author="Екатерина Луткова" w:date="2016-04-19T12:11:00Z">
                  <w:rPr>
                    <w:ins w:id="840" w:author="Екатерина Луткова" w:date="2016-04-19T11:17:00Z"/>
                    <w:lang w:eastAsia="ru-RU"/>
                  </w:rPr>
                </w:rPrChange>
              </w:rPr>
            </w:pPr>
            <w:ins w:id="841" w:author="Екатерина Луткова" w:date="2016-04-19T11:56:00Z">
              <w:r w:rsidRPr="00602B66">
                <w:rPr>
                  <w:color w:val="FF0000"/>
                  <w:szCs w:val="24"/>
                  <w:rPrChange w:id="842" w:author="Екатерина Луткова" w:date="2016-04-19T12:11:00Z">
                    <w:rPr>
                      <w:sz w:val="22"/>
                    </w:rPr>
                  </w:rPrChange>
                </w:rPr>
                <w:t>КПП</w:t>
              </w:r>
            </w:ins>
          </w:p>
        </w:tc>
        <w:tc>
          <w:tcPr>
            <w:tcW w:w="2607" w:type="dxa"/>
            <w:tcPrChange w:id="843" w:author="Екатерина Луткова" w:date="2016-04-19T12:09:00Z">
              <w:tcPr>
                <w:tcW w:w="3663" w:type="dxa"/>
              </w:tcPr>
            </w:tcPrChange>
          </w:tcPr>
          <w:p w14:paraId="7276B32C" w14:textId="6490834D" w:rsidR="00E22B91" w:rsidRPr="00602B66" w:rsidRDefault="00E22B91" w:rsidP="00E22B91">
            <w:pPr>
              <w:rPr>
                <w:ins w:id="844" w:author="Екатерина Луткова" w:date="2016-04-19T11:17:00Z"/>
                <w:color w:val="FF0000"/>
                <w:szCs w:val="24"/>
                <w:lang w:eastAsia="ru-RU"/>
                <w:rPrChange w:id="845" w:author="Екатерина Луткова" w:date="2016-04-19T12:11:00Z">
                  <w:rPr>
                    <w:ins w:id="846" w:author="Екатерина Луткова" w:date="2016-04-19T11:17:00Z"/>
                    <w:lang w:eastAsia="ru-RU"/>
                  </w:rPr>
                </w:rPrChange>
              </w:rPr>
            </w:pPr>
            <w:ins w:id="847" w:author="Екатерина Луткова" w:date="2016-04-19T11:56:00Z">
              <w:r w:rsidRPr="00602B66">
                <w:rPr>
                  <w:color w:val="FF0000"/>
                  <w:szCs w:val="24"/>
                  <w:rPrChange w:id="848" w:author="Екатерина Луткова" w:date="2016-04-19T12:11:00Z">
                    <w:rPr>
                      <w:sz w:val="22"/>
                    </w:rPr>
                  </w:rPrChange>
                </w:rPr>
                <w:t>КПП</w:t>
              </w:r>
            </w:ins>
          </w:p>
        </w:tc>
        <w:tc>
          <w:tcPr>
            <w:tcW w:w="2734" w:type="dxa"/>
            <w:tcPrChange w:id="849" w:author="Екатерина Луткова" w:date="2016-04-19T12:09:00Z">
              <w:tcPr>
                <w:tcW w:w="3663" w:type="dxa"/>
              </w:tcPr>
            </w:tcPrChange>
          </w:tcPr>
          <w:p w14:paraId="151E5550" w14:textId="3452ED96" w:rsidR="00E22B91" w:rsidRPr="00602B66" w:rsidRDefault="00602B66" w:rsidP="00E22B91">
            <w:pPr>
              <w:rPr>
                <w:ins w:id="850" w:author="Екатерина Луткова" w:date="2016-04-19T12:01:00Z"/>
                <w:color w:val="FF0000"/>
                <w:szCs w:val="24"/>
                <w:rPrChange w:id="851" w:author="Екатерина Луткова" w:date="2016-04-19T12:11:00Z">
                  <w:rPr>
                    <w:ins w:id="852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853" w:author="Екатерина Луткова" w:date="2016-04-19T12:05:00Z">
              <w:r w:rsidRPr="00602B66">
                <w:rPr>
                  <w:color w:val="FF0000"/>
                  <w:szCs w:val="24"/>
                  <w:rPrChange w:id="854" w:author="Екатерина Луткова" w:date="2016-04-19T12:11:00Z">
                    <w:rPr>
                      <w:sz w:val="22"/>
                    </w:rPr>
                  </w:rPrChange>
                </w:rPr>
                <w:t>667901001</w:t>
              </w:r>
            </w:ins>
          </w:p>
        </w:tc>
        <w:tc>
          <w:tcPr>
            <w:tcW w:w="2759" w:type="dxa"/>
            <w:tcPrChange w:id="855" w:author="Екатерина Луткова" w:date="2016-04-19T12:09:00Z">
              <w:tcPr>
                <w:tcW w:w="3663" w:type="dxa"/>
              </w:tcPr>
            </w:tcPrChange>
          </w:tcPr>
          <w:p w14:paraId="4EC497FE" w14:textId="1CB19E34" w:rsidR="00E22B91" w:rsidRPr="00602B66" w:rsidRDefault="00371148" w:rsidP="00E22B91">
            <w:pPr>
              <w:rPr>
                <w:ins w:id="856" w:author="Екатерина Луткова" w:date="2016-04-19T11:17:00Z"/>
                <w:color w:val="FF0000"/>
                <w:szCs w:val="24"/>
                <w:lang w:eastAsia="ru-RU"/>
                <w:rPrChange w:id="857" w:author="Екатерина Луткова" w:date="2016-04-19T12:11:00Z">
                  <w:rPr>
                    <w:ins w:id="858" w:author="Екатерина Луткова" w:date="2016-04-19T11:17:00Z"/>
                    <w:lang w:eastAsia="ru-RU"/>
                  </w:rPr>
                </w:rPrChange>
              </w:rPr>
            </w:pPr>
            <w:ins w:id="859" w:author="Екатерина Луткова" w:date="2016-04-19T12:11:00Z">
              <w:r>
                <w:rPr>
                  <w:color w:val="FF0000"/>
                  <w:szCs w:val="24"/>
                  <w:lang w:eastAsia="ru-RU"/>
                </w:rPr>
                <w:t>667901001</w:t>
              </w:r>
            </w:ins>
          </w:p>
        </w:tc>
      </w:tr>
      <w:tr w:rsidR="00E22B91" w:rsidRPr="00602B66" w14:paraId="713254CA" w14:textId="77777777" w:rsidTr="00602B66">
        <w:trPr>
          <w:ins w:id="860" w:author="Екатерина Луткова" w:date="2016-04-19T11:17:00Z"/>
        </w:trPr>
        <w:tc>
          <w:tcPr>
            <w:tcW w:w="2888" w:type="dxa"/>
            <w:tcPrChange w:id="861" w:author="Екатерина Луткова" w:date="2016-04-19T12:09:00Z">
              <w:tcPr>
                <w:tcW w:w="3662" w:type="dxa"/>
              </w:tcPr>
            </w:tcPrChange>
          </w:tcPr>
          <w:p w14:paraId="322723EE" w14:textId="74D69002" w:rsidR="00E22B91" w:rsidRPr="00602B66" w:rsidRDefault="00E22B91" w:rsidP="00E22B91">
            <w:pPr>
              <w:rPr>
                <w:ins w:id="862" w:author="Екатерина Луткова" w:date="2016-04-19T11:17:00Z"/>
                <w:color w:val="FF0000"/>
                <w:szCs w:val="24"/>
                <w:lang w:eastAsia="ru-RU"/>
                <w:rPrChange w:id="863" w:author="Екатерина Луткова" w:date="2016-04-19T12:11:00Z">
                  <w:rPr>
                    <w:ins w:id="864" w:author="Екатерина Луткова" w:date="2016-04-19T11:17:00Z"/>
                    <w:lang w:eastAsia="ru-RU"/>
                  </w:rPr>
                </w:rPrChange>
              </w:rPr>
            </w:pPr>
            <w:ins w:id="865" w:author="Екатерина Луткова" w:date="2016-04-19T11:56:00Z">
              <w:r w:rsidRPr="00602B66">
                <w:rPr>
                  <w:color w:val="FF0000"/>
                  <w:szCs w:val="24"/>
                  <w:rPrChange w:id="86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Расчетный счет</w:t>
              </w:r>
            </w:ins>
          </w:p>
        </w:tc>
        <w:tc>
          <w:tcPr>
            <w:tcW w:w="2607" w:type="dxa"/>
            <w:tcPrChange w:id="867" w:author="Екатерина Луткова" w:date="2016-04-19T12:09:00Z">
              <w:tcPr>
                <w:tcW w:w="3663" w:type="dxa"/>
              </w:tcPr>
            </w:tcPrChange>
          </w:tcPr>
          <w:p w14:paraId="229A2DF7" w14:textId="665F8ED7" w:rsidR="00E22B91" w:rsidRPr="00602B66" w:rsidRDefault="00E22B91" w:rsidP="00E22B91">
            <w:pPr>
              <w:rPr>
                <w:ins w:id="868" w:author="Екатерина Луткова" w:date="2016-04-19T11:17:00Z"/>
                <w:color w:val="FF0000"/>
                <w:szCs w:val="24"/>
                <w:lang w:eastAsia="ru-RU"/>
                <w:rPrChange w:id="869" w:author="Екатерина Луткова" w:date="2016-04-19T12:11:00Z">
                  <w:rPr>
                    <w:ins w:id="870" w:author="Екатерина Луткова" w:date="2016-04-19T11:17:00Z"/>
                    <w:lang w:eastAsia="ru-RU"/>
                  </w:rPr>
                </w:rPrChange>
              </w:rPr>
            </w:pPr>
            <w:ins w:id="871" w:author="Екатерина Луткова" w:date="2016-04-19T11:56:00Z">
              <w:r w:rsidRPr="00602B66">
                <w:rPr>
                  <w:color w:val="FF0000"/>
                  <w:szCs w:val="24"/>
                  <w:rPrChange w:id="87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Расчетный счет</w:t>
              </w:r>
            </w:ins>
          </w:p>
        </w:tc>
        <w:tc>
          <w:tcPr>
            <w:tcW w:w="2734" w:type="dxa"/>
            <w:tcPrChange w:id="873" w:author="Екатерина Луткова" w:date="2016-04-19T12:09:00Z">
              <w:tcPr>
                <w:tcW w:w="3663" w:type="dxa"/>
              </w:tcPr>
            </w:tcPrChange>
          </w:tcPr>
          <w:p w14:paraId="045D6F31" w14:textId="62E8212F" w:rsidR="00E22B91" w:rsidRPr="00602B66" w:rsidRDefault="00602B66" w:rsidP="00E22B91">
            <w:pPr>
              <w:rPr>
                <w:ins w:id="874" w:author="Екатерина Луткова" w:date="2016-04-19T12:01:00Z"/>
                <w:color w:val="FF0000"/>
                <w:szCs w:val="24"/>
                <w:rPrChange w:id="875" w:author="Екатерина Луткова" w:date="2016-04-19T12:11:00Z">
                  <w:rPr>
                    <w:ins w:id="876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877" w:author="Екатерина Луткова" w:date="2016-04-19T12:05:00Z">
              <w:r w:rsidRPr="00602B66">
                <w:rPr>
                  <w:color w:val="FF0000"/>
                  <w:szCs w:val="24"/>
                  <w:rPrChange w:id="878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407028104000000</w:t>
              </w:r>
            </w:ins>
            <w:ins w:id="879" w:author="Екатерина Луткова" w:date="2016-04-19T12:06:00Z">
              <w:r w:rsidRPr="00602B66">
                <w:rPr>
                  <w:color w:val="FF0000"/>
                  <w:szCs w:val="24"/>
                  <w:rPrChange w:id="88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0</w:t>
              </w:r>
            </w:ins>
            <w:ins w:id="881" w:author="Екатерина Луткова" w:date="2016-04-19T12:05:00Z">
              <w:r w:rsidRPr="00602B66">
                <w:rPr>
                  <w:color w:val="FF0000"/>
                  <w:szCs w:val="24"/>
                  <w:rPrChange w:id="88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4026</w:t>
              </w:r>
            </w:ins>
          </w:p>
        </w:tc>
        <w:tc>
          <w:tcPr>
            <w:tcW w:w="2759" w:type="dxa"/>
            <w:tcPrChange w:id="883" w:author="Екатерина Луткова" w:date="2016-04-19T12:09:00Z">
              <w:tcPr>
                <w:tcW w:w="3663" w:type="dxa"/>
              </w:tcPr>
            </w:tcPrChange>
          </w:tcPr>
          <w:p w14:paraId="0FE221AB" w14:textId="78136B35" w:rsidR="00E22B91" w:rsidRPr="00602B66" w:rsidRDefault="00371148" w:rsidP="00E22B91">
            <w:pPr>
              <w:rPr>
                <w:ins w:id="884" w:author="Екатерина Луткова" w:date="2016-04-19T11:17:00Z"/>
                <w:color w:val="FF0000"/>
                <w:szCs w:val="24"/>
                <w:lang w:eastAsia="ru-RU"/>
                <w:rPrChange w:id="885" w:author="Екатерина Луткова" w:date="2016-04-19T12:11:00Z">
                  <w:rPr>
                    <w:ins w:id="886" w:author="Екатерина Луткова" w:date="2016-04-19T11:17:00Z"/>
                    <w:lang w:eastAsia="ru-RU"/>
                  </w:rPr>
                </w:rPrChange>
              </w:rPr>
            </w:pPr>
            <w:ins w:id="887" w:author="Екатерина Луткова" w:date="2016-04-19T12:12:00Z">
              <w:r>
                <w:rPr>
                  <w:color w:val="FF0000"/>
                  <w:szCs w:val="24"/>
                  <w:lang w:eastAsia="ru-RU"/>
                </w:rPr>
                <w:t>40702810500000000292</w:t>
              </w:r>
            </w:ins>
          </w:p>
        </w:tc>
      </w:tr>
      <w:tr w:rsidR="00371148" w:rsidRPr="00602B66" w14:paraId="50319B0D" w14:textId="77777777" w:rsidTr="00602B66">
        <w:trPr>
          <w:ins w:id="888" w:author="Екатерина Луткова" w:date="2016-04-19T11:17:00Z"/>
        </w:trPr>
        <w:tc>
          <w:tcPr>
            <w:tcW w:w="2888" w:type="dxa"/>
            <w:tcPrChange w:id="889" w:author="Екатерина Луткова" w:date="2016-04-19T12:09:00Z">
              <w:tcPr>
                <w:tcW w:w="3662" w:type="dxa"/>
              </w:tcPr>
            </w:tcPrChange>
          </w:tcPr>
          <w:p w14:paraId="32EBC803" w14:textId="0DA1962C" w:rsidR="00371148" w:rsidRPr="00602B66" w:rsidRDefault="00371148" w:rsidP="00371148">
            <w:pPr>
              <w:rPr>
                <w:ins w:id="890" w:author="Екатерина Луткова" w:date="2016-04-19T11:17:00Z"/>
                <w:color w:val="FF0000"/>
                <w:szCs w:val="24"/>
                <w:lang w:eastAsia="ru-RU"/>
                <w:rPrChange w:id="891" w:author="Екатерина Луткова" w:date="2016-04-19T12:11:00Z">
                  <w:rPr>
                    <w:ins w:id="892" w:author="Екатерина Луткова" w:date="2016-04-19T11:17:00Z"/>
                    <w:lang w:eastAsia="ru-RU"/>
                  </w:rPr>
                </w:rPrChange>
              </w:rPr>
            </w:pPr>
            <w:ins w:id="893" w:author="Екатерина Луткова" w:date="2016-04-19T11:56:00Z">
              <w:r w:rsidRPr="00602B66">
                <w:rPr>
                  <w:color w:val="FF0000"/>
                  <w:szCs w:val="24"/>
                  <w:rPrChange w:id="894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Корр. счет</w:t>
              </w:r>
            </w:ins>
          </w:p>
        </w:tc>
        <w:tc>
          <w:tcPr>
            <w:tcW w:w="2607" w:type="dxa"/>
            <w:tcPrChange w:id="895" w:author="Екатерина Луткова" w:date="2016-04-19T12:09:00Z">
              <w:tcPr>
                <w:tcW w:w="3663" w:type="dxa"/>
              </w:tcPr>
            </w:tcPrChange>
          </w:tcPr>
          <w:p w14:paraId="1A64F408" w14:textId="0B0AC02C" w:rsidR="00371148" w:rsidRPr="00602B66" w:rsidRDefault="00371148" w:rsidP="00371148">
            <w:pPr>
              <w:rPr>
                <w:ins w:id="896" w:author="Екатерина Луткова" w:date="2016-04-19T11:17:00Z"/>
                <w:color w:val="FF0000"/>
                <w:szCs w:val="24"/>
                <w:lang w:eastAsia="ru-RU"/>
                <w:rPrChange w:id="897" w:author="Екатерина Луткова" w:date="2016-04-19T12:11:00Z">
                  <w:rPr>
                    <w:ins w:id="898" w:author="Екатерина Луткова" w:date="2016-04-19T11:17:00Z"/>
                    <w:lang w:eastAsia="ru-RU"/>
                  </w:rPr>
                </w:rPrChange>
              </w:rPr>
            </w:pPr>
            <w:ins w:id="899" w:author="Екатерина Луткова" w:date="2016-04-19T11:56:00Z">
              <w:r w:rsidRPr="00602B66">
                <w:rPr>
                  <w:color w:val="FF0000"/>
                  <w:szCs w:val="24"/>
                  <w:rPrChange w:id="90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Корр. счет</w:t>
              </w:r>
            </w:ins>
          </w:p>
        </w:tc>
        <w:tc>
          <w:tcPr>
            <w:tcW w:w="2734" w:type="dxa"/>
            <w:tcPrChange w:id="901" w:author="Екатерина Луткова" w:date="2016-04-19T12:09:00Z">
              <w:tcPr>
                <w:tcW w:w="3663" w:type="dxa"/>
              </w:tcPr>
            </w:tcPrChange>
          </w:tcPr>
          <w:p w14:paraId="268CA1BB" w14:textId="52D8D174" w:rsidR="00371148" w:rsidRPr="00602B66" w:rsidRDefault="00371148" w:rsidP="00371148">
            <w:pPr>
              <w:rPr>
                <w:ins w:id="902" w:author="Екатерина Луткова" w:date="2016-04-19T12:01:00Z"/>
                <w:color w:val="FF0000"/>
                <w:szCs w:val="24"/>
                <w:rPrChange w:id="903" w:author="Екатерина Луткова" w:date="2016-04-19T12:11:00Z">
                  <w:rPr>
                    <w:ins w:id="904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905" w:author="Екатерина Луткова" w:date="2016-04-19T12:05:00Z">
              <w:r w:rsidRPr="00602B66">
                <w:rPr>
                  <w:color w:val="FF0000"/>
                  <w:szCs w:val="24"/>
                  <w:rPrChange w:id="90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30101810800000000756</w:t>
              </w:r>
            </w:ins>
          </w:p>
        </w:tc>
        <w:tc>
          <w:tcPr>
            <w:tcW w:w="2759" w:type="dxa"/>
            <w:tcPrChange w:id="907" w:author="Екатерина Луткова" w:date="2016-04-19T12:09:00Z">
              <w:tcPr>
                <w:tcW w:w="3663" w:type="dxa"/>
              </w:tcPr>
            </w:tcPrChange>
          </w:tcPr>
          <w:p w14:paraId="2DF2A1B0" w14:textId="30C10617" w:rsidR="00371148" w:rsidRPr="00602B66" w:rsidRDefault="00371148" w:rsidP="00371148">
            <w:pPr>
              <w:rPr>
                <w:ins w:id="908" w:author="Екатерина Луткова" w:date="2016-04-19T11:17:00Z"/>
                <w:color w:val="FF0000"/>
                <w:szCs w:val="24"/>
                <w:lang w:eastAsia="ru-RU"/>
                <w:rPrChange w:id="909" w:author="Екатерина Луткова" w:date="2016-04-19T12:11:00Z">
                  <w:rPr>
                    <w:ins w:id="910" w:author="Екатерина Луткова" w:date="2016-04-19T11:17:00Z"/>
                    <w:lang w:eastAsia="ru-RU"/>
                  </w:rPr>
                </w:rPrChange>
              </w:rPr>
            </w:pPr>
            <w:ins w:id="911" w:author="Екатерина Луткова" w:date="2016-04-19T12:12:00Z">
              <w:r w:rsidRPr="007E33AB">
                <w:rPr>
                  <w:color w:val="FF0000"/>
                  <w:szCs w:val="24"/>
                </w:rPr>
                <w:t>30101810800000000756</w:t>
              </w:r>
            </w:ins>
          </w:p>
        </w:tc>
      </w:tr>
      <w:tr w:rsidR="00371148" w:rsidRPr="00602B66" w14:paraId="695D51A2" w14:textId="77777777" w:rsidTr="00602B66">
        <w:trPr>
          <w:ins w:id="912" w:author="Екатерина Луткова" w:date="2016-04-19T11:17:00Z"/>
        </w:trPr>
        <w:tc>
          <w:tcPr>
            <w:tcW w:w="2888" w:type="dxa"/>
            <w:tcPrChange w:id="913" w:author="Екатерина Луткова" w:date="2016-04-19T12:09:00Z">
              <w:tcPr>
                <w:tcW w:w="3662" w:type="dxa"/>
              </w:tcPr>
            </w:tcPrChange>
          </w:tcPr>
          <w:p w14:paraId="1A1631D1" w14:textId="2AF78E15" w:rsidR="00371148" w:rsidRPr="00602B66" w:rsidRDefault="00371148" w:rsidP="00371148">
            <w:pPr>
              <w:rPr>
                <w:ins w:id="914" w:author="Екатерина Луткова" w:date="2016-04-19T11:17:00Z"/>
                <w:color w:val="FF0000"/>
                <w:szCs w:val="24"/>
                <w:lang w:eastAsia="ru-RU"/>
                <w:rPrChange w:id="915" w:author="Екатерина Луткова" w:date="2016-04-19T12:11:00Z">
                  <w:rPr>
                    <w:ins w:id="916" w:author="Екатерина Луткова" w:date="2016-04-19T11:17:00Z"/>
                    <w:lang w:eastAsia="ru-RU"/>
                  </w:rPr>
                </w:rPrChange>
              </w:rPr>
            </w:pPr>
            <w:ins w:id="917" w:author="Екатерина Луткова" w:date="2016-04-19T11:56:00Z">
              <w:r w:rsidRPr="00602B66">
                <w:rPr>
                  <w:color w:val="FF0000"/>
                  <w:szCs w:val="24"/>
                  <w:rPrChange w:id="918" w:author="Екатерина Луткова" w:date="2016-04-19T12:11:00Z">
                    <w:rPr>
                      <w:sz w:val="22"/>
                    </w:rPr>
                  </w:rPrChange>
                </w:rPr>
                <w:t>ОКВЭД</w:t>
              </w:r>
            </w:ins>
          </w:p>
        </w:tc>
        <w:tc>
          <w:tcPr>
            <w:tcW w:w="2607" w:type="dxa"/>
            <w:tcPrChange w:id="919" w:author="Екатерина Луткова" w:date="2016-04-19T12:09:00Z">
              <w:tcPr>
                <w:tcW w:w="3663" w:type="dxa"/>
              </w:tcPr>
            </w:tcPrChange>
          </w:tcPr>
          <w:p w14:paraId="6081EE93" w14:textId="761281C2" w:rsidR="00371148" w:rsidRPr="00602B66" w:rsidRDefault="00371148" w:rsidP="00371148">
            <w:pPr>
              <w:rPr>
                <w:ins w:id="920" w:author="Екатерина Луткова" w:date="2016-04-19T11:17:00Z"/>
                <w:color w:val="FF0000"/>
                <w:szCs w:val="24"/>
                <w:lang w:eastAsia="ru-RU"/>
                <w:rPrChange w:id="921" w:author="Екатерина Луткова" w:date="2016-04-19T12:11:00Z">
                  <w:rPr>
                    <w:ins w:id="922" w:author="Екатерина Луткова" w:date="2016-04-19T11:17:00Z"/>
                    <w:lang w:eastAsia="ru-RU"/>
                  </w:rPr>
                </w:rPrChange>
              </w:rPr>
            </w:pPr>
            <w:ins w:id="923" w:author="Екатерина Луткова" w:date="2016-04-19T11:56:00Z">
              <w:r w:rsidRPr="00602B66">
                <w:rPr>
                  <w:color w:val="FF0000"/>
                  <w:szCs w:val="24"/>
                  <w:rPrChange w:id="924" w:author="Екатерина Луткова" w:date="2016-04-19T12:11:00Z">
                    <w:rPr>
                      <w:sz w:val="22"/>
                    </w:rPr>
                  </w:rPrChange>
                </w:rPr>
                <w:t>ОКВЭД</w:t>
              </w:r>
            </w:ins>
          </w:p>
        </w:tc>
        <w:tc>
          <w:tcPr>
            <w:tcW w:w="2734" w:type="dxa"/>
            <w:tcPrChange w:id="925" w:author="Екатерина Луткова" w:date="2016-04-19T12:09:00Z">
              <w:tcPr>
                <w:tcW w:w="3663" w:type="dxa"/>
              </w:tcPr>
            </w:tcPrChange>
          </w:tcPr>
          <w:p w14:paraId="3E28E356" w14:textId="7E4E044D" w:rsidR="00371148" w:rsidRPr="00602B66" w:rsidRDefault="00371148" w:rsidP="00371148">
            <w:pPr>
              <w:rPr>
                <w:ins w:id="926" w:author="Екатерина Луткова" w:date="2016-04-19T12:01:00Z"/>
                <w:color w:val="FF0000"/>
                <w:szCs w:val="24"/>
                <w:rPrChange w:id="927" w:author="Екатерина Луткова" w:date="2016-04-19T12:11:00Z">
                  <w:rPr>
                    <w:ins w:id="928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929" w:author="Екатерина Луткова" w:date="2016-04-19T12:06:00Z">
              <w:r w:rsidRPr="00602B66">
                <w:rPr>
                  <w:color w:val="FF0000"/>
                  <w:szCs w:val="24"/>
                  <w:rPrChange w:id="930" w:author="Екатерина Луткова" w:date="2016-04-19T12:11:00Z">
                    <w:rPr>
                      <w:sz w:val="22"/>
                    </w:rPr>
                  </w:rPrChange>
                </w:rPr>
                <w:t>25.13</w:t>
              </w:r>
            </w:ins>
          </w:p>
        </w:tc>
        <w:tc>
          <w:tcPr>
            <w:tcW w:w="2759" w:type="dxa"/>
            <w:tcPrChange w:id="931" w:author="Екатерина Луткова" w:date="2016-04-19T12:09:00Z">
              <w:tcPr>
                <w:tcW w:w="3663" w:type="dxa"/>
              </w:tcPr>
            </w:tcPrChange>
          </w:tcPr>
          <w:p w14:paraId="73AA5A76" w14:textId="1C04BBB4" w:rsidR="00371148" w:rsidRPr="00602B66" w:rsidRDefault="00371148" w:rsidP="00371148">
            <w:pPr>
              <w:rPr>
                <w:ins w:id="932" w:author="Екатерина Луткова" w:date="2016-04-19T11:17:00Z"/>
                <w:color w:val="FF0000"/>
                <w:szCs w:val="24"/>
                <w:lang w:eastAsia="ru-RU"/>
                <w:rPrChange w:id="933" w:author="Екатерина Луткова" w:date="2016-04-19T12:11:00Z">
                  <w:rPr>
                    <w:ins w:id="934" w:author="Екатерина Луткова" w:date="2016-04-19T11:17:00Z"/>
                    <w:lang w:eastAsia="ru-RU"/>
                  </w:rPr>
                </w:rPrChange>
              </w:rPr>
            </w:pPr>
            <w:ins w:id="935" w:author="Екатерина Луткова" w:date="2016-04-19T12:12:00Z">
              <w:r>
                <w:rPr>
                  <w:color w:val="FF0000"/>
                  <w:szCs w:val="24"/>
                  <w:lang w:eastAsia="ru-RU"/>
                </w:rPr>
                <w:t>45.44.2</w:t>
              </w:r>
            </w:ins>
          </w:p>
        </w:tc>
      </w:tr>
      <w:tr w:rsidR="00371148" w:rsidRPr="00602B66" w14:paraId="2D4953B0" w14:textId="77777777" w:rsidTr="00602B66">
        <w:trPr>
          <w:ins w:id="936" w:author="Екатерина Луткова" w:date="2016-04-19T11:17:00Z"/>
        </w:trPr>
        <w:tc>
          <w:tcPr>
            <w:tcW w:w="2888" w:type="dxa"/>
            <w:tcPrChange w:id="937" w:author="Екатерина Луткова" w:date="2016-04-19T12:09:00Z">
              <w:tcPr>
                <w:tcW w:w="3662" w:type="dxa"/>
              </w:tcPr>
            </w:tcPrChange>
          </w:tcPr>
          <w:p w14:paraId="3C052350" w14:textId="042208E9" w:rsidR="00371148" w:rsidRPr="00602B66" w:rsidRDefault="00371148" w:rsidP="00371148">
            <w:pPr>
              <w:rPr>
                <w:ins w:id="938" w:author="Екатерина Луткова" w:date="2016-04-19T11:17:00Z"/>
                <w:color w:val="FF0000"/>
                <w:szCs w:val="24"/>
                <w:lang w:eastAsia="ru-RU"/>
                <w:rPrChange w:id="939" w:author="Екатерина Луткова" w:date="2016-04-19T12:11:00Z">
                  <w:rPr>
                    <w:ins w:id="940" w:author="Екатерина Луткова" w:date="2016-04-19T11:17:00Z"/>
                    <w:lang w:eastAsia="ru-RU"/>
                  </w:rPr>
                </w:rPrChange>
              </w:rPr>
            </w:pPr>
            <w:ins w:id="941" w:author="Екатерина Луткова" w:date="2016-04-19T11:56:00Z">
              <w:r w:rsidRPr="00602B66">
                <w:rPr>
                  <w:color w:val="FF0000"/>
                  <w:szCs w:val="24"/>
                  <w:rPrChange w:id="942" w:author="Екатерина Луткова" w:date="2016-04-19T12:11:00Z">
                    <w:rPr>
                      <w:sz w:val="22"/>
                    </w:rPr>
                  </w:rPrChange>
                </w:rPr>
                <w:t>ОКПО</w:t>
              </w:r>
            </w:ins>
          </w:p>
        </w:tc>
        <w:tc>
          <w:tcPr>
            <w:tcW w:w="2607" w:type="dxa"/>
            <w:tcPrChange w:id="943" w:author="Екатерина Луткова" w:date="2016-04-19T12:09:00Z">
              <w:tcPr>
                <w:tcW w:w="3663" w:type="dxa"/>
              </w:tcPr>
            </w:tcPrChange>
          </w:tcPr>
          <w:p w14:paraId="2C289266" w14:textId="28BC8FB6" w:rsidR="00371148" w:rsidRPr="00602B66" w:rsidRDefault="00371148" w:rsidP="00371148">
            <w:pPr>
              <w:rPr>
                <w:ins w:id="944" w:author="Екатерина Луткова" w:date="2016-04-19T11:17:00Z"/>
                <w:color w:val="FF0000"/>
                <w:szCs w:val="24"/>
                <w:lang w:eastAsia="ru-RU"/>
                <w:rPrChange w:id="945" w:author="Екатерина Луткова" w:date="2016-04-19T12:11:00Z">
                  <w:rPr>
                    <w:ins w:id="946" w:author="Екатерина Луткова" w:date="2016-04-19T11:17:00Z"/>
                    <w:lang w:eastAsia="ru-RU"/>
                  </w:rPr>
                </w:rPrChange>
              </w:rPr>
            </w:pPr>
            <w:ins w:id="947" w:author="Екатерина Луткова" w:date="2016-04-19T11:56:00Z">
              <w:r w:rsidRPr="00602B66">
                <w:rPr>
                  <w:color w:val="FF0000"/>
                  <w:szCs w:val="24"/>
                  <w:rPrChange w:id="948" w:author="Екатерина Луткова" w:date="2016-04-19T12:11:00Z">
                    <w:rPr>
                      <w:sz w:val="22"/>
                    </w:rPr>
                  </w:rPrChange>
                </w:rPr>
                <w:t>ОКПО</w:t>
              </w:r>
            </w:ins>
          </w:p>
        </w:tc>
        <w:tc>
          <w:tcPr>
            <w:tcW w:w="2734" w:type="dxa"/>
            <w:tcPrChange w:id="949" w:author="Екатерина Луткова" w:date="2016-04-19T12:09:00Z">
              <w:tcPr>
                <w:tcW w:w="3663" w:type="dxa"/>
              </w:tcPr>
            </w:tcPrChange>
          </w:tcPr>
          <w:p w14:paraId="224542FD" w14:textId="12080452" w:rsidR="00371148" w:rsidRPr="00602B66" w:rsidRDefault="00371148" w:rsidP="00371148">
            <w:pPr>
              <w:rPr>
                <w:ins w:id="950" w:author="Екатерина Луткова" w:date="2016-04-19T12:01:00Z"/>
                <w:color w:val="FF0000"/>
                <w:szCs w:val="24"/>
                <w:rPrChange w:id="951" w:author="Екатерина Луткова" w:date="2016-04-19T12:11:00Z">
                  <w:rPr>
                    <w:ins w:id="952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953" w:author="Екатерина Луткова" w:date="2016-04-19T12:06:00Z">
              <w:r w:rsidRPr="00602B66">
                <w:rPr>
                  <w:color w:val="FF0000"/>
                  <w:szCs w:val="24"/>
                  <w:rPrChange w:id="954" w:author="Екатерина Луткова" w:date="2016-04-19T12:11:00Z">
                    <w:rPr>
                      <w:sz w:val="22"/>
                    </w:rPr>
                  </w:rPrChange>
                </w:rPr>
                <w:t>51835367</w:t>
              </w:r>
            </w:ins>
          </w:p>
        </w:tc>
        <w:tc>
          <w:tcPr>
            <w:tcW w:w="2759" w:type="dxa"/>
            <w:tcPrChange w:id="955" w:author="Екатерина Луткова" w:date="2016-04-19T12:09:00Z">
              <w:tcPr>
                <w:tcW w:w="3663" w:type="dxa"/>
              </w:tcPr>
            </w:tcPrChange>
          </w:tcPr>
          <w:p w14:paraId="2B8520D5" w14:textId="7CA1AE25" w:rsidR="00371148" w:rsidRPr="00602B66" w:rsidRDefault="00371148" w:rsidP="00371148">
            <w:pPr>
              <w:rPr>
                <w:ins w:id="956" w:author="Екатерина Луткова" w:date="2016-04-19T11:17:00Z"/>
                <w:color w:val="FF0000"/>
                <w:szCs w:val="24"/>
                <w:lang w:eastAsia="ru-RU"/>
                <w:rPrChange w:id="957" w:author="Екатерина Луткова" w:date="2016-04-19T12:11:00Z">
                  <w:rPr>
                    <w:ins w:id="958" w:author="Екатерина Луткова" w:date="2016-04-19T11:17:00Z"/>
                    <w:lang w:eastAsia="ru-RU"/>
                  </w:rPr>
                </w:rPrChange>
              </w:rPr>
            </w:pPr>
            <w:ins w:id="959" w:author="Екатерина Луткова" w:date="2016-04-19T12:12:00Z">
              <w:r>
                <w:rPr>
                  <w:color w:val="FF0000"/>
                  <w:szCs w:val="24"/>
                  <w:lang w:eastAsia="ru-RU"/>
                </w:rPr>
                <w:t>20616938</w:t>
              </w:r>
            </w:ins>
          </w:p>
        </w:tc>
      </w:tr>
      <w:tr w:rsidR="00371148" w:rsidRPr="00602B66" w14:paraId="14F77CF2" w14:textId="77777777" w:rsidTr="00602B66">
        <w:trPr>
          <w:ins w:id="960" w:author="Екатерина Луткова" w:date="2016-04-19T11:17:00Z"/>
        </w:trPr>
        <w:tc>
          <w:tcPr>
            <w:tcW w:w="2888" w:type="dxa"/>
            <w:tcPrChange w:id="961" w:author="Екатерина Луткова" w:date="2016-04-19T12:09:00Z">
              <w:tcPr>
                <w:tcW w:w="3662" w:type="dxa"/>
              </w:tcPr>
            </w:tcPrChange>
          </w:tcPr>
          <w:p w14:paraId="711C4546" w14:textId="5034B038" w:rsidR="00371148" w:rsidRPr="00602B66" w:rsidRDefault="00371148" w:rsidP="00371148">
            <w:pPr>
              <w:rPr>
                <w:ins w:id="962" w:author="Екатерина Луткова" w:date="2016-04-19T11:17:00Z"/>
                <w:color w:val="FF0000"/>
                <w:szCs w:val="24"/>
                <w:lang w:eastAsia="ru-RU"/>
                <w:rPrChange w:id="963" w:author="Екатерина Луткова" w:date="2016-04-19T12:11:00Z">
                  <w:rPr>
                    <w:ins w:id="964" w:author="Екатерина Луткова" w:date="2016-04-19T11:17:00Z"/>
                    <w:lang w:eastAsia="ru-RU"/>
                  </w:rPr>
                </w:rPrChange>
              </w:rPr>
            </w:pPr>
            <w:ins w:id="965" w:author="Екатерина Луткова" w:date="2016-04-19T11:56:00Z">
              <w:r w:rsidRPr="00602B66">
                <w:rPr>
                  <w:color w:val="FF0000"/>
                  <w:szCs w:val="24"/>
                  <w:rPrChange w:id="966" w:author="Екатерина Луткова" w:date="2016-04-19T12:11:00Z">
                    <w:rPr>
                      <w:sz w:val="22"/>
                    </w:rPr>
                  </w:rPrChange>
                </w:rPr>
                <w:t>ОГРН</w:t>
              </w:r>
            </w:ins>
          </w:p>
        </w:tc>
        <w:tc>
          <w:tcPr>
            <w:tcW w:w="2607" w:type="dxa"/>
            <w:tcPrChange w:id="967" w:author="Екатерина Луткова" w:date="2016-04-19T12:09:00Z">
              <w:tcPr>
                <w:tcW w:w="3663" w:type="dxa"/>
              </w:tcPr>
            </w:tcPrChange>
          </w:tcPr>
          <w:p w14:paraId="649A936D" w14:textId="10592C2A" w:rsidR="00371148" w:rsidRPr="00602B66" w:rsidRDefault="00371148" w:rsidP="00371148">
            <w:pPr>
              <w:rPr>
                <w:ins w:id="968" w:author="Екатерина Луткова" w:date="2016-04-19T11:17:00Z"/>
                <w:color w:val="FF0000"/>
                <w:szCs w:val="24"/>
                <w:lang w:eastAsia="ru-RU"/>
                <w:rPrChange w:id="969" w:author="Екатерина Луткова" w:date="2016-04-19T12:11:00Z">
                  <w:rPr>
                    <w:ins w:id="970" w:author="Екатерина Луткова" w:date="2016-04-19T11:17:00Z"/>
                    <w:lang w:eastAsia="ru-RU"/>
                  </w:rPr>
                </w:rPrChange>
              </w:rPr>
            </w:pPr>
            <w:ins w:id="971" w:author="Екатерина Луткова" w:date="2016-04-19T11:56:00Z">
              <w:r w:rsidRPr="00602B66">
                <w:rPr>
                  <w:color w:val="FF0000"/>
                  <w:szCs w:val="24"/>
                  <w:rPrChange w:id="972" w:author="Екатерина Луткова" w:date="2016-04-19T12:11:00Z">
                    <w:rPr>
                      <w:sz w:val="22"/>
                    </w:rPr>
                  </w:rPrChange>
                </w:rPr>
                <w:t>ОГРН</w:t>
              </w:r>
            </w:ins>
          </w:p>
        </w:tc>
        <w:tc>
          <w:tcPr>
            <w:tcW w:w="2734" w:type="dxa"/>
            <w:tcPrChange w:id="973" w:author="Екатерина Луткова" w:date="2016-04-19T12:09:00Z">
              <w:tcPr>
                <w:tcW w:w="3663" w:type="dxa"/>
              </w:tcPr>
            </w:tcPrChange>
          </w:tcPr>
          <w:p w14:paraId="4C768E21" w14:textId="589A8B7D" w:rsidR="00371148" w:rsidRPr="00602B66" w:rsidRDefault="00371148" w:rsidP="00371148">
            <w:pPr>
              <w:rPr>
                <w:ins w:id="974" w:author="Екатерина Луткова" w:date="2016-04-19T12:01:00Z"/>
                <w:color w:val="FF0000"/>
                <w:szCs w:val="24"/>
                <w:rPrChange w:id="975" w:author="Екатерина Луткова" w:date="2016-04-19T12:11:00Z">
                  <w:rPr>
                    <w:ins w:id="976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977" w:author="Екатерина Луткова" w:date="2016-04-19T12:06:00Z">
              <w:r w:rsidRPr="00602B66">
                <w:rPr>
                  <w:color w:val="FF0000"/>
                  <w:szCs w:val="24"/>
                  <w:rPrChange w:id="978" w:author="Екатерина Луткова" w:date="2016-04-19T12:11:00Z">
                    <w:rPr>
                      <w:sz w:val="22"/>
                    </w:rPr>
                  </w:rPrChange>
                </w:rPr>
                <w:t>1026605768452</w:t>
              </w:r>
            </w:ins>
          </w:p>
        </w:tc>
        <w:tc>
          <w:tcPr>
            <w:tcW w:w="2759" w:type="dxa"/>
            <w:tcPrChange w:id="979" w:author="Екатерина Луткова" w:date="2016-04-19T12:09:00Z">
              <w:tcPr>
                <w:tcW w:w="3663" w:type="dxa"/>
              </w:tcPr>
            </w:tcPrChange>
          </w:tcPr>
          <w:p w14:paraId="1916A653" w14:textId="61A2C5C3" w:rsidR="00371148" w:rsidRPr="00602B66" w:rsidRDefault="00371148" w:rsidP="00371148">
            <w:pPr>
              <w:rPr>
                <w:ins w:id="980" w:author="Екатерина Луткова" w:date="2016-04-19T11:17:00Z"/>
                <w:color w:val="FF0000"/>
                <w:szCs w:val="24"/>
                <w:lang w:eastAsia="ru-RU"/>
                <w:rPrChange w:id="981" w:author="Екатерина Луткова" w:date="2016-04-19T12:11:00Z">
                  <w:rPr>
                    <w:ins w:id="982" w:author="Екатерина Луткова" w:date="2016-04-19T11:17:00Z"/>
                    <w:lang w:eastAsia="ru-RU"/>
                  </w:rPr>
                </w:rPrChange>
              </w:rPr>
            </w:pPr>
            <w:ins w:id="983" w:author="Екатерина Луткова" w:date="2016-04-19T12:13:00Z">
              <w:r>
                <w:rPr>
                  <w:color w:val="FF0000"/>
                  <w:szCs w:val="24"/>
                  <w:lang w:eastAsia="ru-RU"/>
                </w:rPr>
                <w:t>1026605242476</w:t>
              </w:r>
            </w:ins>
          </w:p>
        </w:tc>
      </w:tr>
      <w:tr w:rsidR="00371148" w:rsidRPr="00602B66" w14:paraId="528EE2EF" w14:textId="77777777" w:rsidTr="00602B66">
        <w:trPr>
          <w:ins w:id="984" w:author="Екатерина Луткова" w:date="2016-04-19T11:17:00Z"/>
        </w:trPr>
        <w:tc>
          <w:tcPr>
            <w:tcW w:w="2888" w:type="dxa"/>
            <w:tcPrChange w:id="985" w:author="Екатерина Луткова" w:date="2016-04-19T12:09:00Z">
              <w:tcPr>
                <w:tcW w:w="3662" w:type="dxa"/>
              </w:tcPr>
            </w:tcPrChange>
          </w:tcPr>
          <w:p w14:paraId="75810BA1" w14:textId="419657BA" w:rsidR="00371148" w:rsidRPr="00602B66" w:rsidRDefault="00371148" w:rsidP="00371148">
            <w:pPr>
              <w:rPr>
                <w:ins w:id="986" w:author="Екатерина Луткова" w:date="2016-04-19T11:17:00Z"/>
                <w:color w:val="FF0000"/>
                <w:szCs w:val="24"/>
                <w:lang w:eastAsia="ru-RU"/>
                <w:rPrChange w:id="987" w:author="Екатерина Луткова" w:date="2016-04-19T12:11:00Z">
                  <w:rPr>
                    <w:ins w:id="988" w:author="Екатерина Луткова" w:date="2016-04-19T11:17:00Z"/>
                    <w:lang w:eastAsia="ru-RU"/>
                  </w:rPr>
                </w:rPrChange>
              </w:rPr>
            </w:pPr>
            <w:ins w:id="989" w:author="Екатерина Луткова" w:date="2016-04-19T11:56:00Z">
              <w:r w:rsidRPr="00602B66">
                <w:rPr>
                  <w:color w:val="FF0000"/>
                  <w:szCs w:val="24"/>
                  <w:rPrChange w:id="99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БИК</w:t>
              </w:r>
            </w:ins>
          </w:p>
        </w:tc>
        <w:tc>
          <w:tcPr>
            <w:tcW w:w="2607" w:type="dxa"/>
            <w:tcPrChange w:id="991" w:author="Екатерина Луткова" w:date="2016-04-19T12:09:00Z">
              <w:tcPr>
                <w:tcW w:w="3663" w:type="dxa"/>
              </w:tcPr>
            </w:tcPrChange>
          </w:tcPr>
          <w:p w14:paraId="72A816C5" w14:textId="3FB0650B" w:rsidR="00371148" w:rsidRPr="00602B66" w:rsidRDefault="00371148" w:rsidP="00371148">
            <w:pPr>
              <w:rPr>
                <w:ins w:id="992" w:author="Екатерина Луткова" w:date="2016-04-19T11:17:00Z"/>
                <w:color w:val="FF0000"/>
                <w:szCs w:val="24"/>
                <w:lang w:eastAsia="ru-RU"/>
                <w:rPrChange w:id="993" w:author="Екатерина Луткова" w:date="2016-04-19T12:11:00Z">
                  <w:rPr>
                    <w:ins w:id="994" w:author="Екатерина Луткова" w:date="2016-04-19T11:17:00Z"/>
                    <w:lang w:eastAsia="ru-RU"/>
                  </w:rPr>
                </w:rPrChange>
              </w:rPr>
            </w:pPr>
            <w:ins w:id="995" w:author="Екатерина Луткова" w:date="2016-04-19T11:56:00Z">
              <w:r w:rsidRPr="00602B66">
                <w:rPr>
                  <w:color w:val="FF0000"/>
                  <w:szCs w:val="24"/>
                  <w:rPrChange w:id="99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БИК</w:t>
              </w:r>
            </w:ins>
          </w:p>
        </w:tc>
        <w:tc>
          <w:tcPr>
            <w:tcW w:w="2734" w:type="dxa"/>
            <w:tcPrChange w:id="997" w:author="Екатерина Луткова" w:date="2016-04-19T12:09:00Z">
              <w:tcPr>
                <w:tcW w:w="3663" w:type="dxa"/>
              </w:tcPr>
            </w:tcPrChange>
          </w:tcPr>
          <w:p w14:paraId="18D8BADC" w14:textId="3BE6221D" w:rsidR="00371148" w:rsidRPr="00602B66" w:rsidRDefault="00371148" w:rsidP="00371148">
            <w:pPr>
              <w:rPr>
                <w:ins w:id="998" w:author="Екатерина Луткова" w:date="2016-04-19T12:01:00Z"/>
                <w:color w:val="FF0000"/>
                <w:szCs w:val="24"/>
                <w:rPrChange w:id="999" w:author="Екатерина Луткова" w:date="2016-04-19T12:11:00Z">
                  <w:rPr>
                    <w:ins w:id="1000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1001" w:author="Екатерина Луткова" w:date="2016-04-19T12:07:00Z">
              <w:r w:rsidRPr="00602B66">
                <w:rPr>
                  <w:color w:val="FF0000"/>
                  <w:szCs w:val="24"/>
                  <w:rPrChange w:id="100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046577756</w:t>
              </w:r>
            </w:ins>
          </w:p>
        </w:tc>
        <w:tc>
          <w:tcPr>
            <w:tcW w:w="2759" w:type="dxa"/>
            <w:tcPrChange w:id="1003" w:author="Екатерина Луткова" w:date="2016-04-19T12:09:00Z">
              <w:tcPr>
                <w:tcW w:w="3663" w:type="dxa"/>
              </w:tcPr>
            </w:tcPrChange>
          </w:tcPr>
          <w:p w14:paraId="357E8A5D" w14:textId="0BD6E828" w:rsidR="00371148" w:rsidRPr="00602B66" w:rsidRDefault="00371148" w:rsidP="00371148">
            <w:pPr>
              <w:rPr>
                <w:ins w:id="1004" w:author="Екатерина Луткова" w:date="2016-04-19T11:17:00Z"/>
                <w:color w:val="FF0000"/>
                <w:szCs w:val="24"/>
                <w:lang w:eastAsia="ru-RU"/>
                <w:rPrChange w:id="1005" w:author="Екатерина Луткова" w:date="2016-04-19T12:11:00Z">
                  <w:rPr>
                    <w:ins w:id="1006" w:author="Екатерина Луткова" w:date="2016-04-19T11:17:00Z"/>
                    <w:lang w:eastAsia="ru-RU"/>
                  </w:rPr>
                </w:rPrChange>
              </w:rPr>
            </w:pPr>
            <w:ins w:id="1007" w:author="Екатерина Луткова" w:date="2016-04-19T12:13:00Z">
              <w:r w:rsidRPr="007E33AB">
                <w:rPr>
                  <w:color w:val="FF0000"/>
                  <w:szCs w:val="24"/>
                </w:rPr>
                <w:t>046577756</w:t>
              </w:r>
            </w:ins>
          </w:p>
        </w:tc>
      </w:tr>
      <w:tr w:rsidR="00371148" w:rsidRPr="00602B66" w14:paraId="4AEE7585" w14:textId="77777777" w:rsidTr="00602B66">
        <w:trPr>
          <w:ins w:id="1008" w:author="Екатерина Луткова" w:date="2016-04-19T11:17:00Z"/>
        </w:trPr>
        <w:tc>
          <w:tcPr>
            <w:tcW w:w="2888" w:type="dxa"/>
            <w:tcPrChange w:id="1009" w:author="Екатерина Луткова" w:date="2016-04-19T12:09:00Z">
              <w:tcPr>
                <w:tcW w:w="3662" w:type="dxa"/>
              </w:tcPr>
            </w:tcPrChange>
          </w:tcPr>
          <w:p w14:paraId="4EA4B9CC" w14:textId="2DFF2C0B" w:rsidR="00371148" w:rsidRPr="00602B66" w:rsidRDefault="00371148" w:rsidP="00371148">
            <w:pPr>
              <w:rPr>
                <w:ins w:id="1010" w:author="Екатерина Луткова" w:date="2016-04-19T11:17:00Z"/>
                <w:color w:val="FF0000"/>
                <w:szCs w:val="24"/>
                <w:lang w:eastAsia="ru-RU"/>
                <w:rPrChange w:id="1011" w:author="Екатерина Луткова" w:date="2016-04-19T12:11:00Z">
                  <w:rPr>
                    <w:ins w:id="1012" w:author="Екатерина Луткова" w:date="2016-04-19T11:17:00Z"/>
                    <w:lang w:eastAsia="ru-RU"/>
                  </w:rPr>
                </w:rPrChange>
              </w:rPr>
            </w:pPr>
            <w:ins w:id="1013" w:author="Екатерина Луткова" w:date="2016-04-19T11:56:00Z">
              <w:r w:rsidRPr="00602B66">
                <w:rPr>
                  <w:color w:val="FF0000"/>
                  <w:szCs w:val="24"/>
                  <w:rPrChange w:id="1014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lastRenderedPageBreak/>
                <w:t>Банк</w:t>
              </w:r>
            </w:ins>
          </w:p>
        </w:tc>
        <w:tc>
          <w:tcPr>
            <w:tcW w:w="2607" w:type="dxa"/>
            <w:tcPrChange w:id="1015" w:author="Екатерина Луткова" w:date="2016-04-19T12:09:00Z">
              <w:tcPr>
                <w:tcW w:w="3663" w:type="dxa"/>
              </w:tcPr>
            </w:tcPrChange>
          </w:tcPr>
          <w:p w14:paraId="2078B22F" w14:textId="314976BE" w:rsidR="00371148" w:rsidRPr="00602B66" w:rsidRDefault="00371148" w:rsidP="00371148">
            <w:pPr>
              <w:rPr>
                <w:ins w:id="1016" w:author="Екатерина Луткова" w:date="2016-04-19T11:17:00Z"/>
                <w:color w:val="FF0000"/>
                <w:szCs w:val="24"/>
                <w:lang w:eastAsia="ru-RU"/>
                <w:rPrChange w:id="1017" w:author="Екатерина Луткова" w:date="2016-04-19T12:11:00Z">
                  <w:rPr>
                    <w:ins w:id="1018" w:author="Екатерина Луткова" w:date="2016-04-19T11:17:00Z"/>
                    <w:lang w:eastAsia="ru-RU"/>
                  </w:rPr>
                </w:rPrChange>
              </w:rPr>
            </w:pPr>
            <w:ins w:id="1019" w:author="Екатерина Луткова" w:date="2016-04-19T11:56:00Z">
              <w:r w:rsidRPr="00602B66">
                <w:rPr>
                  <w:color w:val="FF0000"/>
                  <w:szCs w:val="24"/>
                  <w:rPrChange w:id="102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Наименование банка</w:t>
              </w:r>
            </w:ins>
          </w:p>
        </w:tc>
        <w:tc>
          <w:tcPr>
            <w:tcW w:w="2734" w:type="dxa"/>
            <w:tcPrChange w:id="1021" w:author="Екатерина Луткова" w:date="2016-04-19T12:09:00Z">
              <w:tcPr>
                <w:tcW w:w="3663" w:type="dxa"/>
              </w:tcPr>
            </w:tcPrChange>
          </w:tcPr>
          <w:p w14:paraId="0DADAB6B" w14:textId="4464AF1B" w:rsidR="00371148" w:rsidRPr="00602B66" w:rsidRDefault="00371148" w:rsidP="00371148">
            <w:pPr>
              <w:rPr>
                <w:ins w:id="1022" w:author="Екатерина Луткова" w:date="2016-04-19T12:01:00Z"/>
                <w:color w:val="FF0000"/>
                <w:szCs w:val="24"/>
                <w:rPrChange w:id="1023" w:author="Екатерина Луткова" w:date="2016-04-19T12:11:00Z">
                  <w:rPr>
                    <w:ins w:id="1024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1025" w:author="Екатерина Луткова" w:date="2016-04-19T12:07:00Z">
              <w:r w:rsidRPr="00602B66">
                <w:rPr>
                  <w:color w:val="FF0000"/>
                  <w:szCs w:val="24"/>
                  <w:rPrChange w:id="102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ОАО «СКБ-банк»</w:t>
              </w:r>
            </w:ins>
            <w:ins w:id="1027" w:author="Екатерина Луткова" w:date="2016-04-19T12:13:00Z">
              <w:r>
                <w:rPr>
                  <w:color w:val="FF0000"/>
                  <w:szCs w:val="24"/>
                </w:rPr>
                <w:t xml:space="preserve"> г. </w:t>
              </w:r>
            </w:ins>
            <w:ins w:id="1028" w:author="Екатерина Луткова" w:date="2016-04-19T12:14:00Z">
              <w:r>
                <w:rPr>
                  <w:color w:val="FF0000"/>
                  <w:szCs w:val="24"/>
                </w:rPr>
                <w:t>Екатеринбург</w:t>
              </w:r>
            </w:ins>
          </w:p>
        </w:tc>
        <w:tc>
          <w:tcPr>
            <w:tcW w:w="2759" w:type="dxa"/>
            <w:tcPrChange w:id="1029" w:author="Екатерина Луткова" w:date="2016-04-19T12:09:00Z">
              <w:tcPr>
                <w:tcW w:w="3663" w:type="dxa"/>
              </w:tcPr>
            </w:tcPrChange>
          </w:tcPr>
          <w:p w14:paraId="51587E34" w14:textId="6C13A205" w:rsidR="00371148" w:rsidRPr="00602B66" w:rsidRDefault="00371148" w:rsidP="00371148">
            <w:pPr>
              <w:rPr>
                <w:ins w:id="1030" w:author="Екатерина Луткова" w:date="2016-04-19T11:17:00Z"/>
                <w:color w:val="FF0000"/>
                <w:szCs w:val="24"/>
                <w:lang w:eastAsia="ru-RU"/>
                <w:rPrChange w:id="1031" w:author="Екатерина Луткова" w:date="2016-04-19T12:11:00Z">
                  <w:rPr>
                    <w:ins w:id="1032" w:author="Екатерина Луткова" w:date="2016-04-19T11:17:00Z"/>
                    <w:lang w:eastAsia="ru-RU"/>
                  </w:rPr>
                </w:rPrChange>
              </w:rPr>
            </w:pPr>
            <w:ins w:id="1033" w:author="Екатерина Луткова" w:date="2016-04-19T12:14:00Z">
              <w:r w:rsidRPr="007E33AB">
                <w:rPr>
                  <w:color w:val="FF0000"/>
                  <w:szCs w:val="24"/>
                </w:rPr>
                <w:t>ОАО «СКБ-банк»</w:t>
              </w:r>
              <w:r>
                <w:rPr>
                  <w:color w:val="FF0000"/>
                  <w:szCs w:val="24"/>
                </w:rPr>
                <w:t xml:space="preserve"> г. Екатеринбург</w:t>
              </w:r>
            </w:ins>
          </w:p>
        </w:tc>
      </w:tr>
      <w:tr w:rsidR="00371148" w:rsidRPr="00602B66" w14:paraId="08BD8A7F" w14:textId="77777777" w:rsidTr="00602B66">
        <w:trPr>
          <w:ins w:id="1034" w:author="Екатерина Луткова" w:date="2016-04-19T12:00:00Z"/>
        </w:trPr>
        <w:tc>
          <w:tcPr>
            <w:tcW w:w="2888" w:type="dxa"/>
            <w:tcPrChange w:id="1035" w:author="Екатерина Луткова" w:date="2016-04-19T12:09:00Z">
              <w:tcPr>
                <w:tcW w:w="3662" w:type="dxa"/>
              </w:tcPr>
            </w:tcPrChange>
          </w:tcPr>
          <w:p w14:paraId="34D75AB8" w14:textId="6A76DFA2" w:rsidR="00371148" w:rsidRPr="00602B66" w:rsidRDefault="00371148" w:rsidP="00371148">
            <w:pPr>
              <w:rPr>
                <w:ins w:id="1036" w:author="Екатерина Луткова" w:date="2016-04-19T12:00:00Z"/>
                <w:color w:val="FF0000"/>
                <w:szCs w:val="24"/>
                <w:rPrChange w:id="1037" w:author="Екатерина Луткова" w:date="2016-04-19T12:11:00Z">
                  <w:rPr>
                    <w:ins w:id="1038" w:author="Екатерина Луткова" w:date="2016-04-19T12:00:00Z"/>
                    <w:color w:val="FF0000"/>
                    <w:sz w:val="22"/>
                  </w:rPr>
                </w:rPrChange>
              </w:rPr>
            </w:pPr>
            <w:ins w:id="1039" w:author="Екатерина Луткова" w:date="2016-04-19T12:00:00Z">
              <w:r w:rsidRPr="00602B66">
                <w:rPr>
                  <w:color w:val="FF0000"/>
                  <w:szCs w:val="24"/>
                  <w:rPrChange w:id="104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Факс</w:t>
              </w:r>
            </w:ins>
          </w:p>
        </w:tc>
        <w:tc>
          <w:tcPr>
            <w:tcW w:w="2607" w:type="dxa"/>
            <w:tcPrChange w:id="1041" w:author="Екатерина Луткова" w:date="2016-04-19T12:09:00Z">
              <w:tcPr>
                <w:tcW w:w="3663" w:type="dxa"/>
              </w:tcPr>
            </w:tcPrChange>
          </w:tcPr>
          <w:p w14:paraId="44C019BD" w14:textId="6D6E3E36" w:rsidR="00371148" w:rsidRPr="00602B66" w:rsidRDefault="00371148" w:rsidP="00371148">
            <w:pPr>
              <w:rPr>
                <w:ins w:id="1042" w:author="Екатерина Луткова" w:date="2016-04-19T12:00:00Z"/>
                <w:color w:val="FF0000"/>
                <w:szCs w:val="24"/>
                <w:rPrChange w:id="1043" w:author="Екатерина Луткова" w:date="2016-04-19T12:11:00Z">
                  <w:rPr>
                    <w:ins w:id="1044" w:author="Екатерина Луткова" w:date="2016-04-19T12:00:00Z"/>
                    <w:color w:val="FF0000"/>
                    <w:sz w:val="22"/>
                  </w:rPr>
                </w:rPrChange>
              </w:rPr>
            </w:pPr>
            <w:ins w:id="1045" w:author="Екатерина Луткова" w:date="2016-04-19T12:00:00Z">
              <w:r w:rsidRPr="00602B66">
                <w:rPr>
                  <w:color w:val="FF0000"/>
                  <w:szCs w:val="24"/>
                  <w:rPrChange w:id="104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Факс</w:t>
              </w:r>
            </w:ins>
          </w:p>
        </w:tc>
        <w:tc>
          <w:tcPr>
            <w:tcW w:w="2734" w:type="dxa"/>
            <w:tcPrChange w:id="1047" w:author="Екатерина Луткова" w:date="2016-04-19T12:09:00Z">
              <w:tcPr>
                <w:tcW w:w="3663" w:type="dxa"/>
              </w:tcPr>
            </w:tcPrChange>
          </w:tcPr>
          <w:p w14:paraId="40DC04B6" w14:textId="2035915A" w:rsidR="00371148" w:rsidRPr="00602B66" w:rsidRDefault="00371148" w:rsidP="00371148">
            <w:pPr>
              <w:rPr>
                <w:ins w:id="1048" w:author="Екатерина Луткова" w:date="2016-04-19T12:01:00Z"/>
                <w:color w:val="FF0000"/>
                <w:szCs w:val="24"/>
                <w:rPrChange w:id="1049" w:author="Екатерина Луткова" w:date="2016-04-19T12:11:00Z">
                  <w:rPr>
                    <w:ins w:id="1050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1051" w:author="Екатерина Луткова" w:date="2016-04-19T12:07:00Z">
              <w:r w:rsidRPr="00602B66">
                <w:rPr>
                  <w:color w:val="FF0000"/>
                  <w:szCs w:val="24"/>
                  <w:rPrChange w:id="105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(343) 295-98-56</w:t>
              </w:r>
            </w:ins>
          </w:p>
        </w:tc>
        <w:tc>
          <w:tcPr>
            <w:tcW w:w="2759" w:type="dxa"/>
            <w:tcPrChange w:id="1053" w:author="Екатерина Луткова" w:date="2016-04-19T12:09:00Z">
              <w:tcPr>
                <w:tcW w:w="3663" w:type="dxa"/>
              </w:tcPr>
            </w:tcPrChange>
          </w:tcPr>
          <w:p w14:paraId="18A839C9" w14:textId="06EC0ECE" w:rsidR="00371148" w:rsidRPr="00371148" w:rsidRDefault="00371148" w:rsidP="00371148">
            <w:pPr>
              <w:rPr>
                <w:ins w:id="1054" w:author="Екатерина Луткова" w:date="2016-04-19T12:00:00Z"/>
                <w:color w:val="FF0000"/>
                <w:szCs w:val="24"/>
                <w:rPrChange w:id="1055" w:author="Екатерина Луткова" w:date="2016-04-19T12:14:00Z">
                  <w:rPr>
                    <w:ins w:id="1056" w:author="Екатерина Луткова" w:date="2016-04-19T12:00:00Z"/>
                    <w:color w:val="FF0000"/>
                    <w:sz w:val="22"/>
                    <w:lang w:val="en-US"/>
                  </w:rPr>
                </w:rPrChange>
              </w:rPr>
            </w:pPr>
            <w:ins w:id="1057" w:author="Екатерина Луткова" w:date="2016-04-19T12:14:00Z">
              <w:r w:rsidRPr="007E33AB">
                <w:rPr>
                  <w:color w:val="FF0000"/>
                  <w:szCs w:val="24"/>
                </w:rPr>
                <w:t>(343) 295-98-56</w:t>
              </w:r>
            </w:ins>
          </w:p>
        </w:tc>
      </w:tr>
      <w:tr w:rsidR="00371148" w:rsidRPr="00602B66" w14:paraId="3143D381" w14:textId="77777777" w:rsidTr="00602B66">
        <w:trPr>
          <w:ins w:id="1058" w:author="Екатерина Луткова" w:date="2016-04-19T11:17:00Z"/>
        </w:trPr>
        <w:tc>
          <w:tcPr>
            <w:tcW w:w="2888" w:type="dxa"/>
            <w:tcPrChange w:id="1059" w:author="Екатерина Луткова" w:date="2016-04-19T12:09:00Z">
              <w:tcPr>
                <w:tcW w:w="3662" w:type="dxa"/>
              </w:tcPr>
            </w:tcPrChange>
          </w:tcPr>
          <w:p w14:paraId="391F46FC" w14:textId="10E9A556" w:rsidR="00371148" w:rsidRPr="00602B66" w:rsidRDefault="00371148" w:rsidP="00371148">
            <w:pPr>
              <w:rPr>
                <w:ins w:id="1060" w:author="Екатерина Луткова" w:date="2016-04-19T11:17:00Z"/>
                <w:color w:val="FF0000"/>
                <w:szCs w:val="24"/>
                <w:lang w:eastAsia="ru-RU"/>
                <w:rPrChange w:id="1061" w:author="Екатерина Луткова" w:date="2016-04-19T12:11:00Z">
                  <w:rPr>
                    <w:ins w:id="1062" w:author="Екатерина Луткова" w:date="2016-04-19T11:17:00Z"/>
                    <w:lang w:eastAsia="ru-RU"/>
                  </w:rPr>
                </w:rPrChange>
              </w:rPr>
            </w:pPr>
            <w:ins w:id="1063" w:author="Екатерина Луткова" w:date="2016-04-19T11:56:00Z">
              <w:r w:rsidRPr="00602B66">
                <w:rPr>
                  <w:color w:val="FF0000"/>
                  <w:szCs w:val="24"/>
                  <w:lang w:val="en-US"/>
                  <w:rPrChange w:id="1064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E</w:t>
              </w:r>
              <w:r w:rsidRPr="00602B66">
                <w:rPr>
                  <w:color w:val="FF0000"/>
                  <w:szCs w:val="24"/>
                  <w:rPrChange w:id="1065" w:author="Екатерина Луткова" w:date="2016-04-19T12:11:00Z">
                    <w:rPr>
                      <w:sz w:val="22"/>
                    </w:rPr>
                  </w:rPrChange>
                </w:rPr>
                <w:t>-</w:t>
              </w:r>
              <w:r w:rsidRPr="00602B66">
                <w:rPr>
                  <w:color w:val="FF0000"/>
                  <w:szCs w:val="24"/>
                  <w:lang w:val="en-US"/>
                  <w:rPrChange w:id="1066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mail</w:t>
              </w:r>
            </w:ins>
          </w:p>
        </w:tc>
        <w:tc>
          <w:tcPr>
            <w:tcW w:w="2607" w:type="dxa"/>
            <w:tcPrChange w:id="1067" w:author="Екатерина Луткова" w:date="2016-04-19T12:09:00Z">
              <w:tcPr>
                <w:tcW w:w="3663" w:type="dxa"/>
              </w:tcPr>
            </w:tcPrChange>
          </w:tcPr>
          <w:p w14:paraId="7FF2F8F3" w14:textId="6E7888FD" w:rsidR="00371148" w:rsidRPr="00602B66" w:rsidRDefault="00371148" w:rsidP="00371148">
            <w:pPr>
              <w:rPr>
                <w:ins w:id="1068" w:author="Екатерина Луткова" w:date="2016-04-19T11:17:00Z"/>
                <w:color w:val="FF0000"/>
                <w:szCs w:val="24"/>
                <w:lang w:eastAsia="ru-RU"/>
                <w:rPrChange w:id="1069" w:author="Екатерина Луткова" w:date="2016-04-19T12:11:00Z">
                  <w:rPr>
                    <w:ins w:id="1070" w:author="Екатерина Луткова" w:date="2016-04-19T11:17:00Z"/>
                    <w:lang w:eastAsia="ru-RU"/>
                  </w:rPr>
                </w:rPrChange>
              </w:rPr>
            </w:pPr>
            <w:ins w:id="1071" w:author="Екатерина Луткова" w:date="2016-04-19T11:56:00Z">
              <w:r w:rsidRPr="00602B66">
                <w:rPr>
                  <w:color w:val="FF0000"/>
                  <w:szCs w:val="24"/>
                  <w:rPrChange w:id="1072" w:author="Екатерина Луткова" w:date="2016-04-19T12:11:00Z">
                    <w:rPr>
                      <w:sz w:val="22"/>
                    </w:rPr>
                  </w:rPrChange>
                </w:rPr>
                <w:t>Адрес электронной почты</w:t>
              </w:r>
            </w:ins>
          </w:p>
        </w:tc>
        <w:tc>
          <w:tcPr>
            <w:tcW w:w="2734" w:type="dxa"/>
            <w:tcPrChange w:id="1073" w:author="Екатерина Луткова" w:date="2016-04-19T12:09:00Z">
              <w:tcPr>
                <w:tcW w:w="3663" w:type="dxa"/>
              </w:tcPr>
            </w:tcPrChange>
          </w:tcPr>
          <w:p w14:paraId="4739D6D8" w14:textId="3A570F84" w:rsidR="00371148" w:rsidRPr="00371148" w:rsidRDefault="00371148" w:rsidP="00371148">
            <w:pPr>
              <w:rPr>
                <w:ins w:id="1074" w:author="Екатерина Луткова" w:date="2016-04-19T12:01:00Z"/>
                <w:color w:val="FF0000"/>
                <w:szCs w:val="24"/>
                <w:rPrChange w:id="1075" w:author="Екатерина Луткова" w:date="2016-04-19T12:14:00Z">
                  <w:rPr>
                    <w:ins w:id="1076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1077" w:author="Екатерина Луткова" w:date="2016-04-19T12:08:00Z">
              <w:r w:rsidRPr="00602B66">
                <w:rPr>
                  <w:color w:val="FF0000"/>
                  <w:szCs w:val="24"/>
                  <w:lang w:val="en-US"/>
                  <w:rPrChange w:id="1078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office</w:t>
              </w:r>
              <w:r w:rsidRPr="00371148">
                <w:rPr>
                  <w:color w:val="FF0000"/>
                  <w:szCs w:val="24"/>
                  <w:rPrChange w:id="1079" w:author="Екатерина Луткова" w:date="2016-04-19T12:14:00Z">
                    <w:rPr>
                      <w:sz w:val="22"/>
                      <w:lang w:val="en-US"/>
                    </w:rPr>
                  </w:rPrChange>
                </w:rPr>
                <w:t>-</w:t>
              </w:r>
              <w:proofErr w:type="spellStart"/>
              <w:r w:rsidRPr="00602B66">
                <w:rPr>
                  <w:color w:val="FF0000"/>
                  <w:szCs w:val="24"/>
                  <w:lang w:val="en-US"/>
                  <w:rPrChange w:id="1080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elma</w:t>
              </w:r>
              <w:proofErr w:type="spellEnd"/>
              <w:r w:rsidRPr="00371148">
                <w:rPr>
                  <w:color w:val="FF0000"/>
                  <w:szCs w:val="24"/>
                  <w:rPrChange w:id="1081" w:author="Екатерина Луткова" w:date="2016-04-19T12:14:00Z">
                    <w:rPr>
                      <w:sz w:val="22"/>
                      <w:lang w:val="en-US"/>
                    </w:rPr>
                  </w:rPrChange>
                </w:rPr>
                <w:t>1@</w:t>
              </w:r>
              <w:r w:rsidRPr="00602B66">
                <w:rPr>
                  <w:color w:val="FF0000"/>
                  <w:szCs w:val="24"/>
                  <w:lang w:val="en-US"/>
                  <w:rPrChange w:id="1082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mail</w:t>
              </w:r>
              <w:r w:rsidRPr="00371148">
                <w:rPr>
                  <w:color w:val="FF0000"/>
                  <w:szCs w:val="24"/>
                  <w:rPrChange w:id="1083" w:author="Екатерина Луткова" w:date="2016-04-19T12:14:00Z">
                    <w:rPr>
                      <w:sz w:val="22"/>
                      <w:lang w:val="en-US"/>
                    </w:rPr>
                  </w:rPrChange>
                </w:rPr>
                <w:t>.</w:t>
              </w:r>
              <w:proofErr w:type="spellStart"/>
              <w:r w:rsidRPr="00602B66">
                <w:rPr>
                  <w:color w:val="FF0000"/>
                  <w:szCs w:val="24"/>
                  <w:lang w:val="en-US"/>
                  <w:rPrChange w:id="1084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ru</w:t>
              </w:r>
            </w:ins>
            <w:proofErr w:type="spellEnd"/>
          </w:p>
        </w:tc>
        <w:tc>
          <w:tcPr>
            <w:tcW w:w="2759" w:type="dxa"/>
            <w:tcPrChange w:id="1085" w:author="Екатерина Луткова" w:date="2016-04-19T12:09:00Z">
              <w:tcPr>
                <w:tcW w:w="3663" w:type="dxa"/>
              </w:tcPr>
            </w:tcPrChange>
          </w:tcPr>
          <w:p w14:paraId="27458674" w14:textId="0EA9FAD7" w:rsidR="00371148" w:rsidRPr="00371148" w:rsidRDefault="00371148" w:rsidP="00371148">
            <w:pPr>
              <w:rPr>
                <w:ins w:id="1086" w:author="Екатерина Луткова" w:date="2016-04-19T11:17:00Z"/>
                <w:color w:val="FF0000"/>
                <w:szCs w:val="24"/>
                <w:lang w:val="en-US" w:eastAsia="ru-RU"/>
                <w:rPrChange w:id="1087" w:author="Екатерина Луткова" w:date="2016-04-19T12:14:00Z">
                  <w:rPr>
                    <w:ins w:id="1088" w:author="Екатерина Луткова" w:date="2016-04-19T11:17:00Z"/>
                    <w:lang w:eastAsia="ru-RU"/>
                  </w:rPr>
                </w:rPrChange>
              </w:rPr>
            </w:pPr>
            <w:ins w:id="1089" w:author="Екатерина Луткова" w:date="2016-04-19T12:14:00Z">
              <w:r>
                <w:rPr>
                  <w:color w:val="FF0000"/>
                  <w:szCs w:val="24"/>
                  <w:lang w:val="en-US" w:eastAsia="ru-RU"/>
                </w:rPr>
                <w:t>sdo_mysl@mail.ru</w:t>
              </w:r>
            </w:ins>
          </w:p>
        </w:tc>
      </w:tr>
      <w:tr w:rsidR="00371148" w:rsidRPr="00602B66" w14:paraId="2C4DEEEB" w14:textId="77777777" w:rsidTr="00602B66">
        <w:trPr>
          <w:ins w:id="1090" w:author="Екатерина Луткова" w:date="2016-04-19T11:17:00Z"/>
        </w:trPr>
        <w:tc>
          <w:tcPr>
            <w:tcW w:w="2888" w:type="dxa"/>
            <w:tcPrChange w:id="1091" w:author="Екатерина Луткова" w:date="2016-04-19T12:09:00Z">
              <w:tcPr>
                <w:tcW w:w="3662" w:type="dxa"/>
              </w:tcPr>
            </w:tcPrChange>
          </w:tcPr>
          <w:p w14:paraId="1215BAA8" w14:textId="3B9EFC8F" w:rsidR="00371148" w:rsidRPr="00295E57" w:rsidRDefault="00371148" w:rsidP="00371148">
            <w:pPr>
              <w:rPr>
                <w:ins w:id="1092" w:author="Екатерина Луткова" w:date="2016-04-19T11:17:00Z"/>
                <w:szCs w:val="24"/>
                <w:lang w:eastAsia="ru-RU"/>
              </w:rPr>
            </w:pPr>
            <w:ins w:id="1093" w:author="Екатерина Луткова" w:date="2016-04-19T11:56:00Z">
              <w:r w:rsidRPr="00602B66">
                <w:rPr>
                  <w:szCs w:val="24"/>
                  <w:rPrChange w:id="1094" w:author="Екатерина Луткова" w:date="2016-04-19T12:11:00Z">
                    <w:rPr>
                      <w:sz w:val="22"/>
                    </w:rPr>
                  </w:rPrChange>
                </w:rPr>
                <w:t>Примечание</w:t>
              </w:r>
            </w:ins>
          </w:p>
        </w:tc>
        <w:tc>
          <w:tcPr>
            <w:tcW w:w="2607" w:type="dxa"/>
            <w:tcPrChange w:id="1095" w:author="Екатерина Луткова" w:date="2016-04-19T12:09:00Z">
              <w:tcPr>
                <w:tcW w:w="3663" w:type="dxa"/>
              </w:tcPr>
            </w:tcPrChange>
          </w:tcPr>
          <w:p w14:paraId="66A67ABF" w14:textId="5D4BD583" w:rsidR="00371148" w:rsidRPr="00295E57" w:rsidRDefault="00371148" w:rsidP="00371148">
            <w:pPr>
              <w:rPr>
                <w:ins w:id="1096" w:author="Екатерина Луткова" w:date="2016-04-19T11:17:00Z"/>
                <w:szCs w:val="24"/>
                <w:lang w:eastAsia="ru-RU"/>
              </w:rPr>
            </w:pPr>
            <w:ins w:id="1097" w:author="Екатерина Луткова" w:date="2016-04-19T11:56:00Z">
              <w:r w:rsidRPr="00602B66">
                <w:rPr>
                  <w:szCs w:val="24"/>
                  <w:rPrChange w:id="1098" w:author="Екатерина Луткова" w:date="2016-04-19T12:11:00Z">
                    <w:rPr>
                      <w:sz w:val="22"/>
                    </w:rPr>
                  </w:rPrChange>
                </w:rPr>
                <w:t>Примечание</w:t>
              </w:r>
            </w:ins>
          </w:p>
        </w:tc>
        <w:tc>
          <w:tcPr>
            <w:tcW w:w="2734" w:type="dxa"/>
            <w:tcPrChange w:id="1099" w:author="Екатерина Луткова" w:date="2016-04-19T12:09:00Z">
              <w:tcPr>
                <w:tcW w:w="3663" w:type="dxa"/>
              </w:tcPr>
            </w:tcPrChange>
          </w:tcPr>
          <w:p w14:paraId="7C53AE50" w14:textId="77777777" w:rsidR="00371148" w:rsidRPr="00371148" w:rsidRDefault="00371148" w:rsidP="00371148">
            <w:pPr>
              <w:rPr>
                <w:ins w:id="1100" w:author="Екатерина Луткова" w:date="2016-04-19T12:01:00Z"/>
                <w:szCs w:val="24"/>
                <w:rPrChange w:id="1101" w:author="Екатерина Луткова" w:date="2016-04-19T12:14:00Z">
                  <w:rPr>
                    <w:ins w:id="1102" w:author="Екатерина Луткова" w:date="2016-04-19T12:01:00Z"/>
                    <w:sz w:val="22"/>
                    <w:lang w:val="en-US"/>
                  </w:rPr>
                </w:rPrChange>
              </w:rPr>
            </w:pPr>
          </w:p>
        </w:tc>
        <w:tc>
          <w:tcPr>
            <w:tcW w:w="2759" w:type="dxa"/>
            <w:tcPrChange w:id="1103" w:author="Екатерина Луткова" w:date="2016-04-19T12:09:00Z">
              <w:tcPr>
                <w:tcW w:w="3663" w:type="dxa"/>
              </w:tcPr>
            </w:tcPrChange>
          </w:tcPr>
          <w:p w14:paraId="1BBFE8AD" w14:textId="363F5441" w:rsidR="00371148" w:rsidRPr="00295E57" w:rsidRDefault="00371148" w:rsidP="00371148">
            <w:pPr>
              <w:rPr>
                <w:ins w:id="1104" w:author="Екатерина Луткова" w:date="2016-04-19T11:17:00Z"/>
                <w:szCs w:val="24"/>
                <w:lang w:eastAsia="ru-RU"/>
              </w:rPr>
            </w:pPr>
          </w:p>
        </w:tc>
      </w:tr>
    </w:tbl>
    <w:p w14:paraId="3ABD0175" w14:textId="77777777" w:rsidR="008F403B" w:rsidRPr="008F403B" w:rsidRDefault="008F403B">
      <w:pPr>
        <w:rPr>
          <w:ins w:id="1105" w:author="Екатерина Луткова" w:date="2016-04-19T11:14:00Z"/>
          <w:lang w:eastAsia="ru-RU"/>
          <w:rPrChange w:id="1106" w:author="Екатерина Луткова" w:date="2016-04-19T11:15:00Z">
            <w:rPr>
              <w:ins w:id="1107" w:author="Екатерина Луткова" w:date="2016-04-19T11:14:00Z"/>
              <w:noProof/>
              <w:lang w:eastAsia="ru-RU"/>
            </w:rPr>
          </w:rPrChange>
        </w:rPr>
        <w:pPrChange w:id="1108" w:author="Екатерина Луткова" w:date="2016-04-19T11:15:00Z">
          <w:pPr>
            <w:pStyle w:val="2"/>
            <w:numPr>
              <w:ilvl w:val="1"/>
              <w:numId w:val="18"/>
            </w:numPr>
            <w:spacing w:before="100" w:beforeAutospacing="1" w:after="100" w:afterAutospacing="1" w:line="360" w:lineRule="auto"/>
            <w:ind w:left="1429" w:hanging="360"/>
            <w:jc w:val="both"/>
          </w:pPr>
        </w:pPrChange>
      </w:pPr>
    </w:p>
    <w:p w14:paraId="72345A28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noProof/>
          <w:lang w:eastAsia="ru-RU"/>
        </w:rPr>
      </w:pPr>
      <w:bookmarkStart w:id="1109" w:name="_Toc448917585"/>
      <w:r>
        <w:rPr>
          <w:noProof/>
          <w:lang w:eastAsia="ru-RU"/>
        </w:rPr>
        <w:t>Модуль «Заявка»</w:t>
      </w:r>
      <w:bookmarkEnd w:id="1109"/>
    </w:p>
    <w:p w14:paraId="5D739F6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«Заявка»</w:t>
      </w:r>
      <w:r w:rsidR="00A87CB6">
        <w:rPr>
          <w:lang w:eastAsia="ru-RU"/>
        </w:rPr>
        <w:t xml:space="preserve"> (рис. 5)</w:t>
      </w:r>
      <w:r>
        <w:rPr>
          <w:lang w:eastAsia="ru-RU"/>
        </w:rPr>
        <w:t xml:space="preserve"> предназначен для регистрации поступающей заявки на предприятие.</w:t>
      </w:r>
    </w:p>
    <w:p w14:paraId="37B7EBD8" w14:textId="77777777" w:rsidR="00DD7803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021F7E9F" wp14:editId="0D495C00">
            <wp:extent cx="6840855" cy="276034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F8FBE" w14:textId="77777777" w:rsidR="00A87CB6" w:rsidRDefault="00A87CB6" w:rsidP="00A87CB6">
      <w:pPr>
        <w:spacing w:before="100" w:beforeAutospacing="1" w:after="100" w:afterAutospacing="1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5 – Заявка</w:t>
      </w:r>
    </w:p>
    <w:p w14:paraId="0C9A3070" w14:textId="2DCDF8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заявке присваивается автоматически по порядку. </w:t>
      </w:r>
      <w:ins w:id="1110" w:author="Екатерина Луткова" w:date="2016-03-30T14:05:00Z">
        <w:r w:rsidR="00AA3C18">
          <w:rPr>
            <w:lang w:eastAsia="ru-RU"/>
          </w:rPr>
          <w:t xml:space="preserve">Номер исключительно числовой. Заявку создавать будет один пользователь. </w:t>
        </w:r>
      </w:ins>
    </w:p>
    <w:p w14:paraId="1240E5F3" w14:textId="33A802C7" w:rsidR="00DD7803" w:rsidRPr="00371148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Заполняются поля: дата регистрации, дата отгрузки (месяц выбирается из раскрывающегося списка), срок изготовления. Заказчик выбирается из раскрывающегося списка.</w:t>
      </w:r>
      <w:ins w:id="1111" w:author="Екатерина Луткова" w:date="2016-03-30T14:06:00Z">
        <w:r w:rsidR="00AA3C18">
          <w:rPr>
            <w:lang w:eastAsia="ru-RU"/>
          </w:rPr>
          <w:t xml:space="preserve"> Срок изготовления </w:t>
        </w:r>
      </w:ins>
      <w:ins w:id="1112" w:author="Екатерина Луткова" w:date="2016-03-30T14:07:00Z">
        <w:r w:rsidR="00AA3C18">
          <w:rPr>
            <w:lang w:eastAsia="ru-RU"/>
          </w:rPr>
          <w:t>задается</w:t>
        </w:r>
      </w:ins>
      <w:ins w:id="1113" w:author="Екатерина Луткова" w:date="2016-03-30T14:06:00Z">
        <w:r w:rsidR="00AA3C18">
          <w:rPr>
            <w:lang w:eastAsia="ru-RU"/>
          </w:rPr>
          <w:t xml:space="preserve"> в днях.</w:t>
        </w:r>
      </w:ins>
      <w:ins w:id="1114" w:author="Екатерина Луткова" w:date="2016-04-19T12:16:00Z">
        <w:r w:rsidR="00371148" w:rsidRPr="007D2B8A">
          <w:rPr>
            <w:lang w:eastAsia="ru-RU"/>
          </w:rPr>
          <w:t xml:space="preserve"> </w:t>
        </w:r>
        <w:r w:rsidR="00371148">
          <w:rPr>
            <w:lang w:eastAsia="ru-RU"/>
          </w:rPr>
          <w:t xml:space="preserve">Так же выбирается исполнитель (данные подтягиваются из справочника «Исполнители»). </w:t>
        </w:r>
      </w:ins>
    </w:p>
    <w:p w14:paraId="5EC243AA" w14:textId="77777777" w:rsidR="00A0364A" w:rsidRDefault="00A0364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A0364A">
        <w:rPr>
          <w:u w:val="single"/>
          <w:lang w:eastAsia="ru-RU"/>
        </w:rPr>
        <w:t>Предусмотреть автоподстановку</w:t>
      </w:r>
      <w:r>
        <w:rPr>
          <w:lang w:eastAsia="ru-RU"/>
        </w:rPr>
        <w:t xml:space="preserve"> в полях, где возможна выборка данных из раскрывающегося списка.</w:t>
      </w:r>
    </w:p>
    <w:p w14:paraId="5DAAA6ED" w14:textId="41F53B8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115" w:author="staff" w:date="2016-03-29T20:40:00Z"/>
          <w:lang w:eastAsia="ru-RU"/>
        </w:rPr>
      </w:pPr>
      <w:r>
        <w:rPr>
          <w:lang w:eastAsia="ru-RU"/>
        </w:rPr>
        <w:t>Далее выбирается № чертежа (поле «Чертеж») из раскрывающегося списка, прописывается количество заказанных деталей</w:t>
      </w:r>
      <w:ins w:id="1116" w:author="Екатерина Луткова" w:date="2016-03-30T14:07:00Z">
        <w:r w:rsidR="00AA3C18">
          <w:rPr>
            <w:lang w:eastAsia="ru-RU"/>
          </w:rPr>
          <w:t xml:space="preserve">. </w:t>
        </w:r>
      </w:ins>
      <w:ins w:id="1117" w:author="Екатерина Луткова" w:date="2016-03-30T14:08:00Z">
        <w:r w:rsidR="00AA3C18">
          <w:rPr>
            <w:lang w:eastAsia="ru-RU"/>
          </w:rPr>
          <w:t xml:space="preserve">№ чертежа так же может </w:t>
        </w:r>
      </w:ins>
      <w:ins w:id="1118" w:author="Екатерина Луткова" w:date="2016-03-30T14:07:00Z">
        <w:r w:rsidR="00AA3C18">
          <w:rPr>
            <w:lang w:eastAsia="ru-RU"/>
          </w:rPr>
          <w:t>вводит</w:t>
        </w:r>
      </w:ins>
      <w:ins w:id="1119" w:author="Екатерина Луткова" w:date="2016-03-30T14:09:00Z">
        <w:r w:rsidR="00AA3C18">
          <w:rPr>
            <w:lang w:eastAsia="ru-RU"/>
          </w:rPr>
          <w:t>ь</w:t>
        </w:r>
      </w:ins>
      <w:ins w:id="1120" w:author="Екатерина Луткова" w:date="2016-03-30T14:07:00Z">
        <w:r w:rsidR="00AA3C18">
          <w:rPr>
            <w:lang w:eastAsia="ru-RU"/>
          </w:rPr>
          <w:t>ся вручную, используется автоподстановка, начиная с двух введенных символов</w:t>
        </w:r>
      </w:ins>
      <w:r>
        <w:rPr>
          <w:lang w:eastAsia="ru-RU"/>
        </w:rPr>
        <w:t>.</w:t>
      </w:r>
      <w:ins w:id="1121" w:author="Екатерина Луткова" w:date="2016-03-30T14:09:00Z">
        <w:r w:rsidR="00AA3C18">
          <w:rPr>
            <w:lang w:eastAsia="ru-RU"/>
          </w:rPr>
          <w:t xml:space="preserve"> Чертежи никак не группируются.</w:t>
        </w:r>
      </w:ins>
      <w:ins w:id="1122" w:author="Екатерина Луткова" w:date="2016-03-30T14:10:00Z">
        <w:r w:rsidR="00AA3C18">
          <w:rPr>
            <w:lang w:eastAsia="ru-RU"/>
          </w:rPr>
          <w:t xml:space="preserve"> </w:t>
        </w:r>
      </w:ins>
      <w:r>
        <w:rPr>
          <w:lang w:eastAsia="ru-RU"/>
        </w:rPr>
        <w:t xml:space="preserve"> Остальные данные подтягиваются автоматически из модуля «Чертежи»</w:t>
      </w:r>
      <w:ins w:id="1123" w:author="Екатерина Луткова" w:date="2016-04-01T16:10:00Z">
        <w:r w:rsidR="00DE3461">
          <w:rPr>
            <w:lang w:eastAsia="ru-RU"/>
          </w:rPr>
          <w:t xml:space="preserve"> (</w:t>
        </w:r>
        <w:r w:rsidR="006C0053">
          <w:rPr>
            <w:lang w:eastAsia="ru-RU"/>
          </w:rPr>
          <w:t xml:space="preserve">в поле «Материал» автоматически </w:t>
        </w:r>
        <w:r w:rsidR="006C0053">
          <w:rPr>
            <w:lang w:eastAsia="ru-RU"/>
          </w:rPr>
          <w:lastRenderedPageBreak/>
          <w:t>подтягивается «Материал по паспорту из модуля «Чертежи»)</w:t>
        </w:r>
      </w:ins>
      <w:r>
        <w:rPr>
          <w:lang w:eastAsia="ru-RU"/>
        </w:rPr>
        <w:t>.</w:t>
      </w:r>
      <w:ins w:id="1124" w:author="Екатерина Луткова" w:date="2016-03-30T14:10:00Z">
        <w:r w:rsidR="00AA3C18">
          <w:rPr>
            <w:lang w:eastAsia="ru-RU"/>
          </w:rPr>
          <w:t xml:space="preserve"> При последующих изменениях в модуле «Чертежи» изменения в созданные </w:t>
        </w:r>
      </w:ins>
      <w:ins w:id="1125" w:author="Екатерина Луткова" w:date="2016-03-30T14:11:00Z">
        <w:r w:rsidR="00AA3C18">
          <w:rPr>
            <w:lang w:eastAsia="ru-RU"/>
          </w:rPr>
          <w:t xml:space="preserve">ранее </w:t>
        </w:r>
      </w:ins>
      <w:ins w:id="1126" w:author="Екатерина Луткова" w:date="2016-03-30T14:10:00Z">
        <w:r w:rsidR="00AA3C18">
          <w:rPr>
            <w:lang w:eastAsia="ru-RU"/>
          </w:rPr>
          <w:t>заявки не вносятся.</w:t>
        </w:r>
      </w:ins>
    </w:p>
    <w:p w14:paraId="6815C2D1" w14:textId="213F4BF5" w:rsidR="000A56E7" w:rsidRDefault="00CA2D0C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27" w:author="staff" w:date="2016-03-29T21:00:00Z">
        <w:del w:id="1128" w:author="Екатерина Луткова" w:date="2016-03-30T14:12:00Z">
          <w:r w:rsidDel="00AA3C18">
            <w:rPr>
              <w:lang w:eastAsia="ru-RU"/>
            </w:rPr>
            <w:delText>(</w:delText>
          </w:r>
        </w:del>
      </w:ins>
      <w:ins w:id="1129" w:author="staff" w:date="2016-03-29T20:40:00Z">
        <w:del w:id="1130" w:author="Екатерина Луткова" w:date="2016-03-30T14:12:00Z">
          <w:r w:rsidR="000A56E7" w:rsidDel="00AA3C18">
            <w:rPr>
              <w:lang w:eastAsia="ru-RU"/>
            </w:rPr>
            <w:delText xml:space="preserve">Строк в заявке обычно </w:delText>
          </w:r>
          <w:r w:rsidDel="00AA3C18">
            <w:delText>несколько)</w:delText>
          </w:r>
        </w:del>
      </w:ins>
      <w:ins w:id="1131" w:author="Екатерина Луткова" w:date="2016-03-30T14:12:00Z">
        <w:r w:rsidR="00AA3C18">
          <w:rPr>
            <w:lang w:eastAsia="ru-RU"/>
          </w:rPr>
          <w:t>Строк в заявке может быть несколько.</w:t>
        </w:r>
      </w:ins>
    </w:p>
    <w:p w14:paraId="76D2A796" w14:textId="725B28BA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Если в поле «Наличие оснастки» появляется «В ремонте»</w:t>
      </w:r>
      <w:ins w:id="1132" w:author="Екатерина Луткова" w:date="2016-04-01T16:06:00Z">
        <w:r w:rsidR="00B0218A">
          <w:rPr>
            <w:lang w:eastAsia="ru-RU"/>
          </w:rPr>
          <w:t>, «Отсутствует», «Утрата», «Изготовление»</w:t>
        </w:r>
      </w:ins>
      <w:del w:id="1133" w:author="Екатерина Луткова" w:date="2016-04-01T16:06:00Z">
        <w:r w:rsidDel="00B0218A">
          <w:rPr>
            <w:lang w:eastAsia="ru-RU"/>
          </w:rPr>
          <w:delText xml:space="preserve"> или «Утрачена»</w:delText>
        </w:r>
      </w:del>
      <w:r>
        <w:rPr>
          <w:lang w:eastAsia="ru-RU"/>
        </w:rPr>
        <w:t>, в поле «Срок изготовления оснастки»</w:t>
      </w:r>
      <w:ins w:id="1134" w:author="Екатерина Луткова" w:date="2016-03-30T14:13:00Z">
        <w:r w:rsidR="00511CB4">
          <w:rPr>
            <w:lang w:eastAsia="ru-RU"/>
          </w:rPr>
          <w:t xml:space="preserve"> (его необходимо добавить в таблицу)</w:t>
        </w:r>
      </w:ins>
      <w:r>
        <w:rPr>
          <w:lang w:eastAsia="ru-RU"/>
        </w:rPr>
        <w:t xml:space="preserve"> </w:t>
      </w:r>
      <w:ins w:id="1135" w:author="Екатерина Луткова" w:date="2016-03-30T14:12:00Z">
        <w:r w:rsidR="00511CB4">
          <w:rPr>
            <w:lang w:eastAsia="ru-RU"/>
          </w:rPr>
          <w:t xml:space="preserve">на конкретную деталь вручную </w:t>
        </w:r>
      </w:ins>
      <w:r>
        <w:rPr>
          <w:lang w:eastAsia="ru-RU"/>
        </w:rPr>
        <w:t>выставляется количество дней на изготовление оснастки.</w:t>
      </w:r>
      <w:ins w:id="1136" w:author="staff" w:date="2016-03-29T20:41:00Z">
        <w:r w:rsidR="000A56E7">
          <w:rPr>
            <w:lang w:eastAsia="ru-RU"/>
          </w:rPr>
          <w:t xml:space="preserve"> </w:t>
        </w:r>
      </w:ins>
      <w:ins w:id="1137" w:author="Екатерина Луткова" w:date="2016-03-30T14:13:00Z">
        <w:r w:rsidR="00511CB4">
          <w:rPr>
            <w:lang w:eastAsia="ru-RU"/>
          </w:rPr>
          <w:t xml:space="preserve">В шапке «Срок изготовления оснастки» исключить. </w:t>
        </w:r>
      </w:ins>
      <w:ins w:id="1138" w:author="staff" w:date="2016-03-29T20:41:00Z">
        <w:del w:id="1139" w:author="Екатерина Луткова" w:date="2016-03-30T14:13:00Z">
          <w:r w:rsidR="000A56E7" w:rsidDel="00511CB4">
            <w:rPr>
              <w:lang w:eastAsia="ru-RU"/>
            </w:rPr>
            <w:delText>(</w:delText>
          </w:r>
          <w:r w:rsidR="000A56E7" w:rsidDel="00511CB4">
            <w:delText>Выставляется вручную. Следует добавить поле по каждой строке заявки «Количество дней изготовления оснастки». В шапке не использовать)</w:delText>
          </w:r>
        </w:del>
      </w:ins>
    </w:p>
    <w:p w14:paraId="0A742F5D" w14:textId="4E18CD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Если все поля оказываются заполнены (данная деталь изготавливалась и на нее есть необходимая оснастка) – выст</w:t>
      </w:r>
      <w:r w:rsidR="00BA083B">
        <w:rPr>
          <w:lang w:eastAsia="ru-RU"/>
        </w:rPr>
        <w:t xml:space="preserve">авляется заказчику текущий счет и формируются </w:t>
      </w:r>
      <w:r w:rsidR="00A87CB6">
        <w:rPr>
          <w:lang w:eastAsia="ru-RU"/>
        </w:rPr>
        <w:t xml:space="preserve">автоматически </w:t>
      </w:r>
      <w:r w:rsidR="00BA083B">
        <w:rPr>
          <w:lang w:eastAsia="ru-RU"/>
        </w:rPr>
        <w:t xml:space="preserve">все необходимые отчеты </w:t>
      </w:r>
      <w:r w:rsidR="00BA083B" w:rsidRPr="00BA083B">
        <w:rPr>
          <w:lang w:eastAsia="ru-RU"/>
        </w:rPr>
        <w:t>[4</w:t>
      </w:r>
      <w:r w:rsidR="00BA083B">
        <w:rPr>
          <w:lang w:eastAsia="ru-RU"/>
        </w:rPr>
        <w:t>.4.1 – 4.4.</w:t>
      </w:r>
      <w:ins w:id="1140" w:author="Екатерина Луткова" w:date="2016-04-01T16:37:00Z">
        <w:r w:rsidR="00E027C5">
          <w:rPr>
            <w:lang w:eastAsia="ru-RU"/>
          </w:rPr>
          <w:t>6</w:t>
        </w:r>
      </w:ins>
      <w:del w:id="1141" w:author="Екатерина Луткова" w:date="2016-04-01T16:37:00Z">
        <w:r w:rsidR="00BA083B" w:rsidDel="00E027C5">
          <w:rPr>
            <w:lang w:eastAsia="ru-RU"/>
          </w:rPr>
          <w:delText>5</w:delText>
        </w:r>
      </w:del>
      <w:r w:rsidR="00BA083B" w:rsidRPr="00BA083B">
        <w:rPr>
          <w:lang w:eastAsia="ru-RU"/>
        </w:rPr>
        <w:t>]</w:t>
      </w:r>
      <w:r w:rsidR="00BA083B">
        <w:rPr>
          <w:lang w:eastAsia="ru-RU"/>
        </w:rPr>
        <w:t>.</w:t>
      </w:r>
      <w:r w:rsidR="00A87CB6">
        <w:rPr>
          <w:lang w:eastAsia="ru-RU"/>
        </w:rPr>
        <w:t xml:space="preserve"> </w:t>
      </w:r>
    </w:p>
    <w:p w14:paraId="2649BEA8" w14:textId="1EFB6ECF" w:rsidR="00995276" w:rsidRPr="00BA083B" w:rsidRDefault="00995276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конце ставится итого по заявке (сумма).</w:t>
      </w:r>
      <w:ins w:id="1142" w:author="staff" w:date="2016-03-29T20:41:00Z">
        <w:r w:rsidR="000A56E7">
          <w:rPr>
            <w:lang w:eastAsia="ru-RU"/>
          </w:rPr>
          <w:t xml:space="preserve"> (</w:t>
        </w:r>
        <w:r w:rsidR="000A56E7">
          <w:t>Внизу после всех строк заявки поле ИТОГО - полная стоимость всей заявки. Суммирование по столбцу «Сумма»</w:t>
        </w:r>
      </w:ins>
      <w:ins w:id="1143" w:author="staff" w:date="2016-03-29T20:42:00Z">
        <w:r w:rsidR="000A56E7">
          <w:t>)</w:t>
        </w:r>
      </w:ins>
    </w:p>
    <w:p w14:paraId="7623EB86" w14:textId="77777777" w:rsidR="00BA083B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Если в списке необходимого чертежа нет, номер чертежа заносится вручную и одновременно в модуле «Чертежи» </w:t>
      </w:r>
      <w:r w:rsidRPr="00FE6397">
        <w:rPr>
          <w:lang w:eastAsia="ru-RU"/>
        </w:rPr>
        <w:t>[</w:t>
      </w:r>
      <w:r>
        <w:rPr>
          <w:lang w:eastAsia="ru-RU"/>
        </w:rPr>
        <w:t>п. 4.5</w:t>
      </w:r>
      <w:r w:rsidRPr="00FE6397">
        <w:rPr>
          <w:lang w:eastAsia="ru-RU"/>
        </w:rPr>
        <w:t>]</w:t>
      </w:r>
      <w:r>
        <w:rPr>
          <w:lang w:eastAsia="ru-RU"/>
        </w:rPr>
        <w:t xml:space="preserve"> добавляется запись с данным номером чертежа. Далее остальные поля заполняются, и на чертеж составляется технологическая карта и считается калькуляция. </w:t>
      </w:r>
    </w:p>
    <w:p w14:paraId="5B0F723B" w14:textId="236986C2" w:rsidR="00BE3B7C" w:rsidRDefault="00BE3B7C" w:rsidP="006E25FC">
      <w:pPr>
        <w:spacing w:before="100" w:beforeAutospacing="1" w:after="100" w:afterAutospacing="1" w:line="360" w:lineRule="auto"/>
        <w:ind w:firstLine="709"/>
        <w:jc w:val="both"/>
        <w:rPr>
          <w:ins w:id="1144" w:author="Екатерина Луткова" w:date="2016-04-19T12:17:00Z"/>
          <w:rStyle w:val="af0"/>
        </w:rPr>
      </w:pPr>
      <w:r>
        <w:rPr>
          <w:lang w:eastAsia="ru-RU"/>
        </w:rPr>
        <w:t xml:space="preserve">Предусмотрен отбор по номеру заявки. Введя номер заявки </w:t>
      </w:r>
      <w:proofErr w:type="gramStart"/>
      <w:r>
        <w:rPr>
          <w:lang w:eastAsia="ru-RU"/>
        </w:rPr>
        <w:t>вся</w:t>
      </w:r>
      <w:proofErr w:type="gramEnd"/>
      <w:r>
        <w:rPr>
          <w:lang w:eastAsia="ru-RU"/>
        </w:rPr>
        <w:t xml:space="preserve"> заявка появиться на экране.</w:t>
      </w:r>
      <w:ins w:id="1145" w:author="staff" w:date="2016-03-29T20:42:00Z">
        <w:r w:rsidR="000A56E7">
          <w:rPr>
            <w:lang w:eastAsia="ru-RU"/>
          </w:rPr>
          <w:t xml:space="preserve"> (</w:t>
        </w:r>
        <w:r w:rsidR="000A56E7">
          <w:t>Список заявок предусмо</w:t>
        </w:r>
      </w:ins>
      <w:ins w:id="1146" w:author="Екатерина Луткова" w:date="2016-03-30T14:15:00Z">
        <w:r w:rsidR="00511CB4">
          <w:t>т</w:t>
        </w:r>
      </w:ins>
      <w:ins w:id="1147" w:author="staff" w:date="2016-03-29T20:42:00Z">
        <w:r w:rsidR="000A56E7">
          <w:t>рен в реестре заявок. Лучше сделать в самом модуле кнопк</w:t>
        </w:r>
      </w:ins>
      <w:ins w:id="1148" w:author="Екатерина Луткова" w:date="2016-04-01T16:02:00Z">
        <w:r w:rsidR="00B0218A">
          <w:t>у</w:t>
        </w:r>
      </w:ins>
      <w:ins w:id="1149" w:author="staff" w:date="2016-03-29T20:42:00Z">
        <w:del w:id="1150" w:author="Екатерина Луткова" w:date="2016-04-01T16:02:00Z">
          <w:r w:rsidR="000A56E7" w:rsidDel="00B0218A">
            <w:delText>е</w:delText>
          </w:r>
        </w:del>
        <w:r w:rsidR="000A56E7">
          <w:t xml:space="preserve"> поиск, нажав на которую вводится номер заявки и открывается «отчет» по всей </w:t>
        </w:r>
        <w:proofErr w:type="gramStart"/>
        <w:r w:rsidR="000A56E7">
          <w:t>заявке</w:t>
        </w:r>
        <w:r w:rsidR="000A56E7">
          <w:rPr>
            <w:rStyle w:val="af0"/>
          </w:rPr>
          <w:t xml:space="preserve"> )</w:t>
        </w:r>
      </w:ins>
      <w:proofErr w:type="gramEnd"/>
      <w:ins w:id="1151" w:author="Екатерина Луткова" w:date="2016-03-30T14:14:00Z">
        <w:r w:rsidR="00511CB4">
          <w:rPr>
            <w:rStyle w:val="af0"/>
          </w:rPr>
          <w:t>.</w:t>
        </w:r>
      </w:ins>
    </w:p>
    <w:p w14:paraId="4F7F6E13" w14:textId="0CC22E91" w:rsidR="00371148" w:rsidRPr="00295E57" w:rsidRDefault="00371148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  <w:lang w:eastAsia="ru-RU"/>
        </w:rPr>
      </w:pPr>
      <w:ins w:id="1152" w:author="Екатерина Луткова" w:date="2016-04-19T12:17:00Z">
        <w:r w:rsidRPr="00295E57">
          <w:rPr>
            <w:rStyle w:val="af0"/>
            <w:sz w:val="24"/>
            <w:szCs w:val="24"/>
          </w:rPr>
          <w:t>!!!</w:t>
        </w:r>
        <w:r>
          <w:rPr>
            <w:rStyle w:val="af0"/>
            <w:sz w:val="24"/>
            <w:szCs w:val="24"/>
          </w:rPr>
          <w:t xml:space="preserve"> от выбранного исполнителя формируются отчеты !!!</w:t>
        </w:r>
      </w:ins>
    </w:p>
    <w:p w14:paraId="7A9E39B1" w14:textId="63B995FB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1153" w:author="Екатерина Луткова" w:date="2016-03-30T14:16:00Z"/>
          <w:lang w:eastAsia="ru-RU"/>
        </w:rPr>
      </w:pPr>
      <w:bookmarkStart w:id="1154" w:name="_Toc448917586"/>
      <w:r>
        <w:rPr>
          <w:lang w:eastAsia="ru-RU"/>
        </w:rPr>
        <w:t xml:space="preserve">4.4.1 Отчет «Текущий </w:t>
      </w:r>
      <w:commentRangeStart w:id="1155"/>
      <w:commentRangeStart w:id="1156"/>
      <w:commentRangeStart w:id="1157"/>
      <w:r>
        <w:rPr>
          <w:lang w:eastAsia="ru-RU"/>
        </w:rPr>
        <w:t>счет</w:t>
      </w:r>
      <w:commentRangeEnd w:id="1155"/>
      <w:r w:rsidR="000A56E7">
        <w:rPr>
          <w:rStyle w:val="af0"/>
          <w:rFonts w:eastAsia="Calibri"/>
          <w:b w:val="0"/>
        </w:rPr>
        <w:commentReference w:id="1155"/>
      </w:r>
      <w:commentRangeEnd w:id="1156"/>
      <w:commentRangeEnd w:id="1157"/>
      <w:r w:rsidR="000A56E7">
        <w:rPr>
          <w:rStyle w:val="af0"/>
          <w:rFonts w:eastAsia="Calibri"/>
          <w:b w:val="0"/>
        </w:rPr>
        <w:commentReference w:id="1156"/>
      </w:r>
      <w:r w:rsidR="000A56E7">
        <w:rPr>
          <w:rStyle w:val="af0"/>
          <w:rFonts w:eastAsia="Calibri"/>
          <w:b w:val="0"/>
        </w:rPr>
        <w:commentReference w:id="1157"/>
      </w:r>
      <w:r>
        <w:rPr>
          <w:lang w:eastAsia="ru-RU"/>
        </w:rPr>
        <w:t>»</w:t>
      </w:r>
      <w:bookmarkEnd w:id="1154"/>
    </w:p>
    <w:p w14:paraId="10207631" w14:textId="686F2672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58" w:author="Екатерина Луткова" w:date="2016-03-30T14:18:00Z"/>
          <w:lang w:eastAsia="ru-RU"/>
        </w:rPr>
        <w:pPrChange w:id="1159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60" w:author="Екатерина Луткова" w:date="2016-03-30T14:18:00Z">
        <w:r>
          <w:rPr>
            <w:lang w:eastAsia="ru-RU"/>
          </w:rPr>
          <w:t>см. приложение № 2 к договору 2016-04-01 от 1 апреля 2016 г.</w:t>
        </w:r>
      </w:ins>
    </w:p>
    <w:p w14:paraId="6EC1D7DF" w14:textId="3BFAE680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61" w:author="Екатерина Луткова" w:date="2016-03-30T14:18:00Z"/>
          <w:lang w:eastAsia="ru-RU"/>
        </w:rPr>
        <w:pPrChange w:id="1162" w:author="Екатерина Луткова" w:date="2016-04-01T16:02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63" w:author="Екатерина Луткова" w:date="2016-03-30T14:18:00Z">
        <w:r>
          <w:rPr>
            <w:lang w:eastAsia="ru-RU"/>
          </w:rPr>
          <w:t>Номер текущего сч</w:t>
        </w:r>
        <w:r w:rsidR="00B0218A">
          <w:rPr>
            <w:lang w:eastAsia="ru-RU"/>
          </w:rPr>
          <w:t>ета совпадает с номером заявки.</w:t>
        </w:r>
      </w:ins>
    </w:p>
    <w:p w14:paraId="4D9BC0AD" w14:textId="4862EAED" w:rsidR="00511CB4" w:rsidRDefault="00511CB4">
      <w:pPr>
        <w:ind w:firstLine="709"/>
        <w:rPr>
          <w:ins w:id="1164" w:author="Екатерина Луткова" w:date="2016-03-30T14:17:00Z"/>
          <w:lang w:eastAsia="ru-RU"/>
        </w:rPr>
        <w:pPrChange w:id="1165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66" w:author="Екатерина Луткова" w:date="2016-03-30T14:17:00Z">
        <w:r>
          <w:rPr>
            <w:lang w:eastAsia="ru-RU"/>
          </w:rPr>
          <w:t>Поле «Товары» собирается из следующих полей заявки:</w:t>
        </w:r>
      </w:ins>
    </w:p>
    <w:p w14:paraId="56B77143" w14:textId="397BDE82" w:rsidR="00511CB4" w:rsidRDefault="00511CB4">
      <w:pPr>
        <w:pStyle w:val="a4"/>
        <w:numPr>
          <w:ilvl w:val="0"/>
          <w:numId w:val="35"/>
        </w:numPr>
        <w:ind w:left="0" w:firstLine="709"/>
        <w:rPr>
          <w:ins w:id="1167" w:author="Екатерина Луткова" w:date="2016-03-30T14:17:00Z"/>
          <w:lang w:eastAsia="ru-RU"/>
        </w:rPr>
        <w:pPrChange w:id="1168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69" w:author="Екатерина Луткова" w:date="2016-03-30T14:17:00Z">
        <w:r>
          <w:rPr>
            <w:lang w:eastAsia="ru-RU"/>
          </w:rPr>
          <w:t>наименование детали;</w:t>
        </w:r>
      </w:ins>
    </w:p>
    <w:p w14:paraId="601406D4" w14:textId="4DBE2B0E" w:rsidR="00511CB4" w:rsidRDefault="00511CB4">
      <w:pPr>
        <w:pStyle w:val="a4"/>
        <w:numPr>
          <w:ilvl w:val="0"/>
          <w:numId w:val="35"/>
        </w:numPr>
        <w:ind w:left="0" w:firstLine="709"/>
        <w:rPr>
          <w:ins w:id="1170" w:author="Екатерина Луткова" w:date="2016-03-30T14:17:00Z"/>
          <w:lang w:eastAsia="ru-RU"/>
        </w:rPr>
        <w:pPrChange w:id="1171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72" w:author="Екатерина Луткова" w:date="2016-03-30T14:17:00Z">
        <w:r>
          <w:rPr>
            <w:lang w:eastAsia="ru-RU"/>
          </w:rPr>
          <w:t>группа;</w:t>
        </w:r>
      </w:ins>
    </w:p>
    <w:p w14:paraId="7B56D88A" w14:textId="2DF1F340" w:rsidR="00511CB4" w:rsidRPr="00511CB4" w:rsidRDefault="00511CB4">
      <w:pPr>
        <w:pStyle w:val="a4"/>
        <w:numPr>
          <w:ilvl w:val="0"/>
          <w:numId w:val="35"/>
        </w:numPr>
        <w:ind w:left="0" w:firstLine="709"/>
        <w:rPr>
          <w:lang w:eastAsia="ru-RU"/>
        </w:rPr>
        <w:pPrChange w:id="1173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74" w:author="Екатерина Луткова" w:date="2016-03-30T14:18:00Z">
        <w:r>
          <w:rPr>
            <w:lang w:eastAsia="ru-RU"/>
          </w:rPr>
          <w:t>чертеж (№ чертежа).</w:t>
        </w:r>
      </w:ins>
    </w:p>
    <w:p w14:paraId="23182999" w14:textId="33BE21C8" w:rsidR="00DD7803" w:rsidDel="00511CB4" w:rsidRDefault="00203B6F">
      <w:pPr>
        <w:spacing w:before="100" w:beforeAutospacing="1" w:after="100" w:afterAutospacing="1" w:line="360" w:lineRule="auto"/>
        <w:ind w:firstLine="709"/>
        <w:jc w:val="both"/>
        <w:rPr>
          <w:del w:id="1175" w:author="Екатерина Луткова" w:date="2016-03-30T14:18:00Z"/>
          <w:lang w:eastAsia="ru-RU"/>
        </w:rPr>
      </w:pPr>
      <w:del w:id="1176" w:author="Екатерина Луткова" w:date="2016-03-30T14:18:00Z">
        <w:r w:rsidDel="00511CB4">
          <w:rPr>
            <w:lang w:eastAsia="ru-RU"/>
          </w:rPr>
          <w:delText>см. п</w:delText>
        </w:r>
        <w:r w:rsidR="001C32D0" w:rsidDel="00511CB4">
          <w:rPr>
            <w:lang w:eastAsia="ru-RU"/>
          </w:rPr>
          <w:delText xml:space="preserve">риложение № 2 к договору 2016-04-01 от 1 апреля </w:delText>
        </w:r>
        <w:r w:rsidDel="00511CB4">
          <w:rPr>
            <w:lang w:eastAsia="ru-RU"/>
          </w:rPr>
          <w:delText>2016 г.</w:delText>
        </w:r>
      </w:del>
    </w:p>
    <w:p w14:paraId="71009471" w14:textId="77777777" w:rsidR="00FB39AE" w:rsidRDefault="00FB39AE">
      <w:pPr>
        <w:spacing w:before="100" w:beforeAutospacing="1" w:after="100" w:afterAutospacing="1" w:line="360" w:lineRule="auto"/>
        <w:ind w:firstLine="709"/>
        <w:jc w:val="both"/>
        <w:rPr>
          <w:ins w:id="1177" w:author="Екатерина Луткова" w:date="2016-03-30T14:19:00Z"/>
          <w:lang w:eastAsia="ru-RU"/>
        </w:rPr>
      </w:pPr>
      <w:r>
        <w:rPr>
          <w:lang w:eastAsia="ru-RU"/>
        </w:rPr>
        <w:t>Номер текущего счета совпадает с номером заявки.</w:t>
      </w:r>
    </w:p>
    <w:p w14:paraId="2DEF746F" w14:textId="233E173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78" w:author="Екатерина Луткова" w:date="2016-03-30T14:20:00Z"/>
          <w:lang w:eastAsia="ru-RU"/>
        </w:rPr>
      </w:pPr>
      <w:ins w:id="1179" w:author="Екатерина Луткова" w:date="2016-03-30T14:19:00Z">
        <w:r>
          <w:rPr>
            <w:lang w:eastAsia="ru-RU"/>
          </w:rPr>
          <w:t xml:space="preserve">Цена берется из модуля «Чертежи» - </w:t>
        </w:r>
      </w:ins>
      <w:ins w:id="1180" w:author="Екатерина Луткова" w:date="2016-03-30T14:20:00Z">
        <w:r>
          <w:rPr>
            <w:lang w:eastAsia="ru-RU"/>
          </w:rPr>
          <w:t xml:space="preserve">«Цена </w:t>
        </w:r>
        <w:proofErr w:type="gramStart"/>
        <w:r>
          <w:rPr>
            <w:lang w:eastAsia="ru-RU"/>
          </w:rPr>
          <w:t>по черт</w:t>
        </w:r>
        <w:proofErr w:type="gramEnd"/>
        <w:r>
          <w:rPr>
            <w:lang w:eastAsia="ru-RU"/>
          </w:rPr>
          <w:t xml:space="preserve">. без НДС», «Цена по калькуляции без НДС» не используется. </w:t>
        </w:r>
      </w:ins>
    </w:p>
    <w:p w14:paraId="6B75DA21" w14:textId="5F402A83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81" w:author="Екатерина Луткова" w:date="2016-03-30T14:21:00Z"/>
          <w:lang w:eastAsia="ru-RU"/>
        </w:rPr>
      </w:pPr>
      <w:ins w:id="1182" w:author="Екатерина Луткова" w:date="2016-03-30T14:21:00Z">
        <w:r>
          <w:rPr>
            <w:lang w:eastAsia="ru-RU"/>
          </w:rPr>
          <w:lastRenderedPageBreak/>
          <w:t xml:space="preserve">Поле «Сумма» = кол-во * цена. </w:t>
        </w:r>
      </w:ins>
    </w:p>
    <w:p w14:paraId="2FE780AD" w14:textId="0C61C28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83" w:author="Екатерина Луткова" w:date="2016-03-30T14:23:00Z"/>
          <w:lang w:eastAsia="ru-RU"/>
        </w:rPr>
      </w:pPr>
      <w:ins w:id="1184" w:author="Екатерина Луткова" w:date="2016-03-30T14:22:00Z">
        <w:r>
          <w:rPr>
            <w:lang w:eastAsia="ru-RU"/>
          </w:rPr>
          <w:t xml:space="preserve">Поле «НДС» = НДС (константа из </w:t>
        </w:r>
        <w:r w:rsidRPr="00511CB4">
          <w:rPr>
            <w:lang w:eastAsia="ru-RU"/>
            <w:rPrChange w:id="1185" w:author="Екатерина Луткова" w:date="2016-03-30T14:22:00Z">
              <w:rPr>
                <w:lang w:val="en-US" w:eastAsia="ru-RU"/>
              </w:rPr>
            </w:rPrChange>
          </w:rPr>
          <w:t>[</w:t>
        </w:r>
        <w:r>
          <w:rPr>
            <w:lang w:eastAsia="ru-RU"/>
          </w:rPr>
          <w:t>4.3.13</w:t>
        </w:r>
        <w:r w:rsidRPr="00511CB4">
          <w:rPr>
            <w:lang w:eastAsia="ru-RU"/>
            <w:rPrChange w:id="1186" w:author="Екатерина Луткова" w:date="2016-03-30T14:22:00Z">
              <w:rPr>
                <w:lang w:val="en-US" w:eastAsia="ru-RU"/>
              </w:rPr>
            </w:rPrChange>
          </w:rPr>
          <w:t>]</w:t>
        </w:r>
        <w:r w:rsidR="00F32243">
          <w:rPr>
            <w:lang w:eastAsia="ru-RU"/>
          </w:rPr>
          <w:t xml:space="preserve"> </w:t>
        </w:r>
        <w:r w:rsidR="00F32243" w:rsidRPr="00F32243">
          <w:rPr>
            <w:lang w:eastAsia="ru-RU"/>
            <w:rPrChange w:id="1187" w:author="Екатерина Луткова" w:date="2016-03-30T14:22:00Z">
              <w:rPr>
                <w:lang w:val="en-US" w:eastAsia="ru-RU"/>
              </w:rPr>
            </w:rPrChange>
          </w:rPr>
          <w:t>/ 100</w:t>
        </w:r>
        <w:r>
          <w:rPr>
            <w:lang w:eastAsia="ru-RU"/>
          </w:rPr>
          <w:t xml:space="preserve">) </w:t>
        </w:r>
      </w:ins>
      <w:ins w:id="1188" w:author="Екатерина Луткова" w:date="2016-03-30T14:23:00Z">
        <w:r w:rsidR="00F32243">
          <w:rPr>
            <w:lang w:eastAsia="ru-RU"/>
          </w:rPr>
          <w:t>* сумма.</w:t>
        </w:r>
      </w:ins>
    </w:p>
    <w:p w14:paraId="2C0C0408" w14:textId="0B78834D" w:rsidR="00F32243" w:rsidRPr="00F32243" w:rsidRDefault="00F3224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89" w:author="Екатерина Луткова" w:date="2016-03-30T14:23:00Z">
        <w:r>
          <w:rPr>
            <w:lang w:eastAsia="ru-RU"/>
          </w:rPr>
          <w:t>Поле «Сумма с НДС» = сумма + НДС.</w:t>
        </w:r>
      </w:ins>
    </w:p>
    <w:p w14:paraId="3E4BA64A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1190" w:author="Екатерина Луткова" w:date="2016-04-01T16:20:00Z"/>
          <w:lang w:eastAsia="ru-RU"/>
        </w:rPr>
      </w:pPr>
      <w:bookmarkStart w:id="1191" w:name="_Toc448917587"/>
      <w:r>
        <w:rPr>
          <w:lang w:eastAsia="ru-RU"/>
        </w:rPr>
        <w:t>4.4.2 Отчет «</w:t>
      </w:r>
      <w:commentRangeStart w:id="1192"/>
      <w:commentRangeStart w:id="1193"/>
      <w:r>
        <w:rPr>
          <w:lang w:eastAsia="ru-RU"/>
        </w:rPr>
        <w:t>Спецификация</w:t>
      </w:r>
      <w:commentRangeEnd w:id="1192"/>
      <w:r w:rsidR="00C422BE">
        <w:rPr>
          <w:rStyle w:val="af0"/>
          <w:rFonts w:eastAsia="Calibri"/>
          <w:b w:val="0"/>
        </w:rPr>
        <w:commentReference w:id="1192"/>
      </w:r>
      <w:commentRangeEnd w:id="1193"/>
      <w:r w:rsidR="00C422BE">
        <w:rPr>
          <w:rStyle w:val="af0"/>
          <w:rFonts w:eastAsia="Calibri"/>
          <w:b w:val="0"/>
        </w:rPr>
        <w:commentReference w:id="1193"/>
      </w:r>
      <w:r>
        <w:rPr>
          <w:lang w:eastAsia="ru-RU"/>
        </w:rPr>
        <w:t>»</w:t>
      </w:r>
      <w:bookmarkEnd w:id="1191"/>
    </w:p>
    <w:p w14:paraId="5983D6B8" w14:textId="7F0A9EEA" w:rsidR="006C0053" w:rsidRPr="00DC1026" w:rsidRDefault="006C0053">
      <w:pPr>
        <w:spacing w:before="100" w:beforeAutospacing="1" w:after="100" w:afterAutospacing="1" w:line="360" w:lineRule="auto"/>
        <w:ind w:firstLine="709"/>
        <w:jc w:val="both"/>
        <w:rPr>
          <w:ins w:id="1194" w:author="Екатерина Луткова" w:date="2016-04-01T16:16:00Z"/>
          <w:lang w:eastAsia="ru-RU"/>
        </w:rPr>
        <w:pPrChange w:id="1195" w:author="Екатерина Луткова" w:date="2016-04-01T16:20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96" w:author="Екатерина Луткова" w:date="2016-04-01T16:20:00Z">
        <w:r>
          <w:rPr>
            <w:lang w:eastAsia="ru-RU"/>
          </w:rPr>
          <w:t>см. приложение № 3 к договору 2016-04-01 от 1 апреля 2016 г.</w:t>
        </w:r>
      </w:ins>
    </w:p>
    <w:p w14:paraId="51F0A950" w14:textId="68845FAF" w:rsidR="006C0053" w:rsidRDefault="006C0053">
      <w:pPr>
        <w:rPr>
          <w:ins w:id="1197" w:author="Екатерина Луткова" w:date="2016-04-01T16:17:00Z"/>
          <w:lang w:eastAsia="ru-RU"/>
        </w:rPr>
        <w:pPrChange w:id="1198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99" w:author="Екатерина Луткова" w:date="2016-04-01T16:16:00Z">
        <w:r>
          <w:rPr>
            <w:lang w:eastAsia="ru-RU"/>
          </w:rPr>
          <w:tab/>
          <w:t>«Наименование продукции, изделия» - наименование детал</w:t>
        </w:r>
      </w:ins>
      <w:ins w:id="1200" w:author="Екатерина Луткова" w:date="2016-04-01T16:17:00Z">
        <w:r>
          <w:rPr>
            <w:lang w:eastAsia="ru-RU"/>
          </w:rPr>
          <w:t>и, группа, № чертежа.</w:t>
        </w:r>
      </w:ins>
    </w:p>
    <w:p w14:paraId="73A78A58" w14:textId="02AC4066" w:rsidR="006C0053" w:rsidRDefault="006C0053">
      <w:pPr>
        <w:rPr>
          <w:ins w:id="1201" w:author="Екатерина Луткова" w:date="2016-04-01T16:18:00Z"/>
          <w:lang w:eastAsia="ru-RU"/>
        </w:rPr>
        <w:pPrChange w:id="1202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03" w:author="Екатерина Луткова" w:date="2016-04-01T16:17:00Z">
        <w:r>
          <w:rPr>
            <w:lang w:eastAsia="ru-RU"/>
          </w:rPr>
          <w:tab/>
        </w:r>
      </w:ins>
      <w:ins w:id="1204" w:author="Екатерина Луткова" w:date="2016-04-01T16:18:00Z">
        <w:r>
          <w:rPr>
            <w:lang w:eastAsia="ru-RU"/>
          </w:rPr>
          <w:t xml:space="preserve">Артикул, </w:t>
        </w:r>
      </w:ins>
      <w:ins w:id="1205" w:author="Екатерина Луткова" w:date="2016-04-01T16:17:00Z">
        <w:r>
          <w:rPr>
            <w:lang w:eastAsia="ru-RU"/>
          </w:rPr>
          <w:t>код, единицы измерения</w:t>
        </w:r>
      </w:ins>
      <w:ins w:id="1206" w:author="Екатерина Луткова" w:date="2016-04-01T16:18:00Z">
        <w:r>
          <w:rPr>
            <w:lang w:eastAsia="ru-RU"/>
          </w:rPr>
          <w:t xml:space="preserve"> – из модуля «Чертежи».</w:t>
        </w:r>
      </w:ins>
    </w:p>
    <w:p w14:paraId="19D24CE1" w14:textId="295C2D5A" w:rsidR="006C0053" w:rsidRDefault="006C0053">
      <w:pPr>
        <w:rPr>
          <w:ins w:id="1207" w:author="Екатерина Луткова" w:date="2016-04-01T16:19:00Z"/>
          <w:lang w:eastAsia="ru-RU"/>
        </w:rPr>
        <w:pPrChange w:id="1208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09" w:author="Екатерина Луткова" w:date="2016-04-01T16:18:00Z">
        <w:r>
          <w:rPr>
            <w:lang w:eastAsia="ru-RU"/>
          </w:rPr>
          <w:tab/>
        </w:r>
      </w:ins>
      <w:ins w:id="1210" w:author="Екатерина Луткова" w:date="2016-04-01T16:19:00Z">
        <w:r>
          <w:rPr>
            <w:lang w:eastAsia="ru-RU"/>
          </w:rPr>
          <w:t>Срок изготовления подтягивается из заявки, но может быть откорректирован вручную.</w:t>
        </w:r>
      </w:ins>
    </w:p>
    <w:p w14:paraId="62B23F6B" w14:textId="77777777" w:rsidR="006C0053" w:rsidRDefault="006C0053">
      <w:pPr>
        <w:rPr>
          <w:ins w:id="1211" w:author="Екатерина Луткова" w:date="2016-04-01T16:20:00Z"/>
          <w:lang w:eastAsia="ru-RU"/>
        </w:rPr>
        <w:pPrChange w:id="1212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13" w:author="Екатерина Луткова" w:date="2016-04-01T16:19:00Z">
        <w:r>
          <w:rPr>
            <w:lang w:eastAsia="ru-RU"/>
          </w:rPr>
          <w:tab/>
          <w:t>Прочие условия – прописываются вручную по необходимости.</w:t>
        </w:r>
      </w:ins>
    </w:p>
    <w:p w14:paraId="6A6E6D18" w14:textId="01AE9003" w:rsidR="006C0053" w:rsidRPr="00DC1026" w:rsidRDefault="006C0053">
      <w:pPr>
        <w:rPr>
          <w:lang w:eastAsia="ru-RU"/>
        </w:rPr>
        <w:pPrChange w:id="1214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15" w:author="Екатерина Луткова" w:date="2016-04-01T16:20:00Z">
        <w:r>
          <w:rPr>
            <w:lang w:eastAsia="ru-RU"/>
          </w:rPr>
          <w:tab/>
          <w:t>Далее отчет печатается.</w:t>
        </w:r>
      </w:ins>
      <w:ins w:id="1216" w:author="Екатерина Луткова" w:date="2016-04-01T16:19:00Z">
        <w:r>
          <w:rPr>
            <w:lang w:eastAsia="ru-RU"/>
          </w:rPr>
          <w:t xml:space="preserve"> </w:t>
        </w:r>
      </w:ins>
    </w:p>
    <w:p w14:paraId="77374CCE" w14:textId="099D53E4" w:rsidR="00BA083B" w:rsidDel="006C0053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del w:id="1217" w:author="Екатерина Луткова" w:date="2016-04-01T16:20:00Z"/>
          <w:lang w:eastAsia="ru-RU"/>
        </w:rPr>
      </w:pPr>
      <w:del w:id="1218" w:author="Екатерина Луткова" w:date="2016-04-01T16:20:00Z">
        <w:r w:rsidDel="006C0053">
          <w:rPr>
            <w:lang w:eastAsia="ru-RU"/>
          </w:rPr>
          <w:delText xml:space="preserve">см. приложение № 3 </w:delText>
        </w:r>
        <w:r w:rsidR="001C32D0" w:rsidDel="006C0053">
          <w:rPr>
            <w:lang w:eastAsia="ru-RU"/>
          </w:rPr>
          <w:delText>к договору 2016-04-01 от 1 апреля 2016 г.</w:delText>
        </w:r>
      </w:del>
    </w:p>
    <w:p w14:paraId="1F8A789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219" w:name="_Toc448917588"/>
      <w:r>
        <w:rPr>
          <w:lang w:eastAsia="ru-RU"/>
        </w:rPr>
        <w:t>4.4.3 Отчет «Договор»</w:t>
      </w:r>
      <w:bookmarkEnd w:id="1219"/>
    </w:p>
    <w:p w14:paraId="1E4024BA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1220" w:author="Екатерина Луткова" w:date="2016-04-01T16:21:00Z"/>
          <w:lang w:eastAsia="ru-RU"/>
        </w:rPr>
      </w:pPr>
      <w:r>
        <w:rPr>
          <w:lang w:eastAsia="ru-RU"/>
        </w:rPr>
        <w:t xml:space="preserve">см. приложение № 4 </w:t>
      </w:r>
      <w:r w:rsidR="001C32D0">
        <w:rPr>
          <w:lang w:eastAsia="ru-RU"/>
        </w:rPr>
        <w:t>к договору 2016-04-01 от 1 апреля 2016 г.</w:t>
      </w:r>
    </w:p>
    <w:p w14:paraId="651D2D93" w14:textId="662CF6C7" w:rsidR="00E93671" w:rsidRPr="00E93671" w:rsidRDefault="00E93671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221" w:author="Екатерина Луткова" w:date="2016-04-01T16:21:00Z">
        <w:r>
          <w:rPr>
            <w:lang w:eastAsia="ru-RU"/>
          </w:rPr>
          <w:t>Номер договора – текущая дата</w:t>
        </w:r>
      </w:ins>
      <w:ins w:id="1222" w:author="Екатерина Луткова" w:date="2016-04-01T16:22:00Z">
        <w:r>
          <w:rPr>
            <w:lang w:eastAsia="ru-RU"/>
          </w:rPr>
          <w:t xml:space="preserve"> (формат ввода: «2016-04-01»</w:t>
        </w:r>
      </w:ins>
      <w:ins w:id="1223" w:author="Екатерина Луткова" w:date="2016-04-01T16:29:00Z">
        <w:r w:rsidRPr="00E93671">
          <w:rPr>
            <w:lang w:eastAsia="ru-RU"/>
            <w:rPrChange w:id="1224" w:author="Екатерина Луткова" w:date="2016-04-01T16:29:00Z">
              <w:rPr>
                <w:lang w:val="en-US" w:eastAsia="ru-RU"/>
              </w:rPr>
            </w:rPrChange>
          </w:rPr>
          <w:t>)</w:t>
        </w:r>
      </w:ins>
      <w:ins w:id="1225" w:author="Екатерина Луткова" w:date="2016-04-01T16:21:00Z">
        <w:r>
          <w:rPr>
            <w:lang w:eastAsia="ru-RU"/>
          </w:rPr>
          <w:t>.</w:t>
        </w:r>
      </w:ins>
      <w:ins w:id="1226" w:author="Екатерина Луткова" w:date="2016-04-01T16:29:00Z">
        <w:r w:rsidRPr="00E93671">
          <w:rPr>
            <w:lang w:eastAsia="ru-RU"/>
            <w:rPrChange w:id="1227" w:author="Екатерина Луткова" w:date="2016-04-01T16:29:00Z">
              <w:rPr>
                <w:lang w:val="en-US" w:eastAsia="ru-RU"/>
              </w:rPr>
            </w:rPrChange>
          </w:rPr>
          <w:t xml:space="preserve"> </w:t>
        </w:r>
      </w:ins>
      <w:ins w:id="1228" w:author="Екатерина Луткова" w:date="2016-04-01T16:30:00Z">
        <w:r>
          <w:rPr>
            <w:lang w:eastAsia="ru-RU"/>
          </w:rPr>
          <w:t>Предусмотреть возможность ручного ввода номера договора</w:t>
        </w:r>
        <w:r w:rsidR="00E027C5">
          <w:rPr>
            <w:lang w:eastAsia="ru-RU"/>
          </w:rPr>
          <w:t>.</w:t>
        </w:r>
      </w:ins>
    </w:p>
    <w:p w14:paraId="1DCDA314" w14:textId="389EC3FC" w:rsidR="00DD7803" w:rsidRDefault="00DD7803" w:rsidP="00C422BE">
      <w:pPr>
        <w:pStyle w:val="3"/>
        <w:ind w:firstLine="708"/>
        <w:rPr>
          <w:lang w:eastAsia="ru-RU"/>
        </w:rPr>
      </w:pPr>
      <w:bookmarkStart w:id="1229" w:name="_Toc448917589"/>
      <w:r>
        <w:rPr>
          <w:lang w:eastAsia="ru-RU"/>
        </w:rPr>
        <w:t xml:space="preserve">4.4.4 Отчет «Акт выполненных </w:t>
      </w:r>
      <w:commentRangeStart w:id="1230"/>
      <w:r>
        <w:rPr>
          <w:lang w:eastAsia="ru-RU"/>
        </w:rPr>
        <w:t>работ</w:t>
      </w:r>
      <w:commentRangeEnd w:id="1230"/>
      <w:r w:rsidR="00DC1026">
        <w:rPr>
          <w:rStyle w:val="af0"/>
          <w:rFonts w:eastAsia="Calibri"/>
          <w:b w:val="0"/>
        </w:rPr>
        <w:commentReference w:id="1230"/>
      </w:r>
      <w:r>
        <w:rPr>
          <w:lang w:eastAsia="ru-RU"/>
        </w:rPr>
        <w:t>»</w:t>
      </w:r>
      <w:bookmarkEnd w:id="1229"/>
    </w:p>
    <w:p w14:paraId="74F5EFE2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1231" w:author="Екатерина Луткова" w:date="2016-04-01T16:32:00Z"/>
          <w:lang w:eastAsia="ru-RU"/>
        </w:rPr>
      </w:pPr>
      <w:r>
        <w:rPr>
          <w:lang w:eastAsia="ru-RU"/>
        </w:rPr>
        <w:t xml:space="preserve">см. приложение № </w:t>
      </w:r>
      <w:r w:rsidR="001C32D0">
        <w:rPr>
          <w:lang w:eastAsia="ru-RU"/>
        </w:rPr>
        <w:t>к договору 2016-04-01 от 1 апреля 2016 г.</w:t>
      </w:r>
    </w:p>
    <w:p w14:paraId="5307BBC9" w14:textId="419FACA1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ins w:id="1232" w:author="Екатерина Луткова" w:date="2016-04-01T16:31:00Z"/>
          <w:lang w:eastAsia="ru-RU"/>
        </w:rPr>
      </w:pPr>
      <w:ins w:id="1233" w:author="Екатерина Луткова" w:date="2016-04-01T16:32:00Z">
        <w:r>
          <w:rPr>
            <w:lang w:eastAsia="ru-RU"/>
          </w:rPr>
          <w:t>Следующие поля заполняются вручную:</w:t>
        </w:r>
      </w:ins>
    </w:p>
    <w:tbl>
      <w:tblPr>
        <w:tblW w:w="9240" w:type="dxa"/>
        <w:tblInd w:w="108" w:type="dxa"/>
        <w:tblLook w:val="04A0" w:firstRow="1" w:lastRow="0" w:firstColumn="1" w:lastColumn="0" w:noHBand="0" w:noVBand="1"/>
      </w:tblPr>
      <w:tblGrid>
        <w:gridCol w:w="1310"/>
        <w:gridCol w:w="266"/>
        <w:gridCol w:w="960"/>
        <w:gridCol w:w="960"/>
        <w:gridCol w:w="960"/>
        <w:gridCol w:w="960"/>
        <w:gridCol w:w="1030"/>
        <w:gridCol w:w="1030"/>
        <w:gridCol w:w="960"/>
        <w:gridCol w:w="960"/>
      </w:tblGrid>
      <w:tr w:rsidR="00E027C5" w:rsidRPr="00E027C5" w14:paraId="4418F56A" w14:textId="77777777" w:rsidTr="00E027C5">
        <w:trPr>
          <w:trHeight w:val="300"/>
          <w:ins w:id="1234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221ED" w14:textId="77777777" w:rsidR="00E027C5" w:rsidRPr="00E027C5" w:rsidRDefault="00E027C5" w:rsidP="00E027C5">
            <w:pPr>
              <w:spacing w:after="0" w:line="240" w:lineRule="auto"/>
              <w:rPr>
                <w:ins w:id="123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3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288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4C2B8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3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3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DECB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3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4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F4E86" w14:textId="77777777" w:rsidR="00E027C5" w:rsidRPr="00E027C5" w:rsidRDefault="00E027C5" w:rsidP="00E027C5">
            <w:pPr>
              <w:spacing w:after="0" w:line="240" w:lineRule="auto"/>
              <w:rPr>
                <w:ins w:id="124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4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431F0" w14:textId="77777777" w:rsidR="00E027C5" w:rsidRPr="00E027C5" w:rsidRDefault="00E027C5" w:rsidP="00E027C5">
            <w:pPr>
              <w:spacing w:after="0" w:line="240" w:lineRule="auto"/>
              <w:rPr>
                <w:ins w:id="124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8C940F" w14:textId="77777777" w:rsidR="00E027C5" w:rsidRPr="00E027C5" w:rsidRDefault="00E027C5" w:rsidP="00E027C5">
            <w:pPr>
              <w:spacing w:after="0" w:line="240" w:lineRule="auto"/>
              <w:rPr>
                <w:ins w:id="124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4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21451A4D" w14:textId="77777777" w:rsidTr="00E027C5">
        <w:trPr>
          <w:trHeight w:val="300"/>
          <w:ins w:id="1246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BC7FD" w14:textId="77777777" w:rsidR="00E027C5" w:rsidRPr="00E027C5" w:rsidRDefault="00E027C5" w:rsidP="00E027C5">
            <w:pPr>
              <w:spacing w:after="0" w:line="240" w:lineRule="auto"/>
              <w:rPr>
                <w:ins w:id="124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4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3FEA3" w14:textId="77777777" w:rsidR="00E027C5" w:rsidRPr="00E027C5" w:rsidRDefault="00E027C5" w:rsidP="00E027C5">
            <w:pPr>
              <w:spacing w:after="0" w:line="240" w:lineRule="auto"/>
              <w:rPr>
                <w:ins w:id="124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A93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84F32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7029C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EB91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06BE0" w14:textId="77777777" w:rsidR="00E027C5" w:rsidRPr="00E027C5" w:rsidRDefault="00E027C5" w:rsidP="00E027C5">
            <w:pPr>
              <w:spacing w:after="0" w:line="240" w:lineRule="auto"/>
              <w:rPr>
                <w:ins w:id="125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717CA" w14:textId="77777777" w:rsidR="00E027C5" w:rsidRPr="00E027C5" w:rsidRDefault="00E027C5" w:rsidP="00E027C5">
            <w:pPr>
              <w:spacing w:after="0" w:line="240" w:lineRule="auto"/>
              <w:rPr>
                <w:ins w:id="126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2868B0" w14:textId="77777777" w:rsidR="00E027C5" w:rsidRPr="00E027C5" w:rsidRDefault="00E027C5" w:rsidP="00E027C5">
            <w:pPr>
              <w:spacing w:after="0" w:line="240" w:lineRule="auto"/>
              <w:rPr>
                <w:ins w:id="126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6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2111B156" w14:textId="77777777" w:rsidTr="00E027C5">
        <w:trPr>
          <w:trHeight w:val="300"/>
          <w:ins w:id="1263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EAE9F" w14:textId="77777777" w:rsidR="00E027C5" w:rsidRPr="00E027C5" w:rsidRDefault="00E027C5" w:rsidP="00E027C5">
            <w:pPr>
              <w:spacing w:after="0" w:line="240" w:lineRule="auto"/>
              <w:rPr>
                <w:ins w:id="126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6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E01E0" w14:textId="77777777" w:rsidR="00E027C5" w:rsidRPr="00E027C5" w:rsidRDefault="00E027C5" w:rsidP="00E027C5">
            <w:pPr>
              <w:spacing w:after="0" w:line="240" w:lineRule="auto"/>
              <w:rPr>
                <w:ins w:id="126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AAA87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6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6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0CEE7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6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25F99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7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4067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7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803EE" w14:textId="77777777" w:rsidR="00E027C5" w:rsidRPr="00E027C5" w:rsidRDefault="00E027C5" w:rsidP="00E027C5">
            <w:pPr>
              <w:spacing w:after="0" w:line="240" w:lineRule="auto"/>
              <w:rPr>
                <w:ins w:id="127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B8400" w14:textId="77777777" w:rsidR="00E027C5" w:rsidRPr="00E027C5" w:rsidRDefault="00E027C5" w:rsidP="00E027C5">
            <w:pPr>
              <w:spacing w:after="0" w:line="240" w:lineRule="auto"/>
              <w:rPr>
                <w:ins w:id="127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A3B2DE" w14:textId="77777777" w:rsidR="00E027C5" w:rsidRPr="00E027C5" w:rsidRDefault="00E027C5" w:rsidP="00E027C5">
            <w:pPr>
              <w:spacing w:after="0" w:line="240" w:lineRule="auto"/>
              <w:rPr>
                <w:ins w:id="127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7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18D3DB5E" w14:textId="77777777" w:rsidTr="00E027C5">
        <w:trPr>
          <w:trHeight w:val="300"/>
          <w:ins w:id="1280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CFD0B" w14:textId="77777777" w:rsidR="00E027C5" w:rsidRPr="00E027C5" w:rsidRDefault="00E027C5" w:rsidP="00E027C5">
            <w:pPr>
              <w:spacing w:after="0" w:line="240" w:lineRule="auto"/>
              <w:rPr>
                <w:ins w:id="128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46FCD" w14:textId="77777777" w:rsidR="00E027C5" w:rsidRPr="00E027C5" w:rsidRDefault="00E027C5" w:rsidP="00E027C5">
            <w:pPr>
              <w:spacing w:after="0" w:line="240" w:lineRule="auto"/>
              <w:rPr>
                <w:ins w:id="128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11FF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8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7F52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8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959AA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8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A4A5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9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9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3A1E2" w14:textId="77777777" w:rsidR="00E027C5" w:rsidRPr="00E027C5" w:rsidRDefault="00E027C5" w:rsidP="00E027C5">
            <w:pPr>
              <w:spacing w:after="0" w:line="240" w:lineRule="auto"/>
              <w:rPr>
                <w:ins w:id="129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9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63B9D" w14:textId="77777777" w:rsidR="00E027C5" w:rsidRPr="00E027C5" w:rsidRDefault="00E027C5" w:rsidP="00E027C5">
            <w:pPr>
              <w:spacing w:after="0" w:line="240" w:lineRule="auto"/>
              <w:rPr>
                <w:ins w:id="129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E9A7B6" w14:textId="77777777" w:rsidR="00E027C5" w:rsidRPr="00E027C5" w:rsidRDefault="00E027C5" w:rsidP="00E027C5">
            <w:pPr>
              <w:spacing w:after="0" w:line="240" w:lineRule="auto"/>
              <w:rPr>
                <w:ins w:id="129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9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3858D26C" w14:textId="77777777" w:rsidTr="00E027C5">
        <w:trPr>
          <w:trHeight w:val="300"/>
          <w:ins w:id="1297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36E5B" w14:textId="77777777" w:rsidR="00E027C5" w:rsidRPr="00E027C5" w:rsidRDefault="00E027C5" w:rsidP="00E027C5">
            <w:pPr>
              <w:spacing w:after="0" w:line="240" w:lineRule="auto"/>
              <w:rPr>
                <w:ins w:id="129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9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FD5E4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1736C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9DD18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C025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24C00" w14:textId="77777777" w:rsidR="00E027C5" w:rsidRPr="00E027C5" w:rsidRDefault="00E027C5" w:rsidP="00E027C5">
            <w:pPr>
              <w:spacing w:after="0" w:line="240" w:lineRule="auto"/>
              <w:rPr>
                <w:ins w:id="130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A5CAA" w14:textId="77777777" w:rsidR="00E027C5" w:rsidRPr="00E027C5" w:rsidRDefault="00E027C5" w:rsidP="00E027C5">
            <w:pPr>
              <w:spacing w:after="0" w:line="240" w:lineRule="auto"/>
              <w:rPr>
                <w:ins w:id="131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21B63B" w14:textId="77777777" w:rsidR="00E027C5" w:rsidRPr="00E027C5" w:rsidRDefault="00E027C5" w:rsidP="00E027C5">
            <w:pPr>
              <w:spacing w:after="0" w:line="240" w:lineRule="auto"/>
              <w:rPr>
                <w:ins w:id="131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31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790890CE" w14:textId="77777777" w:rsidTr="00E027C5">
        <w:trPr>
          <w:trHeight w:val="300"/>
          <w:ins w:id="1313" w:author="Екатерина Луткова" w:date="2016-04-01T16:32:00Z"/>
        </w:trPr>
        <w:tc>
          <w:tcPr>
            <w:tcW w:w="43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D3CAC" w14:textId="77777777" w:rsidR="00E027C5" w:rsidRPr="00E027C5" w:rsidRDefault="00E027C5" w:rsidP="00E027C5">
            <w:pPr>
              <w:spacing w:after="0" w:line="240" w:lineRule="auto"/>
              <w:rPr>
                <w:ins w:id="131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1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Стоимость выполненных работ составила: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5D583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1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1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0F207B" w14:textId="77777777" w:rsidR="00E027C5" w:rsidRPr="00E027C5" w:rsidRDefault="00E027C5" w:rsidP="00E027C5">
            <w:pPr>
              <w:spacing w:after="0" w:line="240" w:lineRule="auto"/>
              <w:rPr>
                <w:ins w:id="131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1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5E0659" w14:textId="77777777" w:rsidR="00E027C5" w:rsidRPr="00E027C5" w:rsidRDefault="00E027C5" w:rsidP="00E027C5">
            <w:pPr>
              <w:spacing w:after="0" w:line="240" w:lineRule="auto"/>
              <w:rPr>
                <w:ins w:id="132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263AF4" w14:textId="77777777" w:rsidR="00E027C5" w:rsidRPr="00E027C5" w:rsidRDefault="00E027C5" w:rsidP="00E027C5">
            <w:pPr>
              <w:spacing w:after="0" w:line="240" w:lineRule="auto"/>
              <w:rPr>
                <w:ins w:id="132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B08C70" w14:textId="77777777" w:rsidR="00E027C5" w:rsidRPr="00E027C5" w:rsidRDefault="00E027C5" w:rsidP="00E027C5">
            <w:pPr>
              <w:spacing w:after="0" w:line="240" w:lineRule="auto"/>
              <w:rPr>
                <w:ins w:id="132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2FED3021" w14:textId="77777777" w:rsidTr="00E027C5">
        <w:trPr>
          <w:trHeight w:val="300"/>
          <w:ins w:id="1326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A8333C" w14:textId="77777777" w:rsidR="00E027C5" w:rsidRPr="00E027C5" w:rsidRDefault="00E027C5" w:rsidP="00E027C5">
            <w:pPr>
              <w:spacing w:after="0" w:line="240" w:lineRule="auto"/>
              <w:rPr>
                <w:ins w:id="132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C25D23" w14:textId="77777777" w:rsidR="00E027C5" w:rsidRPr="00E027C5" w:rsidRDefault="00E027C5" w:rsidP="00E027C5">
            <w:pPr>
              <w:spacing w:after="0" w:line="240" w:lineRule="auto"/>
              <w:rPr>
                <w:ins w:id="132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7BE77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3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6BEC0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3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4B28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3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6653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3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9A0BDB" w14:textId="77777777" w:rsidR="00E027C5" w:rsidRPr="00E027C5" w:rsidRDefault="00E027C5" w:rsidP="00E027C5">
            <w:pPr>
              <w:spacing w:after="0" w:line="240" w:lineRule="auto"/>
              <w:rPr>
                <w:ins w:id="133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C592F3" w14:textId="77777777" w:rsidR="00E027C5" w:rsidRPr="00E027C5" w:rsidRDefault="00E027C5" w:rsidP="00E027C5">
            <w:pPr>
              <w:spacing w:after="0" w:line="240" w:lineRule="auto"/>
              <w:rPr>
                <w:ins w:id="134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A32535" w14:textId="77777777" w:rsidR="00E027C5" w:rsidRPr="00E027C5" w:rsidRDefault="00E027C5" w:rsidP="00E027C5">
            <w:pPr>
              <w:spacing w:after="0" w:line="240" w:lineRule="auto"/>
              <w:rPr>
                <w:ins w:id="134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D72D2E" w14:textId="77777777" w:rsidR="00E027C5" w:rsidRPr="00E027C5" w:rsidRDefault="00E027C5" w:rsidP="00E027C5">
            <w:pPr>
              <w:spacing w:after="0" w:line="240" w:lineRule="auto"/>
              <w:rPr>
                <w:ins w:id="134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4492E92A" w14:textId="77777777" w:rsidTr="00E027C5">
        <w:trPr>
          <w:trHeight w:val="300"/>
          <w:ins w:id="1347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C237A" w14:textId="77777777" w:rsidR="00E027C5" w:rsidRPr="00E027C5" w:rsidRDefault="00E027C5" w:rsidP="00E027C5">
            <w:pPr>
              <w:spacing w:after="0" w:line="240" w:lineRule="auto"/>
              <w:rPr>
                <w:ins w:id="134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C9CFB9" w14:textId="77777777" w:rsidR="00E027C5" w:rsidRPr="00E027C5" w:rsidRDefault="00E027C5" w:rsidP="00E027C5">
            <w:pPr>
              <w:spacing w:after="0" w:line="240" w:lineRule="auto"/>
              <w:rPr>
                <w:ins w:id="135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329BD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5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9234D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5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207D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5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F417A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5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3D2DD2" w14:textId="77777777" w:rsidR="00E027C5" w:rsidRPr="00E027C5" w:rsidRDefault="00E027C5" w:rsidP="00E027C5">
            <w:pPr>
              <w:spacing w:after="0" w:line="240" w:lineRule="auto"/>
              <w:rPr>
                <w:ins w:id="136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13D9A9" w14:textId="77777777" w:rsidR="00E027C5" w:rsidRPr="00E027C5" w:rsidRDefault="00E027C5" w:rsidP="00E027C5">
            <w:pPr>
              <w:spacing w:after="0" w:line="240" w:lineRule="auto"/>
              <w:rPr>
                <w:ins w:id="136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1F259" w14:textId="77777777" w:rsidR="00E027C5" w:rsidRPr="00E027C5" w:rsidRDefault="00E027C5" w:rsidP="00E027C5">
            <w:pPr>
              <w:spacing w:after="0" w:line="240" w:lineRule="auto"/>
              <w:rPr>
                <w:ins w:id="136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0B24E4" w14:textId="77777777" w:rsidR="00E027C5" w:rsidRPr="00E027C5" w:rsidRDefault="00E027C5" w:rsidP="00E027C5">
            <w:pPr>
              <w:spacing w:after="0" w:line="240" w:lineRule="auto"/>
              <w:rPr>
                <w:ins w:id="136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</w:tbl>
    <w:p w14:paraId="66042208" w14:textId="3CDEAA4A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368" w:author="Екатерина Луткова" w:date="2016-04-01T16:32:00Z">
        <w:r>
          <w:rPr>
            <w:lang w:eastAsia="ru-RU"/>
          </w:rPr>
          <w:t xml:space="preserve">Далее печатается отчет. </w:t>
        </w:r>
      </w:ins>
      <w:ins w:id="1369" w:author="Екатерина Луткова" w:date="2016-04-01T16:33:00Z">
        <w:r>
          <w:rPr>
            <w:lang w:eastAsia="ru-RU"/>
          </w:rPr>
          <w:t xml:space="preserve">Не заполненные вручную строки – не печатаются (к примеру, если </w:t>
        </w:r>
      </w:ins>
      <w:ins w:id="1370" w:author="Екатерина Луткова" w:date="2016-04-01T16:34:00Z">
        <w:r>
          <w:rPr>
            <w:lang w:eastAsia="ru-RU"/>
          </w:rPr>
          <w:t>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1A00A518" w14:textId="77777777" w:rsidR="00DD7803" w:rsidRDefault="00DD7803" w:rsidP="001C32D0">
      <w:pPr>
        <w:pStyle w:val="3"/>
        <w:ind w:firstLine="708"/>
        <w:rPr>
          <w:lang w:eastAsia="ru-RU"/>
        </w:rPr>
      </w:pPr>
      <w:bookmarkStart w:id="1371" w:name="_Toc448917590"/>
      <w:r>
        <w:rPr>
          <w:lang w:eastAsia="ru-RU"/>
        </w:rPr>
        <w:t>4.4.5 Отчет «Акт приема-передачи оснастки</w:t>
      </w:r>
      <w:bookmarkEnd w:id="1371"/>
    </w:p>
    <w:p w14:paraId="25CA4417" w14:textId="77777777" w:rsidR="00BA083B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ins w:id="1372" w:author="Екатерина Луткова" w:date="2016-04-01T16:36:00Z"/>
          <w:lang w:eastAsia="ru-RU"/>
        </w:rPr>
      </w:pPr>
      <w:r>
        <w:rPr>
          <w:lang w:eastAsia="ru-RU"/>
        </w:rPr>
        <w:t>см. п</w:t>
      </w:r>
      <w:r w:rsidR="001C32D0">
        <w:rPr>
          <w:lang w:eastAsia="ru-RU"/>
        </w:rPr>
        <w:t>риложение № 6 к договору 2016-04-01 от 1 апреля</w:t>
      </w:r>
      <w:r>
        <w:rPr>
          <w:lang w:eastAsia="ru-RU"/>
        </w:rPr>
        <w:t xml:space="preserve"> 2016 г.</w:t>
      </w:r>
    </w:p>
    <w:p w14:paraId="4537BA4A" w14:textId="44513C16" w:rsidR="00E027C5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ins w:id="1373" w:author="Екатерина Луткова" w:date="2016-04-01T16:36:00Z"/>
          <w:lang w:eastAsia="ru-RU"/>
        </w:rPr>
      </w:pPr>
      <w:ins w:id="1374" w:author="Екатерина Луткова" w:date="2016-04-01T16:36:00Z">
        <w:r>
          <w:rPr>
            <w:lang w:eastAsia="ru-RU"/>
          </w:rPr>
          <w:lastRenderedPageBreak/>
          <w:t>Следующие поля заполняются вручную:</w:t>
        </w:r>
      </w:ins>
    </w:p>
    <w:tbl>
      <w:tblPr>
        <w:tblW w:w="9443" w:type="dxa"/>
        <w:tblInd w:w="108" w:type="dxa"/>
        <w:tblLook w:val="04A0" w:firstRow="1" w:lastRow="0" w:firstColumn="1" w:lastColumn="0" w:noHBand="0" w:noVBand="1"/>
      </w:tblPr>
      <w:tblGrid>
        <w:gridCol w:w="3182"/>
        <w:gridCol w:w="222"/>
        <w:gridCol w:w="268"/>
        <w:gridCol w:w="268"/>
        <w:gridCol w:w="268"/>
        <w:gridCol w:w="455"/>
        <w:gridCol w:w="3634"/>
        <w:gridCol w:w="222"/>
        <w:gridCol w:w="924"/>
      </w:tblGrid>
      <w:tr w:rsidR="00E027C5" w:rsidRPr="00E027C5" w14:paraId="6AD46DFD" w14:textId="77777777" w:rsidTr="00E027C5">
        <w:trPr>
          <w:trHeight w:val="300"/>
          <w:ins w:id="1375" w:author="Екатерина Луткова" w:date="2016-04-01T16:37:00Z"/>
        </w:trPr>
        <w:tc>
          <w:tcPr>
            <w:tcW w:w="9443" w:type="dxa"/>
            <w:gridSpan w:val="9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029E7" w14:textId="77777777" w:rsidR="00E027C5" w:rsidRPr="00E027C5" w:rsidRDefault="00E027C5" w:rsidP="00E027C5">
            <w:pPr>
              <w:spacing w:after="0" w:line="240" w:lineRule="auto"/>
              <w:rPr>
                <w:ins w:id="137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7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передает, а Исполнитель принимает на ответственное хранение следующую оснастку:</w:t>
              </w:r>
            </w:ins>
          </w:p>
        </w:tc>
      </w:tr>
      <w:tr w:rsidR="00E027C5" w:rsidRPr="00E027C5" w14:paraId="0FB1DB02" w14:textId="77777777" w:rsidTr="00E027C5">
        <w:trPr>
          <w:trHeight w:val="300"/>
          <w:ins w:id="1378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C7267" w14:textId="77777777" w:rsidR="00E027C5" w:rsidRPr="00E027C5" w:rsidRDefault="00E027C5" w:rsidP="00E027C5">
            <w:pPr>
              <w:spacing w:after="0" w:line="240" w:lineRule="auto"/>
              <w:rPr>
                <w:ins w:id="137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80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0DBE0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8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0AA1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8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A75D1" w14:textId="77777777" w:rsidR="00E027C5" w:rsidRPr="00E027C5" w:rsidRDefault="00E027C5" w:rsidP="00E027C5">
            <w:pPr>
              <w:spacing w:after="0" w:line="240" w:lineRule="auto"/>
              <w:rPr>
                <w:ins w:id="138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6D2FC" w14:textId="77777777" w:rsidR="00E027C5" w:rsidRPr="00E027C5" w:rsidRDefault="00E027C5" w:rsidP="00E027C5">
            <w:pPr>
              <w:spacing w:after="0" w:line="240" w:lineRule="auto"/>
              <w:rPr>
                <w:ins w:id="138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A8AAEC" w14:textId="77777777" w:rsidR="00E027C5" w:rsidRPr="00E027C5" w:rsidRDefault="00E027C5" w:rsidP="00E027C5">
            <w:pPr>
              <w:spacing w:after="0" w:line="240" w:lineRule="auto"/>
              <w:rPr>
                <w:ins w:id="138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38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7B71BD08" w14:textId="77777777" w:rsidTr="00E027C5">
        <w:trPr>
          <w:trHeight w:val="300"/>
          <w:ins w:id="1390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B907F" w14:textId="77777777" w:rsidR="00E027C5" w:rsidRPr="00E027C5" w:rsidRDefault="00E027C5" w:rsidP="00E027C5">
            <w:pPr>
              <w:spacing w:after="0" w:line="240" w:lineRule="auto"/>
              <w:rPr>
                <w:ins w:id="139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32554" w14:textId="77777777" w:rsidR="00E027C5" w:rsidRPr="00E027C5" w:rsidRDefault="00E027C5" w:rsidP="00E027C5">
            <w:pPr>
              <w:spacing w:after="0" w:line="240" w:lineRule="auto"/>
              <w:rPr>
                <w:ins w:id="139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034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9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A7572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9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C70CC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9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2A63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0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0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00126" w14:textId="77777777" w:rsidR="00E027C5" w:rsidRPr="00E027C5" w:rsidRDefault="00E027C5" w:rsidP="00E027C5">
            <w:pPr>
              <w:spacing w:after="0" w:line="240" w:lineRule="auto"/>
              <w:rPr>
                <w:ins w:id="140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0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8CEDF" w14:textId="77777777" w:rsidR="00E027C5" w:rsidRPr="00E027C5" w:rsidRDefault="00E027C5" w:rsidP="00E027C5">
            <w:pPr>
              <w:spacing w:after="0" w:line="240" w:lineRule="auto"/>
              <w:rPr>
                <w:ins w:id="140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D50019" w14:textId="77777777" w:rsidR="00E027C5" w:rsidRPr="00E027C5" w:rsidRDefault="00E027C5" w:rsidP="00E027C5">
            <w:pPr>
              <w:spacing w:after="0" w:line="240" w:lineRule="auto"/>
              <w:rPr>
                <w:ins w:id="140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0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5D694EDE" w14:textId="77777777" w:rsidTr="00E027C5">
        <w:trPr>
          <w:trHeight w:val="300"/>
          <w:ins w:id="1407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DE925" w14:textId="77777777" w:rsidR="00E027C5" w:rsidRPr="00E027C5" w:rsidRDefault="00E027C5" w:rsidP="00E027C5">
            <w:pPr>
              <w:spacing w:after="0" w:line="240" w:lineRule="auto"/>
              <w:rPr>
                <w:ins w:id="140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0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6196A" w14:textId="77777777" w:rsidR="00E027C5" w:rsidRPr="00E027C5" w:rsidRDefault="00E027C5" w:rsidP="00E027C5">
            <w:pPr>
              <w:spacing w:after="0" w:line="240" w:lineRule="auto"/>
              <w:rPr>
                <w:ins w:id="141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59E3B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81555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B2F7F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F9C05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124C3" w14:textId="77777777" w:rsidR="00E027C5" w:rsidRPr="00E027C5" w:rsidRDefault="00E027C5" w:rsidP="00E027C5">
            <w:pPr>
              <w:spacing w:after="0" w:line="240" w:lineRule="auto"/>
              <w:rPr>
                <w:ins w:id="141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2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C287A" w14:textId="77777777" w:rsidR="00E027C5" w:rsidRPr="00E027C5" w:rsidRDefault="00E027C5" w:rsidP="00E027C5">
            <w:pPr>
              <w:spacing w:after="0" w:line="240" w:lineRule="auto"/>
              <w:rPr>
                <w:ins w:id="142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C9AFC8" w14:textId="77777777" w:rsidR="00E027C5" w:rsidRPr="00E027C5" w:rsidRDefault="00E027C5" w:rsidP="00E027C5">
            <w:pPr>
              <w:spacing w:after="0" w:line="240" w:lineRule="auto"/>
              <w:rPr>
                <w:ins w:id="142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2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060A7913" w14:textId="77777777" w:rsidTr="00E027C5">
        <w:trPr>
          <w:trHeight w:val="300"/>
          <w:ins w:id="1424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371DE" w14:textId="77777777" w:rsidR="00E027C5" w:rsidRPr="00E027C5" w:rsidRDefault="00E027C5" w:rsidP="00E027C5">
            <w:pPr>
              <w:spacing w:after="0" w:line="240" w:lineRule="auto"/>
              <w:rPr>
                <w:ins w:id="142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2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4159C" w14:textId="77777777" w:rsidR="00E027C5" w:rsidRPr="00E027C5" w:rsidRDefault="00E027C5" w:rsidP="00E027C5">
            <w:pPr>
              <w:spacing w:after="0" w:line="240" w:lineRule="auto"/>
              <w:rPr>
                <w:ins w:id="142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2DD1D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2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2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832F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3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2741D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3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5730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3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9B30D" w14:textId="77777777" w:rsidR="00E027C5" w:rsidRPr="00E027C5" w:rsidRDefault="00E027C5" w:rsidP="00E027C5">
            <w:pPr>
              <w:spacing w:after="0" w:line="240" w:lineRule="auto"/>
              <w:rPr>
                <w:ins w:id="143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6AA5B" w14:textId="77777777" w:rsidR="00E027C5" w:rsidRPr="00E027C5" w:rsidRDefault="00E027C5" w:rsidP="00E027C5">
            <w:pPr>
              <w:spacing w:after="0" w:line="240" w:lineRule="auto"/>
              <w:rPr>
                <w:ins w:id="143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42141D" w14:textId="77777777" w:rsidR="00E027C5" w:rsidRPr="00E027C5" w:rsidRDefault="00E027C5" w:rsidP="00E027C5">
            <w:pPr>
              <w:spacing w:after="0" w:line="240" w:lineRule="auto"/>
              <w:rPr>
                <w:ins w:id="143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4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19FD05D9" w14:textId="77777777" w:rsidTr="00E027C5">
        <w:trPr>
          <w:trHeight w:val="300"/>
          <w:ins w:id="1441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38DE4" w14:textId="77777777" w:rsidR="00E027C5" w:rsidRPr="00E027C5" w:rsidRDefault="00E027C5" w:rsidP="00E027C5">
            <w:pPr>
              <w:spacing w:after="0" w:line="240" w:lineRule="auto"/>
              <w:rPr>
                <w:ins w:id="144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F7425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4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B7D2C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4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1DDC5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4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B800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5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5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AD955" w14:textId="77777777" w:rsidR="00E027C5" w:rsidRPr="00E027C5" w:rsidRDefault="00E027C5" w:rsidP="00E027C5">
            <w:pPr>
              <w:spacing w:after="0" w:line="240" w:lineRule="auto"/>
              <w:rPr>
                <w:ins w:id="145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5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052BB" w14:textId="77777777" w:rsidR="00E027C5" w:rsidRPr="00E027C5" w:rsidRDefault="00E027C5" w:rsidP="00E027C5">
            <w:pPr>
              <w:spacing w:after="0" w:line="240" w:lineRule="auto"/>
              <w:rPr>
                <w:ins w:id="145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329EA4" w14:textId="77777777" w:rsidR="00E027C5" w:rsidRPr="00E027C5" w:rsidRDefault="00E027C5" w:rsidP="00E027C5">
            <w:pPr>
              <w:spacing w:after="0" w:line="240" w:lineRule="auto"/>
              <w:rPr>
                <w:ins w:id="145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5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</w:tbl>
    <w:p w14:paraId="205DEB4E" w14:textId="77777777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1457" w:author="Екатерина Луткова" w:date="2016-04-01T16:37:00Z"/>
          <w:lang w:eastAsia="ru-RU"/>
        </w:rPr>
      </w:pPr>
      <w:ins w:id="1458" w:author="Екатерина Луткова" w:date="2016-04-01T16:37:00Z">
        <w:r>
          <w:rPr>
            <w:lang w:eastAsia="ru-RU"/>
          </w:rPr>
          <w:t>Далее печатается отчет. Не заполненные вручную строки – не печатаются (к примеру, если 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28832564" w14:textId="234D2DD9" w:rsidR="00E027C5" w:rsidRDefault="00E027C5">
      <w:pPr>
        <w:pStyle w:val="3"/>
        <w:ind w:firstLine="708"/>
        <w:rPr>
          <w:ins w:id="1459" w:author="Екатерина Луткова" w:date="2016-04-01T16:39:00Z"/>
          <w:lang w:eastAsia="ru-RU"/>
        </w:rPr>
        <w:pPrChange w:id="1460" w:author="Екатерина Луткова" w:date="2016-04-01T16:39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bookmarkStart w:id="1461" w:name="_Toc448917591"/>
      <w:ins w:id="1462" w:author="Екатерина Луткова" w:date="2016-04-01T16:38:00Z">
        <w:r>
          <w:rPr>
            <w:lang w:eastAsia="ru-RU"/>
          </w:rPr>
          <w:t>4.4.6 Отчет «Накладная М-15»</w:t>
        </w:r>
      </w:ins>
      <w:bookmarkEnd w:id="1461"/>
    </w:p>
    <w:p w14:paraId="5B446FD5" w14:textId="6B833344" w:rsidR="00267722" w:rsidRDefault="00E027C5">
      <w:pPr>
        <w:spacing w:before="100" w:beforeAutospacing="1" w:after="100" w:afterAutospacing="1" w:line="360" w:lineRule="auto"/>
        <w:ind w:firstLine="709"/>
        <w:jc w:val="both"/>
        <w:rPr>
          <w:ins w:id="1463" w:author="Екатерина Луткова" w:date="2016-04-01T16:42:00Z"/>
          <w:lang w:eastAsia="ru-RU"/>
        </w:rPr>
      </w:pPr>
      <w:ins w:id="1464" w:author="Екатерина Луткова" w:date="2016-04-01T16:39:00Z">
        <w:r>
          <w:rPr>
            <w:lang w:eastAsia="ru-RU"/>
          </w:rPr>
          <w:t>см. приложение № 6</w:t>
        </w:r>
      </w:ins>
      <w:ins w:id="1465" w:author="Екатерина Луткова" w:date="2016-04-01T16:40:00Z">
        <w:r>
          <w:rPr>
            <w:lang w:eastAsia="ru-RU"/>
          </w:rPr>
          <w:t>. Часть 2</w:t>
        </w:r>
      </w:ins>
      <w:ins w:id="1466" w:author="Екатерина Луткова" w:date="2016-04-01T16:39:00Z">
        <w:r>
          <w:rPr>
            <w:lang w:eastAsia="ru-RU"/>
          </w:rPr>
          <w:t xml:space="preserve"> к договору 2016-04-01 от 1 апреля 2016 г.</w:t>
        </w:r>
      </w:ins>
    </w:p>
    <w:p w14:paraId="41F76974" w14:textId="2EED28D6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1467" w:author="Екатерина Луткова" w:date="2016-04-01T16:42:00Z"/>
          <w:lang w:eastAsia="ru-RU"/>
        </w:rPr>
      </w:pPr>
      <w:ins w:id="1468" w:author="Екатерина Луткова" w:date="2016-04-01T16:40:00Z">
        <w:r>
          <w:rPr>
            <w:lang w:eastAsia="ru-RU"/>
          </w:rPr>
          <w:t xml:space="preserve">Открывается незаполненная форма. Все </w:t>
        </w:r>
        <w:r w:rsidR="00267722">
          <w:rPr>
            <w:lang w:eastAsia="ru-RU"/>
          </w:rPr>
          <w:t xml:space="preserve">поля формы заполняются вручную </w:t>
        </w:r>
      </w:ins>
      <w:ins w:id="1469" w:author="Екатерина Луткова" w:date="2016-04-01T16:41:00Z">
        <w:r w:rsidR="00267722">
          <w:rPr>
            <w:lang w:eastAsia="ru-RU"/>
          </w:rPr>
          <w:t>и редактируются при необходимости. Форма печатается.</w:t>
        </w:r>
      </w:ins>
    </w:p>
    <w:p w14:paraId="23529F55" w14:textId="317BECC3" w:rsidR="00267722" w:rsidRDefault="00267722">
      <w:pPr>
        <w:pStyle w:val="3"/>
        <w:ind w:firstLine="708"/>
        <w:rPr>
          <w:ins w:id="1470" w:author="Екатерина Луткова" w:date="2016-04-01T16:43:00Z"/>
          <w:lang w:eastAsia="ru-RU"/>
        </w:rPr>
        <w:pPrChange w:id="1471" w:author="Екатерина Луткова" w:date="2016-04-01T16:43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bookmarkStart w:id="1472" w:name="_Toc448917592"/>
      <w:ins w:id="1473" w:author="Екатерина Луткова" w:date="2016-04-01T16:42:00Z">
        <w:r>
          <w:rPr>
            <w:lang w:eastAsia="ru-RU"/>
          </w:rPr>
          <w:t>4.4.7 Отчет «Счет на оснастку»</w:t>
        </w:r>
      </w:ins>
      <w:bookmarkEnd w:id="1472"/>
    </w:p>
    <w:p w14:paraId="70C97C8E" w14:textId="51AF9008" w:rsidR="00267722" w:rsidRPr="00267722" w:rsidRDefault="00267722">
      <w:pPr>
        <w:spacing w:before="100" w:beforeAutospacing="1" w:after="100" w:afterAutospacing="1" w:line="360" w:lineRule="auto"/>
        <w:ind w:firstLine="709"/>
        <w:jc w:val="both"/>
        <w:rPr>
          <w:ins w:id="1474" w:author="Екатерина Луткова" w:date="2016-04-01T16:43:00Z"/>
          <w:lang w:eastAsia="ru-RU"/>
        </w:rPr>
      </w:pPr>
      <w:ins w:id="1475" w:author="Екатерина Луткова" w:date="2016-04-01T16:44:00Z">
        <w:r>
          <w:rPr>
            <w:lang w:eastAsia="ru-RU"/>
          </w:rPr>
          <w:t>см. приложение № 2 к договору 2016-04-01 от 1 апреля 2016 г.</w:t>
        </w:r>
      </w:ins>
      <w:ins w:id="1476" w:author="Екатерина Луткова" w:date="2016-04-01T18:17:00Z">
        <w:r w:rsidR="00754A51">
          <w:rPr>
            <w:lang w:eastAsia="ru-RU"/>
          </w:rPr>
          <w:t xml:space="preserve"> (форма счета на оснастку такая же, как и для текущего счета).</w:t>
        </w:r>
      </w:ins>
    </w:p>
    <w:p w14:paraId="7A36B653" w14:textId="5C4242F8" w:rsidR="00267722" w:rsidRDefault="00267722" w:rsidP="00E027C5">
      <w:pPr>
        <w:spacing w:before="100" w:beforeAutospacing="1" w:after="100" w:afterAutospacing="1" w:line="360" w:lineRule="auto"/>
        <w:ind w:firstLine="709"/>
        <w:jc w:val="both"/>
        <w:rPr>
          <w:ins w:id="1477" w:author="Екатерина Луткова" w:date="2016-04-01T16:39:00Z"/>
          <w:lang w:eastAsia="ru-RU"/>
        </w:rPr>
      </w:pPr>
      <w:ins w:id="1478" w:author="Екатерина Луткова" w:date="2016-04-01T16:43:00Z">
        <w:r>
          <w:rPr>
            <w:lang w:eastAsia="ru-RU"/>
          </w:rPr>
          <w:t>Открывается незаполненная форма. Все поля формы заполняются вручную и редактируются при необходимости. Форма печатается.</w:t>
        </w:r>
      </w:ins>
    </w:p>
    <w:p w14:paraId="05F287D2" w14:textId="471D348E" w:rsidR="00E027C5" w:rsidDel="00267722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del w:id="1479" w:author="Екатерина Луткова" w:date="2016-04-01T16:45:00Z"/>
          <w:lang w:eastAsia="ru-RU"/>
        </w:rPr>
      </w:pPr>
    </w:p>
    <w:p w14:paraId="47B68196" w14:textId="77777777" w:rsidR="000A56E7" w:rsidRDefault="00DD7803" w:rsidP="000A56E7">
      <w:pPr>
        <w:pStyle w:val="3"/>
        <w:spacing w:before="100" w:beforeAutospacing="1" w:after="100" w:afterAutospacing="1"/>
        <w:ind w:firstLine="709"/>
        <w:jc w:val="both"/>
        <w:rPr>
          <w:ins w:id="1480" w:author="staff" w:date="2016-03-29T20:44:00Z"/>
          <w:lang w:eastAsia="ru-RU"/>
        </w:rPr>
      </w:pPr>
      <w:bookmarkStart w:id="1481" w:name="_Toc448917593"/>
      <w:r>
        <w:rPr>
          <w:lang w:eastAsia="ru-RU"/>
        </w:rPr>
        <w:t>4.4.6 Реестр</w:t>
      </w:r>
      <w:bookmarkEnd w:id="1481"/>
      <w:r>
        <w:rPr>
          <w:lang w:eastAsia="ru-RU"/>
        </w:rPr>
        <w:t xml:space="preserve"> </w:t>
      </w:r>
      <w:ins w:id="1482" w:author="staff" w:date="2016-03-29T20:43:00Z">
        <w:r w:rsidR="000A56E7">
          <w:rPr>
            <w:lang w:eastAsia="ru-RU"/>
          </w:rPr>
          <w:t xml:space="preserve"> </w:t>
        </w:r>
      </w:ins>
    </w:p>
    <w:p w14:paraId="5BA2ECF0" w14:textId="1D711861" w:rsidR="00DD7803" w:rsidRPr="000A56E7" w:rsidRDefault="000A56E7">
      <w:pPr>
        <w:ind w:firstLine="708"/>
        <w:rPr>
          <w:lang w:eastAsia="ru-RU"/>
        </w:rPr>
        <w:pPrChange w:id="1483" w:author="Екатерина Луткова" w:date="2016-04-01T16:45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484" w:author="staff" w:date="2016-03-29T20:43:00Z">
        <w:r w:rsidRPr="000A56E7">
          <w:rPr>
            <w:lang w:eastAsia="ru-RU"/>
          </w:rPr>
          <w:t>Нажимая кнопку реестр появляется таблица (форма) всех активных заявок со статусами. Заявки расположены по убыванию их номера. Т.е. последняя заявка (более поздняя) первая в списке и далее по убыванию.</w:t>
        </w:r>
      </w:ins>
      <w:ins w:id="1485" w:author="staff" w:date="2016-03-29T20:44:00Z">
        <w:r w:rsidRPr="000A56E7">
          <w:rPr>
            <w:lang w:eastAsia="ru-RU"/>
          </w:rPr>
          <w:t xml:space="preserve"> </w:t>
        </w:r>
      </w:ins>
      <w:ins w:id="1486" w:author="staff" w:date="2016-03-29T20:43:00Z">
        <w:r w:rsidRPr="000A56E7">
          <w:rPr>
            <w:lang w:eastAsia="ru-RU"/>
          </w:rPr>
          <w:t>Активные заявки – это те заявки, которые не были полностью отгружены</w:t>
        </w:r>
      </w:ins>
      <w:ins w:id="1487" w:author="Екатерина Луткова" w:date="2016-03-30T14:24:00Z">
        <w:r w:rsidR="00F32243">
          <w:rPr>
            <w:lang w:eastAsia="ru-RU"/>
          </w:rPr>
          <w:t>.</w:t>
        </w:r>
      </w:ins>
    </w:p>
    <w:p w14:paraId="14689113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Служит сводной таблицей по всем заявкам. Таблица содержит следующие поля:</w:t>
      </w:r>
    </w:p>
    <w:p w14:paraId="0A92503C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номер заявки;</w:t>
      </w:r>
    </w:p>
    <w:p w14:paraId="2A1CC87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дата регистрации;</w:t>
      </w:r>
    </w:p>
    <w:p w14:paraId="2D435FB0" w14:textId="7EC35349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del w:id="1488" w:author="Екатерина Луткова" w:date="2016-04-01T16:04:00Z">
        <w:r w:rsidDel="00B0218A">
          <w:rPr>
            <w:lang w:eastAsia="ru-RU"/>
          </w:rPr>
          <w:delText>дата изготовления оснастки</w:delText>
        </w:r>
      </w:del>
      <w:ins w:id="1489" w:author="Екатерина Луткова" w:date="2016-04-01T16:04:00Z">
        <w:r w:rsidR="00B0218A">
          <w:rPr>
            <w:lang w:eastAsia="ru-RU"/>
          </w:rPr>
          <w:t>срок изготовления оснастки</w:t>
        </w:r>
      </w:ins>
      <w:r>
        <w:rPr>
          <w:lang w:eastAsia="ru-RU"/>
        </w:rPr>
        <w:t xml:space="preserve"> (если необходимо ее изготовление);</w:t>
      </w:r>
    </w:p>
    <w:p w14:paraId="0CBAB05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срок изготовления;</w:t>
      </w:r>
    </w:p>
    <w:p w14:paraId="710BC56E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дата отгрузки;</w:t>
      </w:r>
    </w:p>
    <w:p w14:paraId="5C6CC8EC" w14:textId="77777777" w:rsidR="00B0218A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1490" w:author="Екатерина Луткова" w:date="2016-04-01T16:03:00Z"/>
          <w:lang w:eastAsia="ru-RU"/>
        </w:rPr>
      </w:pPr>
      <w:r>
        <w:rPr>
          <w:lang w:eastAsia="ru-RU"/>
        </w:rPr>
        <w:t>статус</w:t>
      </w:r>
      <w:ins w:id="1491" w:author="Екатерина Луткова" w:date="2016-04-01T16:03:00Z">
        <w:r w:rsidR="00B0218A">
          <w:rPr>
            <w:lang w:eastAsia="ru-RU"/>
          </w:rPr>
          <w:t>;</w:t>
        </w:r>
      </w:ins>
    </w:p>
    <w:p w14:paraId="073EEAD4" w14:textId="77777777" w:rsidR="00B0218A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1492" w:author="Екатерина Луткова" w:date="2016-04-01T16:04:00Z"/>
          <w:lang w:eastAsia="ru-RU"/>
        </w:rPr>
      </w:pPr>
      <w:ins w:id="1493" w:author="Екатерина Луткова" w:date="2016-04-01T16:03:00Z">
        <w:r>
          <w:rPr>
            <w:lang w:eastAsia="ru-RU"/>
          </w:rPr>
          <w:t xml:space="preserve">дата оплаты (берется из журнала </w:t>
        </w:r>
        <w:r w:rsidRPr="00B0218A">
          <w:rPr>
            <w:lang w:eastAsia="ru-RU"/>
            <w:rPrChange w:id="1494" w:author="Екатерина Луткова" w:date="2016-04-01T16:04:00Z">
              <w:rPr>
                <w:lang w:val="en-US" w:eastAsia="ru-RU"/>
              </w:rPr>
            </w:rPrChange>
          </w:rPr>
          <w:t>[</w:t>
        </w:r>
      </w:ins>
      <w:ins w:id="1495" w:author="Екатерина Луткова" w:date="2016-04-01T16:04:00Z">
        <w:r>
          <w:rPr>
            <w:lang w:eastAsia="ru-RU"/>
          </w:rPr>
          <w:t xml:space="preserve">п. </w:t>
        </w:r>
      </w:ins>
      <w:ins w:id="1496" w:author="Екатерина Луткова" w:date="2016-04-01T16:03:00Z">
        <w:r w:rsidRPr="00B0218A">
          <w:rPr>
            <w:lang w:eastAsia="ru-RU"/>
            <w:rPrChange w:id="1497" w:author="Екатерина Луткова" w:date="2016-04-01T16:04:00Z">
              <w:rPr>
                <w:lang w:val="en-US" w:eastAsia="ru-RU"/>
              </w:rPr>
            </w:rPrChange>
          </w:rPr>
          <w:t>4</w:t>
        </w:r>
      </w:ins>
      <w:ins w:id="1498" w:author="Екатерина Луткова" w:date="2016-04-01T16:04:00Z">
        <w:r>
          <w:rPr>
            <w:lang w:eastAsia="ru-RU"/>
          </w:rPr>
          <w:t>.</w:t>
        </w:r>
      </w:ins>
      <w:ins w:id="1499" w:author="Екатерина Луткова" w:date="2016-04-01T16:03:00Z">
        <w:r w:rsidRPr="00B0218A">
          <w:rPr>
            <w:lang w:eastAsia="ru-RU"/>
            <w:rPrChange w:id="1500" w:author="Екатерина Луткова" w:date="2016-04-01T16:04:00Z">
              <w:rPr>
                <w:lang w:val="en-US" w:eastAsia="ru-RU"/>
              </w:rPr>
            </w:rPrChange>
          </w:rPr>
          <w:t>10]</w:t>
        </w:r>
      </w:ins>
      <w:ins w:id="1501" w:author="Екатерина Луткова" w:date="2016-04-01T16:04:00Z">
        <w:r>
          <w:rPr>
            <w:lang w:eastAsia="ru-RU"/>
          </w:rPr>
          <w:t>);</w:t>
        </w:r>
      </w:ins>
    </w:p>
    <w:p w14:paraId="6BA20644" w14:textId="62F29FEB" w:rsidR="00DD7803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ins w:id="1502" w:author="Екатерина Луткова" w:date="2016-04-01T16:04:00Z">
        <w:r>
          <w:rPr>
            <w:lang w:eastAsia="ru-RU"/>
          </w:rPr>
          <w:t xml:space="preserve">дата отгрузки фактическая </w:t>
        </w:r>
      </w:ins>
      <w:ins w:id="1503" w:author="Екатерина Луткова" w:date="2016-04-01T16:05:00Z">
        <w:r>
          <w:rPr>
            <w:lang w:eastAsia="ru-RU"/>
          </w:rPr>
          <w:t>(берется из модуля «Отгрузка»).</w:t>
        </w:r>
      </w:ins>
      <w:del w:id="1504" w:author="Екатерина Луткова" w:date="2016-04-01T16:03:00Z">
        <w:r w:rsidR="00DD7803" w:rsidDel="00B0218A">
          <w:rPr>
            <w:lang w:eastAsia="ru-RU"/>
          </w:rPr>
          <w:delText>.</w:delText>
        </w:r>
      </w:del>
    </w:p>
    <w:p w14:paraId="41D761E7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lastRenderedPageBreak/>
        <w:t xml:space="preserve">Номер заявки и даты пополняются автоматически из модуля «Заявка» </w:t>
      </w:r>
      <w:r w:rsidRPr="00BA53F5">
        <w:rPr>
          <w:lang w:eastAsia="ru-RU"/>
        </w:rPr>
        <w:t>[</w:t>
      </w:r>
      <w:r>
        <w:rPr>
          <w:lang w:eastAsia="ru-RU"/>
        </w:rPr>
        <w:t>п. 4.4</w:t>
      </w:r>
      <w:r w:rsidRPr="00BA53F5">
        <w:rPr>
          <w:lang w:eastAsia="ru-RU"/>
        </w:rPr>
        <w:t>]</w:t>
      </w:r>
      <w:r>
        <w:rPr>
          <w:lang w:eastAsia="ru-RU"/>
        </w:rPr>
        <w:t>.</w:t>
      </w:r>
    </w:p>
    <w:p w14:paraId="7ED3B6DA" w14:textId="27BA8595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ab/>
        <w:t xml:space="preserve">Поле статус закрашен цветом (зеленый, желтый, красный). Зеленый цвет (есть запас времени на изготовление, т.е. дата отгрузки – дата </w:t>
      </w:r>
      <w:del w:id="1505" w:author="Екатерина Луткова" w:date="2016-03-30T14:14:00Z">
        <w:r w:rsidDel="00511CB4">
          <w:rPr>
            <w:lang w:eastAsia="ru-RU"/>
          </w:rPr>
          <w:delText xml:space="preserve">регистрации </w:delText>
        </w:r>
        <w:r w:rsidRPr="00D83759" w:rsidDel="00511CB4">
          <w:rPr>
            <w:lang w:eastAsia="ru-RU"/>
          </w:rPr>
          <w:delText>&gt;</w:delText>
        </w:r>
      </w:del>
      <w:ins w:id="1506" w:author="Екатерина Луткова" w:date="2016-03-30T14:14:00Z">
        <w:r w:rsidR="00511CB4">
          <w:rPr>
            <w:lang w:eastAsia="ru-RU"/>
          </w:rPr>
          <w:t>регистрации</w:t>
        </w:r>
      </w:ins>
      <w:ins w:id="1507" w:author="Екатерина Луткова" w:date="2016-03-30T14:15:00Z">
        <w:r w:rsidR="00511CB4">
          <w:rPr>
            <w:lang w:eastAsia="ru-RU"/>
          </w:rPr>
          <w:t xml:space="preserve"> </w:t>
        </w:r>
      </w:ins>
      <w:ins w:id="1508" w:author="Екатерина Луткова" w:date="2016-03-30T14:14:00Z">
        <w:r w:rsidR="00511CB4">
          <w:rPr>
            <w:lang w:eastAsia="ru-RU"/>
          </w:rPr>
          <w:t>&gt;</w:t>
        </w:r>
      </w:ins>
      <w:r>
        <w:rPr>
          <w:lang w:eastAsia="ru-RU"/>
        </w:rPr>
        <w:t xml:space="preserve"> срока изготовления</w:t>
      </w:r>
      <w:del w:id="1509" w:author="Екатерина Луткова" w:date="2016-03-30T14:14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>). Желтый цвет (время на изготовление совпадает со сроком на изготовление, т.е. дата отгрузки – дата регистрации = сроку изготовления</w:t>
      </w:r>
      <w:del w:id="1510" w:author="Екатерина Луткова" w:date="2016-03-30T14:14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Красный цвет (дата отгрузки – дата регистрации </w:t>
      </w:r>
      <w:del w:id="1511" w:author="Екатерина Луткова" w:date="2016-03-30T14:15:00Z">
        <w:r w:rsidRPr="00646BB9" w:rsidDel="00511CB4">
          <w:rPr>
            <w:lang w:eastAsia="ru-RU"/>
          </w:rPr>
          <w:delText>&lt;</w:delText>
        </w:r>
        <w:r w:rsidDel="00511CB4">
          <w:rPr>
            <w:lang w:eastAsia="ru-RU"/>
          </w:rPr>
          <w:delText xml:space="preserve"> срока</w:delText>
        </w:r>
      </w:del>
      <w:ins w:id="1512" w:author="Екатерина Луткова" w:date="2016-03-30T14:15:00Z">
        <w:r w:rsidR="00511CB4" w:rsidRPr="00646BB9">
          <w:rPr>
            <w:lang w:eastAsia="ru-RU"/>
          </w:rPr>
          <w:t>&lt;</w:t>
        </w:r>
        <w:r w:rsidR="00511CB4">
          <w:rPr>
            <w:lang w:eastAsia="ru-RU"/>
          </w:rPr>
          <w:t xml:space="preserve"> срока</w:t>
        </w:r>
      </w:ins>
      <w:r>
        <w:rPr>
          <w:lang w:eastAsia="ru-RU"/>
        </w:rPr>
        <w:t xml:space="preserve"> изготовления</w:t>
      </w:r>
      <w:del w:id="1513" w:author="Екатерина Луткова" w:date="2016-03-30T14:15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</w:t>
      </w:r>
      <w:r w:rsidR="00A87CB6">
        <w:rPr>
          <w:lang w:eastAsia="ru-RU"/>
        </w:rPr>
        <w:t>В случае если необходимая оснастка имеется, срок изготовления оснастки берется за 0.</w:t>
      </w:r>
      <w:r>
        <w:rPr>
          <w:lang w:eastAsia="ru-RU"/>
        </w:rPr>
        <w:t xml:space="preserve"> </w:t>
      </w:r>
    </w:p>
    <w:p w14:paraId="1B1AC488" w14:textId="649DD99B" w:rsidR="00D26461" w:rsidDel="00C42FE2" w:rsidRDefault="00D26461" w:rsidP="00D26461">
      <w:pPr>
        <w:pStyle w:val="3"/>
        <w:ind w:firstLine="708"/>
        <w:rPr>
          <w:del w:id="1514" w:author="Екатерина Луткова" w:date="2016-04-20T13:01:00Z"/>
          <w:lang w:eastAsia="ru-RU"/>
        </w:rPr>
      </w:pPr>
      <w:bookmarkStart w:id="1515" w:name="_Toc448917594"/>
      <w:del w:id="1516" w:author="Екатерина Луткова" w:date="2016-04-20T13:01:00Z">
        <w:r w:rsidDel="00C42FE2">
          <w:rPr>
            <w:lang w:eastAsia="ru-RU"/>
          </w:rPr>
          <w:delText>4.4.7 Сводный отчет по способу изготовления</w:delText>
        </w:r>
        <w:bookmarkEnd w:id="1515"/>
      </w:del>
    </w:p>
    <w:p w14:paraId="6CF24848" w14:textId="72F31BBD" w:rsidR="00D26461" w:rsidDel="00C42FE2" w:rsidRDefault="00D26461" w:rsidP="00D26461">
      <w:pPr>
        <w:spacing w:before="100" w:beforeAutospacing="1" w:after="100" w:afterAutospacing="1" w:line="360" w:lineRule="auto"/>
        <w:jc w:val="both"/>
        <w:rPr>
          <w:del w:id="1517" w:author="Екатерина Луткова" w:date="2016-04-20T13:01:00Z"/>
          <w:lang w:eastAsia="ru-RU"/>
        </w:rPr>
      </w:pPr>
      <w:del w:id="1518" w:author="Екатерина Луткова" w:date="2016-04-20T13:01:00Z">
        <w:r w:rsidDel="00C42FE2">
          <w:rPr>
            <w:lang w:eastAsia="ru-RU"/>
          </w:rPr>
          <w:tab/>
          <w:delText>Данный отчет содержит</w:delText>
        </w:r>
        <w:r w:rsidR="00FB39AE" w:rsidDel="00C42FE2">
          <w:rPr>
            <w:lang w:eastAsia="ru-RU"/>
          </w:rPr>
          <w:delText xml:space="preserve"> следующую информацию по заявкам:</w:delText>
        </w:r>
      </w:del>
    </w:p>
    <w:p w14:paraId="25CBD8CF" w14:textId="737C1CFD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19" w:author="Екатерина Луткова" w:date="2016-04-20T13:01:00Z"/>
          <w:lang w:eastAsia="ru-RU"/>
        </w:rPr>
      </w:pPr>
      <w:del w:id="1520" w:author="Екатерина Луткова" w:date="2016-04-20T13:01:00Z">
        <w:r w:rsidDel="00C42FE2">
          <w:rPr>
            <w:lang w:eastAsia="ru-RU"/>
          </w:rPr>
          <w:delText>Номер заявки;</w:delText>
        </w:r>
      </w:del>
    </w:p>
    <w:p w14:paraId="18495159" w14:textId="7B711582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1" w:author="Екатерина Луткова" w:date="2016-04-20T13:01:00Z"/>
          <w:lang w:eastAsia="ru-RU"/>
        </w:rPr>
      </w:pPr>
      <w:del w:id="1522" w:author="Екатерина Луткова" w:date="2016-04-20T13:01:00Z">
        <w:r w:rsidDel="00C42FE2">
          <w:rPr>
            <w:lang w:eastAsia="ru-RU"/>
          </w:rPr>
          <w:delText>Чертеж (№ чертежа);</w:delText>
        </w:r>
      </w:del>
    </w:p>
    <w:p w14:paraId="4FC27622" w14:textId="3C532951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3" w:author="Екатерина Луткова" w:date="2016-04-20T13:01:00Z"/>
          <w:lang w:eastAsia="ru-RU"/>
        </w:rPr>
      </w:pPr>
      <w:del w:id="1524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723AD608" w14:textId="5D64E376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5" w:author="Екатерина Луткова" w:date="2016-04-20T13:01:00Z"/>
          <w:lang w:eastAsia="ru-RU"/>
        </w:rPr>
      </w:pPr>
      <w:del w:id="1526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5631EF62" w14:textId="2E390684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7" w:author="Екатерина Луткова" w:date="2016-04-20T13:01:00Z"/>
          <w:lang w:eastAsia="ru-RU"/>
        </w:rPr>
      </w:pPr>
      <w:del w:id="1528" w:author="Екатерина Луткова" w:date="2016-04-20T13:01:00Z">
        <w:r w:rsidDel="00C42FE2">
          <w:rPr>
            <w:lang w:eastAsia="ru-RU"/>
          </w:rPr>
          <w:delText>Количество (по заявке);</w:delText>
        </w:r>
      </w:del>
    </w:p>
    <w:p w14:paraId="54B973D1" w14:textId="4D433C4B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9" w:author="Екатерина Луткова" w:date="2016-04-20T13:01:00Z"/>
          <w:lang w:eastAsia="ru-RU"/>
        </w:rPr>
      </w:pPr>
      <w:del w:id="1530" w:author="Екатерина Луткова" w:date="2016-04-20T13:01:00Z">
        <w:r w:rsidDel="00C42FE2">
          <w:rPr>
            <w:lang w:eastAsia="ru-RU"/>
          </w:rPr>
          <w:delText xml:space="preserve">Время – 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=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заг+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в+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 xml:space="preserve">выгр (берется из технологической карты чертежа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4.5.2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 xml:space="preserve">). </w:delText>
        </w:r>
      </w:del>
    </w:p>
    <w:p w14:paraId="699D045F" w14:textId="588E54A7" w:rsidR="00FB39AE" w:rsidDel="00C42FE2" w:rsidRDefault="00FB39AE" w:rsidP="00FB39AE">
      <w:pPr>
        <w:pStyle w:val="a4"/>
        <w:spacing w:before="100" w:beforeAutospacing="1" w:after="100" w:afterAutospacing="1" w:line="360" w:lineRule="auto"/>
        <w:jc w:val="both"/>
        <w:rPr>
          <w:del w:id="1531" w:author="Екатерина Луткова" w:date="2016-04-20T13:01:00Z"/>
          <w:lang w:eastAsia="ru-RU"/>
        </w:rPr>
      </w:pPr>
      <w:del w:id="1532" w:author="Екатерина Луткова" w:date="2016-04-20T13:01:00Z">
        <w:r w:rsidDel="00C42FE2">
          <w:rPr>
            <w:lang w:eastAsia="ru-RU"/>
          </w:rPr>
          <w:delText xml:space="preserve">Группировка ведется по всем способам изготовления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4.3.4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47BD9C7C" w14:textId="663ECF2E" w:rsidR="00FB39AE" w:rsidDel="00C42FE2" w:rsidRDefault="00FB39AE" w:rsidP="00FB39AE">
      <w:pPr>
        <w:pStyle w:val="a4"/>
        <w:spacing w:before="100" w:beforeAutospacing="1" w:after="100" w:afterAutospacing="1" w:line="360" w:lineRule="auto"/>
        <w:jc w:val="both"/>
        <w:rPr>
          <w:del w:id="1533" w:author="Екатерина Луткова" w:date="2016-04-20T13:01:00Z"/>
          <w:lang w:eastAsia="ru-RU"/>
        </w:rPr>
      </w:pPr>
      <w:del w:id="1534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535" w:author="Екатерина Луткова" w:date="2016-04-01T17:59:00Z">
        <w:r w:rsidDel="00495E8B">
          <w:rPr>
            <w:lang w:eastAsia="ru-RU"/>
          </w:rPr>
          <w:delText>на</w:delText>
        </w:r>
      </w:del>
      <w:del w:id="1536" w:author="Екатерина Луткова" w:date="2016-04-01T17:58:00Z">
        <w:r w:rsidDel="00495E8B">
          <w:rPr>
            <w:lang w:eastAsia="ru-RU"/>
          </w:rPr>
          <w:delText xml:space="preserve"> текущую дату текущего месяца и за любой месяц (выбор месяца).</w:delText>
        </w:r>
      </w:del>
    </w:p>
    <w:p w14:paraId="043C2208" w14:textId="6567C612" w:rsidR="00836695" w:rsidRPr="00DC1026" w:rsidDel="005A4B34" w:rsidRDefault="00FB39AE">
      <w:pPr>
        <w:rPr>
          <w:del w:id="1537" w:author="Екатерина Луткова" w:date="2016-04-01T17:57:00Z"/>
          <w:lang w:eastAsia="ru-RU"/>
        </w:rPr>
        <w:pPrChange w:id="1538" w:author="Екатерина Луткова" w:date="2016-04-01T17:15:00Z">
          <w:pPr>
            <w:pStyle w:val="3"/>
            <w:ind w:firstLine="708"/>
          </w:pPr>
        </w:pPrChange>
      </w:pPr>
      <w:bookmarkStart w:id="1539" w:name="_Toc448917595"/>
      <w:del w:id="1540" w:author="Екатерина Луткова" w:date="2016-04-20T13:01:00Z">
        <w:r w:rsidDel="00C42FE2">
          <w:rPr>
            <w:lang w:eastAsia="ru-RU"/>
          </w:rPr>
          <w:delText>4.4.8 Учет прямых затрат на заявку</w:delText>
        </w:r>
      </w:del>
      <w:bookmarkEnd w:id="1539"/>
    </w:p>
    <w:p w14:paraId="5280B914" w14:textId="4367487C" w:rsidR="00FB39AE" w:rsidDel="005A4B34" w:rsidRDefault="00FB39AE" w:rsidP="00FB39AE">
      <w:pPr>
        <w:rPr>
          <w:del w:id="1541" w:author="Екатерина Луткова" w:date="2016-04-01T17:57:00Z"/>
          <w:lang w:eastAsia="ru-RU"/>
        </w:rPr>
      </w:pPr>
      <w:del w:id="1542" w:author="Екатерина Луткова" w:date="2016-04-01T17:18:00Z">
        <w:r w:rsidDel="00836695">
          <w:rPr>
            <w:lang w:eastAsia="ru-RU"/>
          </w:rPr>
          <w:tab/>
          <w:delText>Формируется сводная таблица, которая содержит следующие поля:</w:delText>
        </w:r>
      </w:del>
    </w:p>
    <w:p w14:paraId="2F49106E" w14:textId="6430984C" w:rsidR="00FB39AE" w:rsidDel="00836695" w:rsidRDefault="00FB39AE" w:rsidP="00FB39AE">
      <w:pPr>
        <w:pStyle w:val="a4"/>
        <w:numPr>
          <w:ilvl w:val="0"/>
          <w:numId w:val="32"/>
        </w:numPr>
        <w:rPr>
          <w:del w:id="1543" w:author="Екатерина Луткова" w:date="2016-04-01T17:18:00Z"/>
          <w:lang w:eastAsia="ru-RU"/>
        </w:rPr>
      </w:pPr>
      <w:del w:id="1544" w:author="Екатерина Луткова" w:date="2016-04-01T17:18:00Z">
        <w:r w:rsidDel="00836695">
          <w:rPr>
            <w:lang w:eastAsia="ru-RU"/>
          </w:rPr>
          <w:delText>чертеж;</w:delText>
        </w:r>
      </w:del>
    </w:p>
    <w:p w14:paraId="21080F79" w14:textId="374F809D" w:rsidR="00FB39AE" w:rsidDel="00836695" w:rsidRDefault="00FB39AE" w:rsidP="00FB39AE">
      <w:pPr>
        <w:pStyle w:val="a4"/>
        <w:numPr>
          <w:ilvl w:val="0"/>
          <w:numId w:val="32"/>
        </w:numPr>
        <w:rPr>
          <w:del w:id="1545" w:author="Екатерина Луткова" w:date="2016-04-01T17:18:00Z"/>
          <w:lang w:eastAsia="ru-RU"/>
        </w:rPr>
      </w:pPr>
      <w:del w:id="1546" w:author="Екатерина Луткова" w:date="2016-04-01T17:18:00Z">
        <w:r w:rsidDel="00836695">
          <w:rPr>
            <w:lang w:eastAsia="ru-RU"/>
          </w:rPr>
          <w:delText>группа;</w:delText>
        </w:r>
      </w:del>
    </w:p>
    <w:p w14:paraId="4D4661AF" w14:textId="0005DB2F" w:rsidR="00FB39AE" w:rsidDel="00836695" w:rsidRDefault="00FB39AE" w:rsidP="00FB39AE">
      <w:pPr>
        <w:pStyle w:val="a4"/>
        <w:numPr>
          <w:ilvl w:val="0"/>
          <w:numId w:val="32"/>
        </w:numPr>
        <w:rPr>
          <w:del w:id="1547" w:author="Екатерина Луткова" w:date="2016-04-01T17:18:00Z"/>
          <w:lang w:eastAsia="ru-RU"/>
        </w:rPr>
      </w:pPr>
      <w:del w:id="1548" w:author="Екатерина Луткова" w:date="2016-04-01T17:18:00Z">
        <w:r w:rsidDel="00836695">
          <w:rPr>
            <w:lang w:eastAsia="ru-RU"/>
          </w:rPr>
          <w:delText>наименование;</w:delText>
        </w:r>
      </w:del>
    </w:p>
    <w:p w14:paraId="201E506A" w14:textId="7BB64CDF" w:rsidR="00FB39AE" w:rsidDel="00836695" w:rsidRDefault="00FB39AE" w:rsidP="00FB39AE">
      <w:pPr>
        <w:pStyle w:val="a4"/>
        <w:numPr>
          <w:ilvl w:val="0"/>
          <w:numId w:val="32"/>
        </w:numPr>
        <w:rPr>
          <w:del w:id="1549" w:author="Екатерина Луткова" w:date="2016-04-01T17:18:00Z"/>
          <w:lang w:eastAsia="ru-RU"/>
        </w:rPr>
      </w:pPr>
      <w:del w:id="1550" w:author="Екатерина Луткова" w:date="2016-04-01T17:18:00Z">
        <w:r w:rsidDel="00836695">
          <w:rPr>
            <w:lang w:eastAsia="ru-RU"/>
          </w:rPr>
          <w:delText>количество деталей;</w:delText>
        </w:r>
      </w:del>
    </w:p>
    <w:p w14:paraId="45FFC42E" w14:textId="1BB00D10" w:rsidR="00FB39AE" w:rsidDel="00836695" w:rsidRDefault="00FB39AE" w:rsidP="00FB39AE">
      <w:pPr>
        <w:numPr>
          <w:ilvl w:val="0"/>
          <w:numId w:val="32"/>
        </w:numPr>
        <w:jc w:val="both"/>
        <w:rPr>
          <w:del w:id="1551" w:author="Екатерина Луткова" w:date="2016-04-01T17:18:00Z"/>
        </w:rPr>
      </w:pPr>
      <w:del w:id="1552" w:author="Екатерина Луткова" w:date="2016-04-01T17:18:00Z">
        <w:r w:rsidDel="00836695">
          <w:delText>сырье и материалы (сумма);</w:delText>
        </w:r>
      </w:del>
    </w:p>
    <w:p w14:paraId="0015F21B" w14:textId="1EB84D44" w:rsidR="00FB39AE" w:rsidDel="00836695" w:rsidRDefault="00FB39AE" w:rsidP="00FB39AE">
      <w:pPr>
        <w:numPr>
          <w:ilvl w:val="0"/>
          <w:numId w:val="32"/>
        </w:numPr>
        <w:jc w:val="both"/>
        <w:rPr>
          <w:del w:id="1553" w:author="Екатерина Луткова" w:date="2016-04-01T17:18:00Z"/>
        </w:rPr>
      </w:pPr>
      <w:del w:id="1554" w:author="Екатерина Луткова" w:date="2016-04-01T17:18:00Z">
        <w:r w:rsidDel="00836695">
          <w:delText>основная зарплата</w:delText>
        </w:r>
        <w:r w:rsidR="00995276" w:rsidDel="00836695">
          <w:delText xml:space="preserve"> </w:delText>
        </w:r>
        <w:r w:rsidDel="00836695">
          <w:delText>(сумма);</w:delText>
        </w:r>
      </w:del>
    </w:p>
    <w:p w14:paraId="64F59DAB" w14:textId="7C650CE3" w:rsidR="00FB39AE" w:rsidDel="00836695" w:rsidRDefault="00995276" w:rsidP="00FB39AE">
      <w:pPr>
        <w:numPr>
          <w:ilvl w:val="0"/>
          <w:numId w:val="32"/>
        </w:numPr>
        <w:jc w:val="both"/>
        <w:rPr>
          <w:del w:id="1555" w:author="Екатерина Луткова" w:date="2016-04-01T17:18:00Z"/>
        </w:rPr>
      </w:pPr>
      <w:del w:id="1556" w:author="Екатерина Луткова" w:date="2016-04-01T17:18:00Z">
        <w:r w:rsidDel="00836695">
          <w:delText>транспортные (сумма);</w:delText>
        </w:r>
      </w:del>
    </w:p>
    <w:p w14:paraId="3DAE9B3D" w14:textId="4BAC525B" w:rsidR="00FB39AE" w:rsidDel="00836695" w:rsidRDefault="00FB39AE" w:rsidP="00FB39AE">
      <w:pPr>
        <w:numPr>
          <w:ilvl w:val="0"/>
          <w:numId w:val="32"/>
        </w:numPr>
        <w:jc w:val="both"/>
        <w:rPr>
          <w:del w:id="1557" w:author="Екатерина Луткова" w:date="2016-04-01T17:18:00Z"/>
        </w:rPr>
      </w:pPr>
      <w:del w:id="1558" w:author="Екатерина Луткова" w:date="2016-04-01T17:18:00Z">
        <w:r w:rsidDel="00836695">
          <w:delText>электроэнергия для формовых(сумма);</w:delText>
        </w:r>
      </w:del>
    </w:p>
    <w:p w14:paraId="6E864CC6" w14:textId="2CE04A7F" w:rsidR="00FB39AE" w:rsidDel="00836695" w:rsidRDefault="00FB39AE" w:rsidP="00FB39AE">
      <w:pPr>
        <w:numPr>
          <w:ilvl w:val="0"/>
          <w:numId w:val="32"/>
        </w:numPr>
        <w:jc w:val="both"/>
        <w:rPr>
          <w:del w:id="1559" w:author="Екатерина Луткова" w:date="2016-04-01T17:18:00Z"/>
        </w:rPr>
      </w:pPr>
      <w:del w:id="1560" w:author="Екатерина Луткова" w:date="2016-04-01T17:18:00Z">
        <w:r w:rsidDel="00836695">
          <w:delText>электроэнергия прочая(сумма);</w:delText>
        </w:r>
      </w:del>
    </w:p>
    <w:p w14:paraId="313C2B10" w14:textId="3711E036" w:rsidR="00947AAF" w:rsidDel="00836695" w:rsidRDefault="00947AAF" w:rsidP="00947AAF">
      <w:pPr>
        <w:pStyle w:val="a4"/>
        <w:spacing w:line="360" w:lineRule="auto"/>
        <w:ind w:left="0" w:firstLine="709"/>
        <w:rPr>
          <w:del w:id="1561" w:author="Екатерина Луткова" w:date="2016-04-01T17:18:00Z"/>
          <w:lang w:eastAsia="ru-RU"/>
        </w:rPr>
      </w:pPr>
      <w:del w:id="1562" w:author="Екатерина Луткова" w:date="2016-04-01T17:18:00Z">
        <w:r w:rsidDel="00836695">
          <w:rPr>
            <w:lang w:eastAsia="ru-RU"/>
          </w:rPr>
          <w:delText>Группировка осуществлена по номеру каждой заявки. В конце ставится общая сумма заявки.</w:delText>
        </w:r>
      </w:del>
    </w:p>
    <w:p w14:paraId="6C4CC446" w14:textId="1A276496" w:rsidR="00947AAF" w:rsidDel="00836695" w:rsidRDefault="00947AAF" w:rsidP="00947AAF">
      <w:pPr>
        <w:pStyle w:val="a4"/>
        <w:spacing w:line="360" w:lineRule="auto"/>
        <w:ind w:left="0" w:firstLine="709"/>
        <w:rPr>
          <w:del w:id="1563" w:author="Екатерина Луткова" w:date="2016-04-01T17:18:00Z"/>
          <w:lang w:eastAsia="ru-RU"/>
        </w:rPr>
      </w:pPr>
      <w:del w:id="1564" w:author="Екатерина Луткова" w:date="2016-04-01T17:18:00Z">
        <w:r w:rsidDel="00836695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836695">
          <w:rPr>
            <w:lang w:eastAsia="ru-RU"/>
          </w:rPr>
          <w:delText>[</w:delText>
        </w:r>
        <w:r w:rsidDel="00836695">
          <w:rPr>
            <w:lang w:eastAsia="ru-RU"/>
          </w:rPr>
          <w:delText>п. 4.5.3</w:delText>
        </w:r>
        <w:r w:rsidRPr="00FB39AE" w:rsidDel="00836695">
          <w:rPr>
            <w:lang w:eastAsia="ru-RU"/>
          </w:rPr>
          <w:delText>]</w:delText>
        </w:r>
        <w:r w:rsidDel="00836695">
          <w:rPr>
            <w:lang w:eastAsia="ru-RU"/>
          </w:rPr>
          <w:delText>.</w:delText>
        </w:r>
      </w:del>
    </w:p>
    <w:p w14:paraId="5812ABDD" w14:textId="744A815E" w:rsidR="00947AAF" w:rsidDel="00836695" w:rsidRDefault="00947AAF" w:rsidP="00947AAF">
      <w:pPr>
        <w:pStyle w:val="a4"/>
        <w:spacing w:line="360" w:lineRule="auto"/>
        <w:ind w:left="0" w:firstLine="709"/>
        <w:rPr>
          <w:del w:id="1565" w:author="Екатерина Луткова" w:date="2016-04-01T17:18:00Z"/>
          <w:lang w:eastAsia="ru-RU"/>
        </w:rPr>
      </w:pPr>
      <w:del w:id="1566" w:author="Екатерина Луткова" w:date="2016-04-01T17:18:00Z">
        <w:r w:rsidDel="00836695">
          <w:rPr>
            <w:lang w:eastAsia="ru-RU"/>
          </w:rPr>
          <w:delText>Отчет формируется на текущую дату текущего месяца, на любой месяц (выбор), на текущий год на текущую дату.</w:delText>
        </w:r>
      </w:del>
    </w:p>
    <w:p w14:paraId="5F580FA1" w14:textId="041D619F" w:rsidR="00995276" w:rsidDel="00836695" w:rsidRDefault="00995276" w:rsidP="00947AAF">
      <w:pPr>
        <w:spacing w:line="360" w:lineRule="auto"/>
        <w:ind w:firstLine="709"/>
        <w:jc w:val="both"/>
        <w:rPr>
          <w:del w:id="1567" w:author="Екатерина Луткова" w:date="2016-04-01T17:18:00Z"/>
        </w:rPr>
      </w:pPr>
      <w:del w:id="1568" w:author="Екатерина Луткова" w:date="2016-04-01T17:18:00Z">
        <w:r w:rsidDel="00836695">
          <w:delText>1. Подсчитывается разница между стоимостью всей заявки и прямыми затратами.</w:delText>
        </w:r>
      </w:del>
    </w:p>
    <w:p w14:paraId="505C853B" w14:textId="5C566398" w:rsidR="00995276" w:rsidDel="00836695" w:rsidRDefault="00995276" w:rsidP="00947AAF">
      <w:pPr>
        <w:spacing w:line="360" w:lineRule="auto"/>
        <w:ind w:firstLine="709"/>
        <w:jc w:val="both"/>
        <w:rPr>
          <w:del w:id="1569" w:author="Екатерина Луткова" w:date="2016-04-01T17:18:00Z"/>
        </w:rPr>
      </w:pPr>
      <w:del w:id="1570" w:author="Екатерина Луткова" w:date="2016-04-01T17:18:00Z">
        <w:r w:rsidDel="00836695">
          <w:delText xml:space="preserve">Прямые затраты – сырье и материалы, основная заработная плата, транспортные, электроэнергия. Суммы по прямы затратам берутся из калькуляции на чертеж </w:delText>
        </w:r>
        <w:r w:rsidRPr="00995276" w:rsidDel="00836695">
          <w:delText>[</w:delText>
        </w:r>
        <w:r w:rsidR="00BE3B7C" w:rsidDel="00836695">
          <w:delText xml:space="preserve">п. </w:delText>
        </w:r>
        <w:r w:rsidDel="00836695">
          <w:delText>4.5.3</w:delText>
        </w:r>
        <w:r w:rsidRPr="00995276" w:rsidDel="00836695">
          <w:delText>]</w:delText>
        </w:r>
        <w:r w:rsidDel="00836695">
          <w:delText>.</w:delText>
        </w:r>
      </w:del>
    </w:p>
    <w:p w14:paraId="086FF7F0" w14:textId="3B61A30A" w:rsidR="00995276" w:rsidRPr="00995276" w:rsidDel="00836695" w:rsidRDefault="00995276" w:rsidP="00947AAF">
      <w:pPr>
        <w:spacing w:line="360" w:lineRule="auto"/>
        <w:ind w:firstLine="709"/>
        <w:jc w:val="both"/>
        <w:rPr>
          <w:del w:id="1571" w:author="Екатерина Луткова" w:date="2016-04-01T17:18:00Z"/>
        </w:rPr>
      </w:pPr>
      <w:del w:id="1572" w:author="Екатерина Луткова" w:date="2016-04-01T17:18:00Z">
        <w:r w:rsidDel="00836695">
          <w:delText>Если процент прямых затрат от стоимости заявки оказывается больше 30 процентов, поле подсвечивается красным.</w:delText>
        </w:r>
      </w:del>
    </w:p>
    <w:p w14:paraId="4A875AF3" w14:textId="62D32065" w:rsidR="00995276" w:rsidDel="00836695" w:rsidRDefault="00947AAF" w:rsidP="00947AAF">
      <w:pPr>
        <w:pStyle w:val="a4"/>
        <w:spacing w:line="360" w:lineRule="auto"/>
        <w:ind w:left="0" w:firstLine="709"/>
        <w:rPr>
          <w:del w:id="1573" w:author="Екатерина Луткова" w:date="2016-04-01T17:18:00Z"/>
          <w:lang w:eastAsia="ru-RU"/>
        </w:rPr>
      </w:pPr>
      <w:del w:id="1574" w:author="Екатерина Луткова" w:date="2016-04-01T17:18:00Z">
        <w:r w:rsidDel="00836695">
          <w:rPr>
            <w:lang w:eastAsia="ru-RU"/>
          </w:rPr>
          <w:delText>2. Подсчитывается разница между стоимостью всей заявки и стоимостью «Сырья и материалов».</w:delText>
        </w:r>
      </w:del>
    </w:p>
    <w:p w14:paraId="45B8EEEC" w14:textId="5D77F8B5" w:rsidR="001E1753" w:rsidDel="00836695" w:rsidRDefault="00947AAF" w:rsidP="001E1753">
      <w:pPr>
        <w:pStyle w:val="a4"/>
        <w:spacing w:line="360" w:lineRule="auto"/>
        <w:ind w:left="0" w:firstLine="709"/>
        <w:rPr>
          <w:del w:id="1575" w:author="Екатерина Луткова" w:date="2016-04-01T17:18:00Z"/>
          <w:lang w:eastAsia="ru-RU"/>
        </w:rPr>
      </w:pPr>
      <w:del w:id="1576" w:author="Екатерина Луткова" w:date="2016-04-01T17:18:00Z">
        <w:r w:rsidDel="00836695">
          <w:rPr>
            <w:lang w:eastAsia="ru-RU"/>
          </w:rPr>
          <w:delText>Если процент затрат на сырье и материалы оказывается более 20 процентов, поле подсвечивается красным.</w:delText>
        </w:r>
      </w:del>
    </w:p>
    <w:p w14:paraId="62B2BAFC" w14:textId="6C560CCD" w:rsidR="001E1753" w:rsidDel="00C42FE2" w:rsidRDefault="00DC00B3" w:rsidP="001E1753">
      <w:pPr>
        <w:pStyle w:val="3"/>
        <w:ind w:firstLine="708"/>
        <w:rPr>
          <w:del w:id="1577" w:author="Екатерина Луткова" w:date="2016-04-20T13:01:00Z"/>
          <w:lang w:eastAsia="ru-RU"/>
        </w:rPr>
      </w:pPr>
      <w:del w:id="1578" w:author="Екатерина Луткова" w:date="2016-04-01T16:46:00Z">
        <w:r w:rsidDel="00267722">
          <w:rPr>
            <w:lang w:eastAsia="ru-RU"/>
          </w:rPr>
          <w:delTex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elText>
        </w:r>
      </w:del>
      <w:bookmarkStart w:id="1579" w:name="_Toc448917597"/>
      <w:del w:id="1580" w:author="Екатерина Луткова" w:date="2016-04-20T13:01:00Z">
        <w:r w:rsidR="001E1753" w:rsidDel="00C42FE2">
          <w:rPr>
            <w:lang w:eastAsia="ru-RU"/>
          </w:rPr>
          <w:delText>4.4.</w:delText>
        </w:r>
      </w:del>
      <w:del w:id="1581" w:author="Екатерина Луткова" w:date="2016-04-01T17:56:00Z">
        <w:r w:rsidR="001E1753" w:rsidDel="005A4B34">
          <w:rPr>
            <w:lang w:eastAsia="ru-RU"/>
          </w:rPr>
          <w:delText>9</w:delText>
        </w:r>
      </w:del>
      <w:del w:id="1582" w:author="Екатерина Луткова" w:date="2016-04-20T13:01:00Z">
        <w:r w:rsidR="001E1753" w:rsidDel="00C42FE2">
          <w:rPr>
            <w:lang w:eastAsia="ru-RU"/>
          </w:rPr>
          <w:delText xml:space="preserve"> Сводный отчет по номеру чертежа</w:delText>
        </w:r>
        <w:bookmarkEnd w:id="1579"/>
      </w:del>
    </w:p>
    <w:p w14:paraId="3CF558E4" w14:textId="49C95009" w:rsidR="00910A02" w:rsidDel="00C42FE2" w:rsidRDefault="001E1753">
      <w:pPr>
        <w:pStyle w:val="a4"/>
        <w:numPr>
          <w:ilvl w:val="0"/>
          <w:numId w:val="37"/>
        </w:numPr>
        <w:spacing w:before="100" w:beforeAutospacing="1" w:after="100" w:afterAutospacing="1" w:line="360" w:lineRule="auto"/>
        <w:ind w:left="0" w:firstLine="709"/>
        <w:jc w:val="both"/>
        <w:rPr>
          <w:del w:id="1583" w:author="Екатерина Луткова" w:date="2016-04-20T13:01:00Z"/>
          <w:lang w:eastAsia="ru-RU"/>
        </w:rPr>
        <w:pPrChange w:id="1584" w:author="Екатерина Луткова" w:date="2016-04-20T12:26:00Z">
          <w:pPr>
            <w:spacing w:before="100" w:beforeAutospacing="1" w:after="100" w:afterAutospacing="1" w:line="360" w:lineRule="auto"/>
            <w:jc w:val="both"/>
          </w:pPr>
        </w:pPrChange>
      </w:pPr>
      <w:del w:id="1585" w:author="Екатерина Луткова" w:date="2016-04-20T13:01:00Z">
        <w:r w:rsidDel="00C42FE2">
          <w:rPr>
            <w:lang w:eastAsia="ru-RU"/>
          </w:rPr>
          <w:delText>Данный отчет содержит следующую информацию по заявкам:</w:delText>
        </w:r>
      </w:del>
    </w:p>
    <w:p w14:paraId="645A2956" w14:textId="70FEECB5" w:rsidR="00910A02" w:rsidDel="00C42FE2" w:rsidRDefault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del w:id="1586" w:author="Екатерина Луткова" w:date="2016-04-20T13:01:00Z"/>
          <w:lang w:eastAsia="ru-RU"/>
        </w:rPr>
        <w:pPrChange w:id="1587" w:author="Екатерина Луткова" w:date="2016-04-20T12:26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del w:id="1588" w:author="Екатерина Луткова" w:date="2016-04-01T17:00:00Z">
        <w:r w:rsidDel="00910A02">
          <w:rPr>
            <w:lang w:eastAsia="ru-RU"/>
          </w:rPr>
          <w:delText>Номер заявки;</w:delText>
        </w:r>
      </w:del>
    </w:p>
    <w:p w14:paraId="1DCA8BC5" w14:textId="7ECBD4E9" w:rsidR="001E1753" w:rsidDel="00C42FE2" w:rsidRDefault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del w:id="1589" w:author="Екатерина Луткова" w:date="2016-04-20T13:01:00Z"/>
          <w:lang w:eastAsia="ru-RU"/>
        </w:rPr>
        <w:pPrChange w:id="1590" w:author="Екатерина Луткова" w:date="2016-04-20T12:26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del w:id="1591" w:author="Екатерина Луткова" w:date="2016-04-20T13:01:00Z">
        <w:r w:rsidDel="00C42FE2">
          <w:rPr>
            <w:lang w:eastAsia="ru-RU"/>
          </w:rPr>
          <w:delText>Дата составления заявки;</w:delText>
        </w:r>
      </w:del>
    </w:p>
    <w:p w14:paraId="7E60BFC2" w14:textId="54A4CF18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92" w:author="Екатерина Луткова" w:date="2016-04-01T17:00:00Z"/>
          <w:lang w:eastAsia="ru-RU"/>
        </w:rPr>
      </w:pPr>
      <w:del w:id="1593" w:author="Екатерина Луткова" w:date="2016-04-01T17:00:00Z">
        <w:r w:rsidDel="00910A02">
          <w:rPr>
            <w:lang w:eastAsia="ru-RU"/>
          </w:rPr>
          <w:delText>Количество (по заявке);</w:delText>
        </w:r>
      </w:del>
    </w:p>
    <w:p w14:paraId="60A96259" w14:textId="75A88074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94" w:author="Екатерина Луткова" w:date="2016-04-01T17:00:00Z"/>
          <w:lang w:eastAsia="ru-RU"/>
        </w:rPr>
      </w:pPr>
      <w:del w:id="1595" w:author="Екатерина Луткова" w:date="2016-04-01T17:00:00Z">
        <w:r w:rsidDel="00910A02">
          <w:rPr>
            <w:lang w:eastAsia="ru-RU"/>
          </w:rPr>
          <w:delText>Сумма заявки с НДС;</w:delText>
        </w:r>
      </w:del>
    </w:p>
    <w:p w14:paraId="5D2EC753" w14:textId="5C54D17C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96" w:author="Екатерина Луткова" w:date="2016-04-01T17:00:00Z"/>
          <w:lang w:eastAsia="ru-RU"/>
        </w:rPr>
      </w:pPr>
      <w:del w:id="1597" w:author="Екатерина Луткова" w:date="2016-04-01T17:00:00Z">
        <w:r w:rsidDel="00910A02">
          <w:rPr>
            <w:lang w:eastAsia="ru-RU"/>
          </w:rPr>
          <w:delText>Заказчик.</w:delText>
        </w:r>
      </w:del>
    </w:p>
    <w:p w14:paraId="66A19092" w14:textId="6CB3E3E8" w:rsidR="001E1753" w:rsidDel="00C42FE2" w:rsidRDefault="001E1753" w:rsidP="001E1753">
      <w:pPr>
        <w:pStyle w:val="a4"/>
        <w:spacing w:before="100" w:beforeAutospacing="1" w:after="100" w:afterAutospacing="1" w:line="360" w:lineRule="auto"/>
        <w:jc w:val="both"/>
        <w:rPr>
          <w:del w:id="1598" w:author="Екатерина Луткова" w:date="2016-04-20T13:01:00Z"/>
          <w:lang w:eastAsia="ru-RU"/>
        </w:rPr>
      </w:pPr>
      <w:del w:id="1599" w:author="Екатерина Луткова" w:date="2016-04-20T13:01:00Z">
        <w:r w:rsidDel="00C42FE2">
          <w:rPr>
            <w:lang w:eastAsia="ru-RU"/>
          </w:rPr>
          <w:delText>Группировка ведется по номеру чертежа.</w:delText>
        </w:r>
      </w:del>
    </w:p>
    <w:p w14:paraId="5F340D93" w14:textId="0DCB8315" w:rsidR="00FB39AE" w:rsidRPr="00FB39AE" w:rsidDel="00C42FE2" w:rsidRDefault="001E1753" w:rsidP="001E1753">
      <w:pPr>
        <w:pStyle w:val="a4"/>
        <w:spacing w:before="100" w:beforeAutospacing="1" w:after="100" w:afterAutospacing="1" w:line="360" w:lineRule="auto"/>
        <w:jc w:val="both"/>
        <w:rPr>
          <w:del w:id="1600" w:author="Екатерина Луткова" w:date="2016-04-20T13:01:00Z"/>
          <w:lang w:eastAsia="ru-RU"/>
        </w:rPr>
      </w:pPr>
      <w:del w:id="1601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602" w:author="Екатерина Луткова" w:date="2016-04-01T17:59:00Z">
        <w:r w:rsidDel="00495E8B">
          <w:rPr>
            <w:lang w:eastAsia="ru-RU"/>
          </w:rPr>
          <w:delText>на текущую дату текущего месяца и за любой месяц (выбор месяца).</w:delText>
        </w:r>
      </w:del>
    </w:p>
    <w:p w14:paraId="6AF9A6C1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603" w:name="_Toc448917598"/>
      <w:r>
        <w:rPr>
          <w:lang w:eastAsia="ru-RU"/>
        </w:rPr>
        <w:t>Подготовка производства. Модуль «Чертежи»</w:t>
      </w:r>
      <w:bookmarkEnd w:id="1603"/>
    </w:p>
    <w:p w14:paraId="067F189A" w14:textId="50E65D5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604" w:author="Екатерина Луткова" w:date="2016-04-12T10:53:00Z"/>
          <w:lang w:eastAsia="ru-RU"/>
        </w:rPr>
      </w:pPr>
      <w:r>
        <w:rPr>
          <w:lang w:eastAsia="ru-RU"/>
        </w:rPr>
        <w:t>Модуль «Чертежи»</w:t>
      </w:r>
      <w:r w:rsidR="00A87CB6">
        <w:rPr>
          <w:lang w:eastAsia="ru-RU"/>
        </w:rPr>
        <w:t xml:space="preserve"> (рис. 6)</w:t>
      </w:r>
      <w:r>
        <w:rPr>
          <w:lang w:eastAsia="ru-RU"/>
        </w:rPr>
        <w:t xml:space="preserve"> используется для ввода полной информации по чертежу.</w:t>
      </w:r>
    </w:p>
    <w:p w14:paraId="30970D4C" w14:textId="215E67F4" w:rsidR="00507E59" w:rsidRDefault="00507E5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605" w:author="Екатерина Луткова" w:date="2016-04-12T10:54:00Z">
        <w:r>
          <w:rPr>
            <w:lang w:eastAsia="ru-RU"/>
          </w:rPr>
          <w:t>Все имеющиеся чертежи открываются нажатием кнопки «Реестр». Здесь выводятся последние 15 заведенных чертежей</w:t>
        </w:r>
      </w:ins>
      <w:ins w:id="1606" w:author="Екатерина Луткова" w:date="2016-04-12T10:55:00Z">
        <w:r>
          <w:rPr>
            <w:lang w:eastAsia="ru-RU"/>
          </w:rPr>
          <w:t>.</w:t>
        </w:r>
      </w:ins>
    </w:p>
    <w:p w14:paraId="54DF815E" w14:textId="77777777" w:rsidR="00A87CB6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525B355B" wp14:editId="101ACE3A">
            <wp:extent cx="6840855" cy="1734185"/>
            <wp:effectExtent l="0" t="0" r="0" b="0"/>
            <wp:docPr id="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2E08C" w14:textId="77777777" w:rsidR="00CE177C" w:rsidRDefault="00CE177C" w:rsidP="00CE177C">
      <w:pPr>
        <w:spacing w:before="100" w:beforeAutospacing="1" w:after="100" w:afterAutospacing="1" w:line="360" w:lineRule="auto"/>
        <w:jc w:val="center"/>
        <w:rPr>
          <w:ins w:id="1607" w:author="Екатерина Луткова" w:date="2016-04-01T16:07:00Z"/>
          <w:noProof/>
          <w:lang w:eastAsia="ru-RU"/>
        </w:rPr>
      </w:pPr>
      <w:r>
        <w:rPr>
          <w:noProof/>
          <w:lang w:eastAsia="ru-RU"/>
        </w:rPr>
        <w:t>Рисунок 6 – Чертежи</w:t>
      </w:r>
    </w:p>
    <w:p w14:paraId="2E365C29" w14:textId="3AA313C3" w:rsidR="00B0218A" w:rsidRDefault="00B0218A">
      <w:pPr>
        <w:spacing w:before="100" w:beforeAutospacing="1" w:after="100" w:afterAutospacing="1" w:line="360" w:lineRule="auto"/>
        <w:ind w:firstLine="708"/>
        <w:jc w:val="both"/>
        <w:rPr>
          <w:ins w:id="1608" w:author="Екатерина Луткова" w:date="2016-04-01T16:47:00Z"/>
          <w:noProof/>
          <w:lang w:eastAsia="ru-RU"/>
        </w:rPr>
        <w:pPrChange w:id="1609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1610" w:author="Екатерина Луткова" w:date="2016-04-01T16:07:00Z">
        <w:r>
          <w:rPr>
            <w:noProof/>
            <w:lang w:eastAsia="ru-RU"/>
          </w:rPr>
          <w:t xml:space="preserve">Добавить поле </w:t>
        </w:r>
      </w:ins>
      <w:ins w:id="1611" w:author="Екатерина Луткова" w:date="2016-04-01T16:08:00Z">
        <w:r>
          <w:rPr>
            <w:noProof/>
            <w:lang w:eastAsia="ru-RU"/>
          </w:rPr>
          <w:t>«</w:t>
        </w:r>
        <w:r w:rsidR="006C0053">
          <w:rPr>
            <w:noProof/>
            <w:lang w:eastAsia="ru-RU"/>
          </w:rPr>
          <w:t>Артикул</w:t>
        </w:r>
        <w:r>
          <w:rPr>
            <w:noProof/>
            <w:lang w:eastAsia="ru-RU"/>
          </w:rPr>
          <w:t>» - автоматическая нумерация чертежей по порядку. Вставить перед полем «Чертеж»</w:t>
        </w:r>
      </w:ins>
      <w:ins w:id="1612" w:author="Екатерина Луткова" w:date="2016-04-01T16:09:00Z">
        <w:r>
          <w:rPr>
            <w:noProof/>
            <w:lang w:eastAsia="ru-RU"/>
          </w:rPr>
          <w:t>.</w:t>
        </w:r>
      </w:ins>
    </w:p>
    <w:p w14:paraId="68026AE4" w14:textId="7A5AE58D" w:rsidR="00267722" w:rsidRDefault="00267722">
      <w:pPr>
        <w:spacing w:before="100" w:beforeAutospacing="1" w:after="100" w:afterAutospacing="1" w:line="360" w:lineRule="auto"/>
        <w:ind w:firstLine="708"/>
        <w:jc w:val="both"/>
        <w:rPr>
          <w:noProof/>
          <w:lang w:eastAsia="ru-RU"/>
        </w:rPr>
        <w:pPrChange w:id="1613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1614" w:author="Екатерина Луткова" w:date="2016-04-01T16:47:00Z">
        <w:r>
          <w:rPr>
            <w:noProof/>
            <w:lang w:eastAsia="ru-RU"/>
          </w:rPr>
          <w:t>Создается текстовое поле «Доп. информация»</w:t>
        </w:r>
      </w:ins>
      <w:ins w:id="1615" w:author="Екатерина Луткова" w:date="2016-04-01T16:48:00Z">
        <w:r>
          <w:rPr>
            <w:noProof/>
            <w:lang w:eastAsia="ru-RU"/>
          </w:rPr>
          <w:t>, в которое при необходимости можно вручную вводить информацию.</w:t>
        </w:r>
      </w:ins>
    </w:p>
    <w:p w14:paraId="5B1D15D4" w14:textId="5F308141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616" w:author="Екатерина Луткова" w:date="2016-04-01T16:50:00Z"/>
          <w:lang w:eastAsia="ru-RU"/>
        </w:rPr>
      </w:pPr>
      <w:r>
        <w:rPr>
          <w:lang w:eastAsia="ru-RU"/>
        </w:rPr>
        <w:t xml:space="preserve">Поля: </w:t>
      </w:r>
      <w:commentRangeStart w:id="1617"/>
      <w:commentRangeStart w:id="1618"/>
      <w:r>
        <w:rPr>
          <w:lang w:eastAsia="ru-RU"/>
        </w:rPr>
        <w:t>группа</w:t>
      </w:r>
      <w:commentRangeEnd w:id="1617"/>
      <w:r w:rsidR="00C908A7">
        <w:rPr>
          <w:rStyle w:val="af0"/>
        </w:rPr>
        <w:commentReference w:id="1617"/>
      </w:r>
      <w:commentRangeEnd w:id="1618"/>
      <w:r w:rsidR="007D2B8A">
        <w:rPr>
          <w:rStyle w:val="af0"/>
        </w:rPr>
        <w:commentReference w:id="1618"/>
      </w:r>
      <w:ins w:id="1619" w:author="Екатерина Луткова" w:date="2016-04-12T10:55:00Z">
        <w:r w:rsidR="00507E59">
          <w:rPr>
            <w:lang w:eastAsia="ru-RU"/>
          </w:rPr>
          <w:t xml:space="preserve"> (</w:t>
        </w:r>
      </w:ins>
      <w:ins w:id="1620" w:author="Екатерина Луткова" w:date="2016-04-21T11:19:00Z">
        <w:r w:rsidR="00F15C23">
          <w:rPr>
            <w:lang w:eastAsia="ru-RU"/>
          </w:rPr>
          <w:t xml:space="preserve">группа выбирается из справочника </w:t>
        </w:r>
      </w:ins>
      <w:ins w:id="1621" w:author="Екатерина Луткова" w:date="2016-04-21T11:20:00Z">
        <w:r w:rsidR="00F15C23">
          <w:rPr>
            <w:lang w:eastAsia="ru-RU"/>
          </w:rPr>
          <w:t xml:space="preserve">«Группы» - это буквенная часть номера чертежа. В справочнике «Оснастка» ее не используем. В чертеж группу подтягиваем из справочника </w:t>
        </w:r>
      </w:ins>
      <w:ins w:id="1622" w:author="Екатерина Луткова" w:date="2016-04-21T11:21:00Z">
        <w:r w:rsidR="00F15C23">
          <w:rPr>
            <w:lang w:eastAsia="ru-RU"/>
          </w:rPr>
          <w:t>«Группы»</w:t>
        </w:r>
      </w:ins>
      <w:ins w:id="1623" w:author="Екатерина Луткова" w:date="2016-04-12T10:56:00Z">
        <w:r w:rsidR="00507E59">
          <w:rPr>
            <w:lang w:eastAsia="ru-RU"/>
          </w:rPr>
          <w:t>)</w:t>
        </w:r>
      </w:ins>
      <w:r>
        <w:rPr>
          <w:lang w:eastAsia="ru-RU"/>
        </w:rPr>
        <w:t>, наименование детали, доп. информация, материал по паспорту, материал, единицы измерения, код</w:t>
      </w:r>
      <w:ins w:id="1624" w:author="Екатерина Луткова" w:date="2016-04-12T10:56:00Z">
        <w:r w:rsidR="00507E59">
          <w:rPr>
            <w:lang w:eastAsia="ru-RU"/>
          </w:rPr>
          <w:t xml:space="preserve"> (единицы измерения и код хранятся в справочнике </w:t>
        </w:r>
      </w:ins>
      <w:ins w:id="1625" w:author="Екатерина Луткова" w:date="2016-04-12T10:57:00Z">
        <w:r w:rsidR="00507E59">
          <w:rPr>
            <w:lang w:eastAsia="ru-RU"/>
          </w:rPr>
          <w:t>«Единицы измерения»</w:t>
        </w:r>
      </w:ins>
      <w:ins w:id="1626" w:author="Екатерина Луткова" w:date="2016-04-12T10:58:00Z">
        <w:r w:rsidR="00507E59">
          <w:rPr>
            <w:lang w:eastAsia="ru-RU"/>
          </w:rPr>
          <w:t>, можно сделать так – выбрав единицы измерения, код будет подтягиваться автоматически из того же справочника)</w:t>
        </w:r>
      </w:ins>
      <w:r>
        <w:rPr>
          <w:lang w:eastAsia="ru-RU"/>
        </w:rPr>
        <w:t>, оснастка</w:t>
      </w:r>
      <w:ins w:id="1627" w:author="Екатерина Луткова" w:date="2016-04-12T10:59:00Z">
        <w:r w:rsidR="00507E59">
          <w:rPr>
            <w:lang w:eastAsia="ru-RU"/>
          </w:rPr>
          <w:t xml:space="preserve"> (</w:t>
        </w:r>
      </w:ins>
      <w:ins w:id="1628" w:author="Екатерина Луткова" w:date="2016-04-12T11:01:00Z">
        <w:r w:rsidR="00507E59">
          <w:rPr>
            <w:lang w:eastAsia="ru-RU"/>
          </w:rPr>
          <w:t>следует исключить «чертеж» из справочника «</w:t>
        </w:r>
      </w:ins>
      <w:ins w:id="1629" w:author="Екатерина Луткова" w:date="2016-04-12T11:02:00Z">
        <w:r w:rsidR="00507E59">
          <w:rPr>
            <w:lang w:eastAsia="ru-RU"/>
          </w:rPr>
          <w:t>Оснастка</w:t>
        </w:r>
      </w:ins>
      <w:ins w:id="1630" w:author="Екатерина Луткова" w:date="2016-04-12T11:01:00Z">
        <w:r w:rsidR="00507E59">
          <w:rPr>
            <w:lang w:eastAsia="ru-RU"/>
          </w:rPr>
          <w:t>»</w:t>
        </w:r>
      </w:ins>
      <w:ins w:id="1631" w:author="Екатерина Луткова" w:date="2016-04-12T11:02:00Z">
        <w:r w:rsidR="00507E59">
          <w:rPr>
            <w:lang w:eastAsia="ru-RU"/>
          </w:rPr>
          <w:t>, так как может быть использование одной оснастки на несколько чертежей, тогда здесь просто для каждого чертежа будем выбирать осна</w:t>
        </w:r>
      </w:ins>
      <w:ins w:id="1632" w:author="Екатерина Луткова" w:date="2016-04-12T11:03:00Z">
        <w:r w:rsidR="00507E59">
          <w:rPr>
            <w:lang w:eastAsia="ru-RU"/>
          </w:rPr>
          <w:t>с</w:t>
        </w:r>
      </w:ins>
      <w:ins w:id="1633" w:author="Екатерина Луткова" w:date="2016-04-12T11:02:00Z">
        <w:r w:rsidR="00507E59">
          <w:rPr>
            <w:lang w:eastAsia="ru-RU"/>
          </w:rPr>
          <w:t>тку</w:t>
        </w:r>
      </w:ins>
      <w:ins w:id="1634" w:author="Екатерина Луткова" w:date="2016-04-12T10:59:00Z">
        <w:r w:rsidR="00507E59">
          <w:rPr>
            <w:lang w:eastAsia="ru-RU"/>
          </w:rPr>
          <w:t>)</w:t>
        </w:r>
      </w:ins>
      <w:r>
        <w:rPr>
          <w:lang w:eastAsia="ru-RU"/>
        </w:rPr>
        <w:t>, способ изготовления выбираются</w:t>
      </w:r>
      <w:r w:rsidR="00CE177C">
        <w:rPr>
          <w:lang w:eastAsia="ru-RU"/>
        </w:rPr>
        <w:t xml:space="preserve"> из раскрывающегося списка. Поля</w:t>
      </w:r>
      <w:r>
        <w:rPr>
          <w:lang w:eastAsia="ru-RU"/>
        </w:rPr>
        <w:t xml:space="preserve"> «Наличие оснастки»</w:t>
      </w:r>
      <w:r w:rsidR="00CE177C">
        <w:rPr>
          <w:lang w:eastAsia="ru-RU"/>
        </w:rPr>
        <w:t>, «Количество форм» и «Гнездность» заполняю</w:t>
      </w:r>
      <w:r>
        <w:rPr>
          <w:lang w:eastAsia="ru-RU"/>
        </w:rPr>
        <w:t xml:space="preserve">тся автоматически в соответствии с выбранной оснасткой (данные справочника </w:t>
      </w:r>
      <w:r w:rsidRPr="0078778D">
        <w:rPr>
          <w:lang w:eastAsia="ru-RU"/>
        </w:rPr>
        <w:t>[</w:t>
      </w:r>
      <w:r>
        <w:rPr>
          <w:lang w:eastAsia="ru-RU"/>
        </w:rPr>
        <w:t>п. 4.3.9</w:t>
      </w:r>
      <w:r w:rsidRPr="0078778D">
        <w:rPr>
          <w:lang w:eastAsia="ru-RU"/>
        </w:rPr>
        <w:t>]</w:t>
      </w:r>
      <w:ins w:id="1635" w:author="Екатерина Луткова" w:date="2016-04-12T11:06:00Z">
        <w:r w:rsidR="00A46F39">
          <w:rPr>
            <w:lang w:eastAsia="ru-RU"/>
          </w:rPr>
          <w:t xml:space="preserve"> (цена по чертежу-это договорная цена, ее выставляет заказчик </w:t>
        </w:r>
        <w:r w:rsidR="00A46F39">
          <w:rPr>
            <w:lang w:eastAsia="ru-RU"/>
          </w:rPr>
          <w:lastRenderedPageBreak/>
          <w:t>или же назначает начальник производства, поэтому вводится вручную)</w:t>
        </w:r>
      </w:ins>
      <w:ins w:id="1636" w:author="Екатерина Луткова" w:date="2016-04-12T11:04:00Z">
        <w:r w:rsidR="00A46F39">
          <w:rPr>
            <w:lang w:eastAsia="ru-RU"/>
          </w:rPr>
          <w:t xml:space="preserve"> – при изменении этих данных</w:t>
        </w:r>
      </w:ins>
      <w:ins w:id="1637" w:author="Екатерина Луткова" w:date="2016-04-12T11:07:00Z">
        <w:r w:rsidR="00A46F39">
          <w:rPr>
            <w:lang w:eastAsia="ru-RU"/>
          </w:rPr>
          <w:t xml:space="preserve"> (наличие оснастки, количество форм, гнездность)</w:t>
        </w:r>
      </w:ins>
      <w:ins w:id="1638" w:author="Екатерина Луткова" w:date="2016-04-12T11:04:00Z">
        <w:r w:rsidR="00A46F39">
          <w:rPr>
            <w:lang w:eastAsia="ru-RU"/>
          </w:rPr>
          <w:t xml:space="preserve"> в справочнике «Оснастка» в чертежах они меняются автоматически</w:t>
        </w:r>
      </w:ins>
      <w:ins w:id="1639" w:author="Екатерина Луткова" w:date="2016-04-13T09:46:00Z">
        <w:r w:rsidR="00BC640B">
          <w:rPr>
            <w:lang w:eastAsia="ru-RU"/>
          </w:rPr>
          <w:t>.</w:t>
        </w:r>
      </w:ins>
      <w:del w:id="1640" w:author="Екатерина Луткова" w:date="2016-04-12T11:04:00Z">
        <w:r w:rsidDel="00A46F39">
          <w:rPr>
            <w:lang w:eastAsia="ru-RU"/>
          </w:rPr>
          <w:delText>.</w:delText>
        </w:r>
      </w:del>
    </w:p>
    <w:p w14:paraId="0C254C82" w14:textId="4C97E5B6" w:rsidR="00267722" w:rsidRPr="0078778D" w:rsidRDefault="00910A02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641" w:author="Екатерина Луткова" w:date="2016-04-01T16:52:00Z">
        <w:r>
          <w:rPr>
            <w:lang w:eastAsia="ru-RU"/>
          </w:rPr>
          <w:t>!!!</w:t>
        </w:r>
      </w:ins>
      <w:ins w:id="1642" w:author="Екатерина Луткова" w:date="2016-04-01T16:50:00Z">
        <w:r w:rsidR="00267722">
          <w:rPr>
            <w:lang w:eastAsia="ru-RU"/>
          </w:rPr>
          <w:t xml:space="preserve">Добавить поле «Цена </w:t>
        </w:r>
      </w:ins>
      <w:ins w:id="1643" w:author="Екатерина Луткова" w:date="2016-04-01T16:51:00Z">
        <w:r w:rsidR="00267722">
          <w:rPr>
            <w:lang w:eastAsia="ru-RU"/>
          </w:rPr>
          <w:t xml:space="preserve">1 кг материала – появляется при выборе </w:t>
        </w:r>
        <w:r>
          <w:rPr>
            <w:lang w:eastAsia="ru-RU"/>
          </w:rPr>
          <w:t>«Материала»</w:t>
        </w:r>
      </w:ins>
      <w:ins w:id="1644" w:author="Екатерина Луткова" w:date="2016-04-01T16:50:00Z">
        <w:r>
          <w:rPr>
            <w:lang w:eastAsia="ru-RU"/>
          </w:rPr>
          <w:t xml:space="preserve"> (цена берется из справочника </w:t>
        </w:r>
      </w:ins>
      <w:ins w:id="1645" w:author="Екатерина Луткова" w:date="2016-04-01T16:51:00Z">
        <w:r>
          <w:rPr>
            <w:lang w:eastAsia="ru-RU"/>
          </w:rPr>
          <w:t>«</w:t>
        </w:r>
      </w:ins>
      <w:ins w:id="1646" w:author="Екатерина Луткова" w:date="2016-04-01T16:52:00Z">
        <w:r>
          <w:rPr>
            <w:lang w:eastAsia="ru-RU"/>
          </w:rPr>
          <w:t>Материалы</w:t>
        </w:r>
      </w:ins>
      <w:ins w:id="1647" w:author="Екатерина Луткова" w:date="2016-04-01T16:51:00Z">
        <w:r>
          <w:rPr>
            <w:lang w:eastAsia="ru-RU"/>
          </w:rPr>
          <w:t>»</w:t>
        </w:r>
      </w:ins>
      <w:ins w:id="1648" w:author="Екатерина Луткова" w:date="2016-04-01T16:52:00Z">
        <w:r>
          <w:rPr>
            <w:lang w:eastAsia="ru-RU"/>
          </w:rPr>
          <w:t>.</w:t>
        </w:r>
      </w:ins>
      <w:ins w:id="1649" w:author="Екатерина Луткова" w:date="2016-04-12T11:06:00Z">
        <w:r w:rsidR="00A46F39">
          <w:rPr>
            <w:lang w:eastAsia="ru-RU"/>
          </w:rPr>
          <w:t xml:space="preserve"> </w:t>
        </w:r>
      </w:ins>
      <w:ins w:id="1650" w:author="Екатерина Луткова" w:date="2016-04-12T11:07:00Z">
        <w:r w:rsidR="00A46F39">
          <w:rPr>
            <w:lang w:eastAsia="ru-RU"/>
          </w:rPr>
          <w:t xml:space="preserve">При изменении цены материала </w:t>
        </w:r>
      </w:ins>
      <w:ins w:id="1651" w:author="Екатерина Луткова" w:date="2016-04-12T11:09:00Z">
        <w:r w:rsidR="00A46F39">
          <w:rPr>
            <w:lang w:eastAsia="ru-RU"/>
          </w:rPr>
          <w:t xml:space="preserve">в справочнике – цена материала меняется в чертежах. </w:t>
        </w:r>
      </w:ins>
      <w:ins w:id="1652" w:author="Екатерина Луткова" w:date="2016-04-12T11:10:00Z">
        <w:r w:rsidR="00A46F39">
          <w:rPr>
            <w:lang w:eastAsia="ru-RU"/>
          </w:rPr>
          <w:t>Вручную не меняется, так как при необходимости – меняется в справочнике «Материалы».</w:t>
        </w:r>
      </w:ins>
    </w:p>
    <w:p w14:paraId="05DB3DFC" w14:textId="28E517EC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«Цена по калькуляции без НДС» заполняется автоматически после заполнения окна «Калькуляция»</w:t>
      </w:r>
      <w:r w:rsidRPr="002F018B">
        <w:rPr>
          <w:lang w:eastAsia="ru-RU"/>
        </w:rPr>
        <w:t xml:space="preserve"> [</w:t>
      </w:r>
      <w:r>
        <w:rPr>
          <w:lang w:eastAsia="ru-RU"/>
        </w:rPr>
        <w:t>п. 4.5.2</w:t>
      </w:r>
      <w:r w:rsidRPr="002F018B">
        <w:rPr>
          <w:lang w:eastAsia="ru-RU"/>
        </w:rPr>
        <w:t>]</w:t>
      </w:r>
      <w:r>
        <w:rPr>
          <w:lang w:eastAsia="ru-RU"/>
        </w:rPr>
        <w:t>. При заполнении плановой калькуляции ставится плановая цена, при последующем заполнении фактической калькуляции цена автоматически заменяется на фактическую.</w:t>
      </w:r>
      <w:ins w:id="1653" w:author="Екатерина Луткова" w:date="2016-04-12T11:11:00Z">
        <w:r w:rsidR="00A46F39">
          <w:rPr>
            <w:lang w:eastAsia="ru-RU"/>
          </w:rPr>
          <w:t xml:space="preserve"> Берется автоматически после подсчета, но может меняться вручную </w:t>
        </w:r>
        <w:r w:rsidR="000704E2">
          <w:rPr>
            <w:lang w:eastAsia="ru-RU"/>
          </w:rPr>
          <w:t>экономистом (бывает возникает та</w:t>
        </w:r>
        <w:r w:rsidR="00A46F39">
          <w:rPr>
            <w:lang w:eastAsia="ru-RU"/>
          </w:rPr>
          <w:t>кая необходимость)</w:t>
        </w:r>
      </w:ins>
      <w:ins w:id="1654" w:author="Екатерина Луткова" w:date="2016-04-12T11:28:00Z">
        <w:r w:rsidR="000704E2">
          <w:rPr>
            <w:lang w:eastAsia="ru-RU"/>
          </w:rPr>
          <w:t>.</w:t>
        </w:r>
      </w:ins>
    </w:p>
    <w:p w14:paraId="46E5A977" w14:textId="05A31D04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При нажатии на поле «Масса по чертежу» открывается окно «Расчет массы» </w:t>
      </w:r>
      <w:r w:rsidRPr="00FD45D6">
        <w:rPr>
          <w:lang w:eastAsia="ru-RU"/>
        </w:rPr>
        <w:t>[</w:t>
      </w:r>
      <w:r>
        <w:rPr>
          <w:lang w:eastAsia="ru-RU"/>
        </w:rPr>
        <w:t>п. 4.5.1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  <w:ins w:id="1655" w:author="Екатерина Луткова" w:date="2016-04-12T11:29:00Z">
        <w:r w:rsidR="000704E2">
          <w:rPr>
            <w:lang w:eastAsia="ru-RU"/>
          </w:rPr>
          <w:t xml:space="preserve"> Храним только рассчитанное значение массы.</w:t>
        </w:r>
      </w:ins>
    </w:p>
    <w:p w14:paraId="73A3078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«Масса с отходами» и «Цена обрезки» заполняется вручную.</w:t>
      </w:r>
    </w:p>
    <w:p w14:paraId="5065BDCF" w14:textId="1AA435F2" w:rsidR="008F1C17" w:rsidRDefault="008F1C17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При нажатии на поле «Размеры» открывается окно «Задание размеров» (рис.</w:t>
      </w:r>
      <w:r w:rsidR="00CE177C">
        <w:rPr>
          <w:lang w:eastAsia="ru-RU"/>
        </w:rPr>
        <w:t xml:space="preserve"> 7</w:t>
      </w:r>
      <w:r>
        <w:rPr>
          <w:lang w:eastAsia="ru-RU"/>
        </w:rPr>
        <w:t>)</w:t>
      </w:r>
      <w:r w:rsidR="00CE177C">
        <w:rPr>
          <w:lang w:eastAsia="ru-RU"/>
        </w:rPr>
        <w:t xml:space="preserve"> и вводятся все необходимые размеры детали.</w:t>
      </w:r>
      <w:ins w:id="1656" w:author="Екатерина Луткова" w:date="2016-04-12T11:30:00Z">
        <w:r w:rsidR="000704E2">
          <w:rPr>
            <w:lang w:eastAsia="ru-RU"/>
          </w:rPr>
          <w:t xml:space="preserve"> </w:t>
        </w:r>
      </w:ins>
      <w:ins w:id="1657" w:author="Екатерина Луткова" w:date="2016-04-12T11:31:00Z">
        <w:r w:rsidR="009F1258">
          <w:rPr>
            <w:lang w:eastAsia="ru-RU"/>
          </w:rPr>
          <w:t>П</w:t>
        </w:r>
      </w:ins>
      <w:ins w:id="1658" w:author="Екатерина Луткова" w:date="2016-04-12T11:30:00Z">
        <w:r w:rsidR="000704E2">
          <w:rPr>
            <w:lang w:eastAsia="ru-RU"/>
          </w:rPr>
          <w:t>ри клике в поле «</w:t>
        </w:r>
      </w:ins>
      <w:ins w:id="1659" w:author="Екатерина Луткова" w:date="2016-04-12T11:31:00Z">
        <w:r w:rsidR="000704E2">
          <w:rPr>
            <w:lang w:eastAsia="ru-RU"/>
          </w:rPr>
          <w:t>Размеры</w:t>
        </w:r>
      </w:ins>
      <w:ins w:id="1660" w:author="Екатерина Луткова" w:date="2016-04-12T11:30:00Z">
        <w:r w:rsidR="000704E2">
          <w:rPr>
            <w:lang w:eastAsia="ru-RU"/>
          </w:rPr>
          <w:t>»</w:t>
        </w:r>
      </w:ins>
      <w:ins w:id="1661" w:author="Екатерина Луткова" w:date="2016-04-12T11:31:00Z">
        <w:r w:rsidR="000704E2">
          <w:rPr>
            <w:lang w:eastAsia="ru-RU"/>
          </w:rPr>
          <w:t xml:space="preserve"> появится окно с их заданием (сделано для компактности таблицы) -</w:t>
        </w:r>
      </w:ins>
    </w:p>
    <w:p w14:paraId="6A2F8557" w14:textId="77777777" w:rsidR="008F1C17" w:rsidRDefault="00D26461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6F663A05" wp14:editId="3FCCBF70">
            <wp:extent cx="2613660" cy="1958340"/>
            <wp:effectExtent l="0" t="0" r="0" b="381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B3DF6" w14:textId="77777777" w:rsidR="00A87CB6" w:rsidRPr="008F1C17" w:rsidRDefault="00CE177C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7</w:t>
      </w:r>
      <w:r w:rsidR="00A87CB6">
        <w:rPr>
          <w:noProof/>
          <w:lang w:eastAsia="ru-RU"/>
        </w:rPr>
        <w:t xml:space="preserve"> – Задание размеров детали</w:t>
      </w:r>
    </w:p>
    <w:p w14:paraId="7C24DAA8" w14:textId="50726F2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чертеж в электронном виде загружается нажатием на поле «Загрузка».</w:t>
      </w:r>
      <w:ins w:id="1662" w:author="Екатерина Луткова" w:date="2016-04-12T11:34:00Z">
        <w:r w:rsidR="009F1258">
          <w:rPr>
            <w:lang w:eastAsia="ru-RU"/>
          </w:rPr>
          <w:t xml:space="preserve"> Да, загружается сам чертеж (картинка).</w:t>
        </w:r>
      </w:ins>
      <w:r>
        <w:rPr>
          <w:lang w:eastAsia="ru-RU"/>
        </w:rPr>
        <w:t xml:space="preserve"> При любой необходимости чертеж можно открыть и посмотреть, нажав на соответствующую ячейку.</w:t>
      </w:r>
    </w:p>
    <w:p w14:paraId="2CE56C7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возможность вывода на экран печатной формы заполненной технологической карты и калькуляции</w:t>
      </w:r>
      <w:r w:rsidR="00A87CB6">
        <w:rPr>
          <w:lang w:eastAsia="ru-RU"/>
        </w:rPr>
        <w:t xml:space="preserve"> (плановой или фактической в зависимости где стоит галочка)</w:t>
      </w:r>
      <w:r>
        <w:rPr>
          <w:lang w:eastAsia="ru-RU"/>
        </w:rPr>
        <w:t xml:space="preserve"> для последующего распечатывания.</w:t>
      </w:r>
    </w:p>
    <w:p w14:paraId="78801B93" w14:textId="77777777" w:rsidR="00A87CB6" w:rsidRDefault="00CC685C" w:rsidP="00A87CB6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«Реестр» содержит всю информацию по всем заведенным чертежам.</w:t>
      </w:r>
    </w:p>
    <w:p w14:paraId="65AED5A1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663" w:name="_Toc448917599"/>
      <w:r>
        <w:rPr>
          <w:lang w:eastAsia="ru-RU"/>
        </w:rPr>
        <w:t>Расчет массы</w:t>
      </w:r>
      <w:bookmarkEnd w:id="1663"/>
    </w:p>
    <w:p w14:paraId="7F466BCF" w14:textId="77777777" w:rsidR="00CE177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окне «Расче</w:t>
      </w:r>
      <w:r w:rsidR="00CE177C">
        <w:rPr>
          <w:lang w:eastAsia="ru-RU"/>
        </w:rPr>
        <w:t>т массы» выбирается тип детали. Все типы деталей и их вид можно просмотреть, нажав на кнопку «Типовые детали» - там хранится изображение этих деталей</w:t>
      </w:r>
      <w:r w:rsidR="001C32D0">
        <w:rPr>
          <w:lang w:eastAsia="ru-RU"/>
        </w:rPr>
        <w:t>, данное изображение прилагается к договору.</w:t>
      </w:r>
    </w:p>
    <w:p w14:paraId="4BA2DABC" w14:textId="77777777" w:rsidR="002D3A69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выбирается тип детали.</w:t>
      </w:r>
    </w:p>
    <w:p w14:paraId="41AE45EC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CD8FBA3" wp14:editId="1B3A6ECA">
            <wp:extent cx="1877039" cy="2517569"/>
            <wp:effectExtent l="0" t="0" r="9525" b="0"/>
            <wp:docPr id="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677" cy="251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5097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8 – Типы деталей</w:t>
      </w:r>
    </w:p>
    <w:p w14:paraId="5AC9933C" w14:textId="77777777" w:rsidR="00CE177C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Выбрав тип </w:t>
      </w:r>
      <w:r w:rsidR="00CE177C">
        <w:rPr>
          <w:lang w:eastAsia="ru-RU"/>
        </w:rPr>
        <w:t>детали Фк1, Фк2 или Фк3 появляется окно «Формовка. Круглые детали»</w:t>
      </w:r>
      <w:r>
        <w:rPr>
          <w:lang w:eastAsia="ru-RU"/>
        </w:rPr>
        <w:t xml:space="preserve"> (рис. 9)</w:t>
      </w:r>
      <w:r w:rsidR="00CE177C">
        <w:rPr>
          <w:lang w:eastAsia="ru-RU"/>
        </w:rPr>
        <w:t xml:space="preserve">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02225199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BB8F54E" wp14:editId="71A77478">
            <wp:extent cx="3787140" cy="2078990"/>
            <wp:effectExtent l="0" t="0" r="3810" b="0"/>
            <wp:docPr id="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042A" w14:textId="77777777" w:rsidR="002D3A69" w:rsidRPr="00CE177C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9 – Формовка. Круглые детали</w:t>
      </w:r>
    </w:p>
    <w:p w14:paraId="3129B832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Выбрав тип детали Фп1, Фп2 или Фп3 появляется окно «Формовка. Прямоугольные детали» (рис. 10),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288C272A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402C1635" wp14:editId="765CB768">
            <wp:extent cx="3890645" cy="1854835"/>
            <wp:effectExtent l="0" t="0" r="0" b="0"/>
            <wp:docPr id="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7374C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10 – Формовка. Прямоугольные детали</w:t>
      </w:r>
    </w:p>
    <w:p w14:paraId="2CA12B90" w14:textId="3B0E16D1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Выбрав тип детали Фп1, Фп2 или Фп3 появляется окно «</w:t>
      </w:r>
      <w:ins w:id="1664" w:author="Екатерина Луткова" w:date="2016-04-01T18:00:00Z">
        <w:r w:rsidR="00495E8B">
          <w:rPr>
            <w:lang w:eastAsia="ru-RU"/>
          </w:rPr>
          <w:t>Вырубка. Лазер</w:t>
        </w:r>
      </w:ins>
      <w:del w:id="1665" w:author="Екатерина Луткова" w:date="2016-04-01T18:00:00Z">
        <w:r w:rsidDel="00495E8B">
          <w:rPr>
            <w:lang w:eastAsia="ru-RU"/>
          </w:rPr>
          <w:delText>Формовка. Прямоугольные детали</w:delText>
        </w:r>
      </w:del>
      <w:r>
        <w:rPr>
          <w:lang w:eastAsia="ru-RU"/>
        </w:rPr>
        <w:t>»</w:t>
      </w:r>
      <w:r w:rsidR="002216FD">
        <w:rPr>
          <w:lang w:eastAsia="ru-RU"/>
        </w:rPr>
        <w:t xml:space="preserve"> (рис. 11</w:t>
      </w:r>
      <w:r>
        <w:rPr>
          <w:lang w:eastAsia="ru-RU"/>
        </w:rPr>
        <w:t xml:space="preserve">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3E10FBB2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5DF50DE9" wp14:editId="1D238AAC">
            <wp:extent cx="3787140" cy="2286000"/>
            <wp:effectExtent l="0" t="0" r="3810" b="0"/>
            <wp:docPr id="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4A0F9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11 – Вырубка. Лазер</w:t>
      </w:r>
    </w:p>
    <w:p w14:paraId="5CF04AF8" w14:textId="68AABFF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При выборе типа «Другой» </w:t>
      </w:r>
      <w:r w:rsidR="002216FD">
        <w:rPr>
          <w:lang w:eastAsia="ru-RU"/>
        </w:rPr>
        <w:t>открывается пустое окно с возможностью ввода текста. Предусмотреть в этом поле арифметические опе</w:t>
      </w:r>
      <w:r w:rsidR="00DC00B3">
        <w:rPr>
          <w:lang w:eastAsia="ru-RU"/>
        </w:rPr>
        <w:t>рации: сложение, вычитание, дел</w:t>
      </w:r>
      <w:r w:rsidR="002216FD">
        <w:rPr>
          <w:lang w:eastAsia="ru-RU"/>
        </w:rPr>
        <w:t>ение, так называемый «Калькулятор» с текстовым полем.</w:t>
      </w:r>
    </w:p>
    <w:p w14:paraId="0978F61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Используемые формулы для автоматического подсчета массы:</w:t>
      </w:r>
    </w:p>
    <w:p w14:paraId="0086B791" w14:textId="77777777" w:rsidR="00DD7803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778BB8F4" wp14:editId="46436BFD">
            <wp:extent cx="4028440" cy="664210"/>
            <wp:effectExtent l="0" t="0" r="0" b="2540"/>
            <wp:docPr id="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CE0E9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392B2C9" wp14:editId="4DE195BF">
            <wp:extent cx="2665730" cy="509270"/>
            <wp:effectExtent l="0" t="0" r="1270" b="5080"/>
            <wp:docPr id="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1D10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623A9A39" wp14:editId="7D3B74BD">
            <wp:extent cx="2493010" cy="241300"/>
            <wp:effectExtent l="0" t="0" r="2540" b="6350"/>
            <wp:docPr id="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F2FD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666" w:name="_Toc448917600"/>
      <w:r>
        <w:rPr>
          <w:lang w:eastAsia="ru-RU"/>
        </w:rPr>
        <w:lastRenderedPageBreak/>
        <w:t>Технологическая карта</w:t>
      </w:r>
      <w:bookmarkEnd w:id="1666"/>
    </w:p>
    <w:p w14:paraId="7A969744" w14:textId="1A1D6026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После заполнения данных по чертежу составляется </w:t>
      </w:r>
      <w:commentRangeStart w:id="1667"/>
      <w:r>
        <w:rPr>
          <w:lang w:eastAsia="ru-RU"/>
        </w:rPr>
        <w:t>техно</w:t>
      </w:r>
      <w:r w:rsidR="002216FD">
        <w:rPr>
          <w:lang w:eastAsia="ru-RU"/>
        </w:rPr>
        <w:t>логическая карта.</w:t>
      </w:r>
      <w:commentRangeEnd w:id="1667"/>
      <w:r w:rsidR="007D2B8A">
        <w:rPr>
          <w:rStyle w:val="af0"/>
        </w:rPr>
        <w:commentReference w:id="1667"/>
      </w:r>
      <w:r w:rsidR="002216FD">
        <w:rPr>
          <w:lang w:eastAsia="ru-RU"/>
        </w:rPr>
        <w:t xml:space="preserve"> Окно (рис. 12</w:t>
      </w:r>
      <w:r>
        <w:rPr>
          <w:lang w:eastAsia="ru-RU"/>
        </w:rPr>
        <w:t>) появляется при выборе соответствующего чертежа и нажатии на кнопку «Технологическая карта».</w:t>
      </w:r>
      <w:ins w:id="1668" w:author="Екатерина Луткова" w:date="2016-04-21T11:21:00Z">
        <w:r w:rsidR="00F15C23">
          <w:rPr>
            <w:lang w:eastAsia="ru-RU"/>
          </w:rPr>
          <w:t xml:space="preserve"> Технологическая карта у чертежа только одна.</w:t>
        </w:r>
      </w:ins>
    </w:p>
    <w:p w14:paraId="7E36173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Заказчик и вторичный заказчик выбираются из справочника «Заказчики» </w:t>
      </w:r>
      <w:r w:rsidRPr="00FD45D6">
        <w:rPr>
          <w:lang w:eastAsia="ru-RU"/>
        </w:rPr>
        <w:t>[</w:t>
      </w:r>
      <w:r>
        <w:rPr>
          <w:lang w:eastAsia="ru-RU"/>
        </w:rPr>
        <w:t>4.3.5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</w:p>
    <w:p w14:paraId="7C25A192" w14:textId="3164397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669"/>
      <w:r>
        <w:rPr>
          <w:lang w:eastAsia="ru-RU"/>
        </w:rPr>
        <w:t>Наименование</w:t>
      </w:r>
      <w:commentRangeEnd w:id="1669"/>
      <w:r w:rsidR="007D2B8A">
        <w:rPr>
          <w:rStyle w:val="af0"/>
        </w:rPr>
        <w:commentReference w:id="1669"/>
      </w:r>
      <w:r>
        <w:rPr>
          <w:lang w:eastAsia="ru-RU"/>
        </w:rPr>
        <w:t>, № детали появляются автоматически и соответствуют рассматриваемому чертежу.</w:t>
      </w:r>
      <w:ins w:id="1670" w:author="Екатерина Луткова" w:date="2016-04-21T11:22:00Z">
        <w:r w:rsidR="00F15C23">
          <w:rPr>
            <w:lang w:eastAsia="ru-RU"/>
          </w:rPr>
          <w:t xml:space="preserve"> Наименование – это наименование детали, </w:t>
        </w:r>
      </w:ins>
      <w:ins w:id="1671" w:author="Екатерина Луткова" w:date="2016-04-21T11:23:00Z">
        <w:r w:rsidR="00F15C23">
          <w:rPr>
            <w:lang w:eastAsia="ru-RU"/>
          </w:rPr>
          <w:t>№ детали – это чертеж (его номер, например, 320.345).</w:t>
        </w:r>
      </w:ins>
    </w:p>
    <w:p w14:paraId="4AB46356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672" w:author="Екатерина Луткова" w:date="2016-04-21T11:24:00Z"/>
          <w:lang w:eastAsia="ru-RU"/>
        </w:rPr>
      </w:pPr>
      <w:r>
        <w:rPr>
          <w:lang w:eastAsia="ru-RU"/>
        </w:rPr>
        <w:t xml:space="preserve">Выбирается необходимое оборудование из раскрывающегося списка (его инвентарный номер из справочника </w:t>
      </w:r>
      <w:r w:rsidRPr="0008250A">
        <w:rPr>
          <w:lang w:eastAsia="ru-RU"/>
        </w:rPr>
        <w:t>[</w:t>
      </w:r>
      <w:r>
        <w:rPr>
          <w:lang w:eastAsia="ru-RU"/>
        </w:rPr>
        <w:t>4.3.12</w:t>
      </w:r>
      <w:r w:rsidRPr="0008250A">
        <w:rPr>
          <w:lang w:eastAsia="ru-RU"/>
        </w:rPr>
        <w:t>]</w:t>
      </w:r>
      <w:r>
        <w:rPr>
          <w:lang w:eastAsia="ru-RU"/>
        </w:rPr>
        <w:t>. Температура плит и время вулканизации заводятся вручную.</w:t>
      </w:r>
      <w:r w:rsidR="002216FD">
        <w:rPr>
          <w:lang w:eastAsia="ru-RU"/>
        </w:rPr>
        <w:t xml:space="preserve"> Предусмотреть 3 строки для оборудования, так как деталь может быть изготовлена на разных </w:t>
      </w:r>
      <w:proofErr w:type="gramStart"/>
      <w:r w:rsidR="002216FD">
        <w:rPr>
          <w:lang w:eastAsia="ru-RU"/>
        </w:rPr>
        <w:t>прессах..</w:t>
      </w:r>
      <w:proofErr w:type="gramEnd"/>
    </w:p>
    <w:p w14:paraId="6CFE9E04" w14:textId="57AC4D8B" w:rsidR="00F15C23" w:rsidRDefault="00F15C2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673" w:author="Екатерина Луткова" w:date="2016-04-21T11:24:00Z">
        <w:r>
          <w:rPr>
            <w:lang w:eastAsia="ru-RU"/>
          </w:rPr>
          <w:t>Оснастка подтягивается из чертежа, так же как количество форм, гнездность и выход партии. Вручную оснастка не выбирается.</w:t>
        </w:r>
      </w:ins>
      <w:ins w:id="1674" w:author="Екатерина Луткова" w:date="2016-04-21T11:25:00Z">
        <w:r>
          <w:rPr>
            <w:lang w:eastAsia="ru-RU"/>
          </w:rPr>
          <w:t xml:space="preserve"> Оснастка для каждого чертежа одна.</w:t>
        </w:r>
      </w:ins>
    </w:p>
    <w:p w14:paraId="0553B97B" w14:textId="53A3FE5D" w:rsidR="00DD7803" w:rsidDel="00F15C2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del w:id="1675" w:author="Екатерина Луткова" w:date="2016-04-21T11:25:00Z"/>
          <w:lang w:eastAsia="ru-RU"/>
        </w:rPr>
      </w:pPr>
      <w:del w:id="1676" w:author="Екатерина Луткова" w:date="2016-04-21T11:25:00Z">
        <w:r w:rsidDel="00F15C23">
          <w:rPr>
            <w:lang w:eastAsia="ru-RU"/>
          </w:rPr>
          <w:delText xml:space="preserve">Далее </w:delText>
        </w:r>
        <w:commentRangeStart w:id="1677"/>
        <w:r w:rsidDel="00F15C23">
          <w:rPr>
            <w:lang w:eastAsia="ru-RU"/>
          </w:rPr>
          <w:delText>выбирается необходимая оснастка для чертежа</w:delText>
        </w:r>
        <w:commentRangeEnd w:id="1677"/>
        <w:r w:rsidR="007D2B8A" w:rsidDel="00F15C23">
          <w:rPr>
            <w:rStyle w:val="af0"/>
          </w:rPr>
          <w:commentReference w:id="1677"/>
        </w:r>
        <w:r w:rsidDel="00F15C23">
          <w:rPr>
            <w:lang w:eastAsia="ru-RU"/>
          </w:rPr>
          <w:delText>, количество форм и гнездность заполняются автоматически из справочника «Оснастка». Выход партии: количество форм*</w:delText>
        </w:r>
        <w:commentRangeStart w:id="1678"/>
        <w:r w:rsidDel="00F15C23">
          <w:rPr>
            <w:lang w:eastAsia="ru-RU"/>
          </w:rPr>
          <w:delText>гнездность</w:delText>
        </w:r>
        <w:commentRangeEnd w:id="1678"/>
        <w:r w:rsidR="00A41863" w:rsidDel="00F15C23">
          <w:rPr>
            <w:rStyle w:val="af0"/>
          </w:rPr>
          <w:commentReference w:id="1678"/>
        </w:r>
        <w:r w:rsidDel="00F15C23">
          <w:rPr>
            <w:lang w:eastAsia="ru-RU"/>
          </w:rPr>
          <w:delText>.</w:delText>
        </w:r>
      </w:del>
    </w:p>
    <w:p w14:paraId="77FF51FC" w14:textId="60A2A76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679"/>
      <w:del w:id="1680" w:author="Екатерина Луткова" w:date="2016-04-21T11:29:00Z">
        <w:r w:rsidDel="00A16D0D">
          <w:rPr>
            <w:lang w:eastAsia="ru-RU"/>
          </w:rPr>
          <w:delText xml:space="preserve">Марка материала выбирается из справочника «Материалы» </w:delText>
        </w:r>
        <w:commentRangeEnd w:id="1679"/>
        <w:r w:rsidR="00A41863" w:rsidDel="00A16D0D">
          <w:rPr>
            <w:rStyle w:val="af0"/>
          </w:rPr>
          <w:commentReference w:id="1679"/>
        </w:r>
        <w:r w:rsidRPr="00FD45D6" w:rsidDel="00A16D0D">
          <w:rPr>
            <w:lang w:eastAsia="ru-RU"/>
          </w:rPr>
          <w:delText>[</w:delText>
        </w:r>
        <w:r w:rsidR="00A0364A" w:rsidDel="00A16D0D">
          <w:rPr>
            <w:lang w:eastAsia="ru-RU"/>
          </w:rPr>
          <w:delText xml:space="preserve">п. </w:delText>
        </w:r>
        <w:r w:rsidDel="00A16D0D">
          <w:rPr>
            <w:lang w:eastAsia="ru-RU"/>
          </w:rPr>
          <w:delText>4.3.1</w:delText>
        </w:r>
        <w:r w:rsidRPr="00FD45D6" w:rsidDel="00A16D0D">
          <w:rPr>
            <w:lang w:eastAsia="ru-RU"/>
          </w:rPr>
          <w:delText>]</w:delText>
        </w:r>
        <w:r w:rsidDel="00A16D0D">
          <w:rPr>
            <w:lang w:eastAsia="ru-RU"/>
          </w:rPr>
          <w:delText xml:space="preserve">. ТУ (ГОСТ)-автоматически в соответствие материалу. </w:delText>
        </w:r>
      </w:del>
      <w:ins w:id="1681" w:author="Екатерина Луткова" w:date="2016-04-21T11:26:00Z">
        <w:r w:rsidR="00F15C23">
          <w:rPr>
            <w:lang w:eastAsia="ru-RU"/>
          </w:rPr>
          <w:t>Марка материала не выбирается из справочника, а з</w:t>
        </w:r>
      </w:ins>
      <w:ins w:id="1682" w:author="Екатерина Луткова" w:date="2016-04-21T11:27:00Z">
        <w:r w:rsidR="00F15C23">
          <w:rPr>
            <w:lang w:eastAsia="ru-RU"/>
          </w:rPr>
          <w:t>а</w:t>
        </w:r>
      </w:ins>
      <w:ins w:id="1683" w:author="Екатерина Луткова" w:date="2016-04-21T11:26:00Z">
        <w:r w:rsidR="00F15C23">
          <w:rPr>
            <w:lang w:eastAsia="ru-RU"/>
          </w:rPr>
          <w:t xml:space="preserve">полняется автоматически из чертежа. </w:t>
        </w:r>
      </w:ins>
      <w:ins w:id="1684" w:author="Екатерина Луткова" w:date="2016-04-21T11:27:00Z">
        <w:r w:rsidR="00A16D0D">
          <w:rPr>
            <w:lang w:eastAsia="ru-RU"/>
          </w:rPr>
          <w:t xml:space="preserve">Здесь обозначения: Марка материала по чертежу – материал по паспорту в чертеже, Марка материала </w:t>
        </w:r>
      </w:ins>
      <w:ins w:id="1685" w:author="Екатерина Луткова" w:date="2016-04-21T11:28:00Z">
        <w:r w:rsidR="00A16D0D">
          <w:rPr>
            <w:lang w:eastAsia="ru-RU"/>
          </w:rPr>
          <w:t>фактическая -</w:t>
        </w:r>
      </w:ins>
      <w:ins w:id="1686" w:author="Екатерина Луткова" w:date="2016-04-21T11:27:00Z">
        <w:r w:rsidR="00A16D0D">
          <w:rPr>
            <w:lang w:eastAsia="ru-RU"/>
          </w:rPr>
          <w:t xml:space="preserve"> материал из </w:t>
        </w:r>
      </w:ins>
      <w:ins w:id="1687" w:author="Екатерина Луткова" w:date="2016-04-21T11:28:00Z">
        <w:r w:rsidR="00A16D0D">
          <w:rPr>
            <w:lang w:eastAsia="ru-RU"/>
          </w:rPr>
          <w:t xml:space="preserve">чертежа. </w:t>
        </w:r>
        <w:proofErr w:type="gramStart"/>
        <w:r w:rsidR="00A16D0D">
          <w:rPr>
            <w:lang w:eastAsia="ru-RU"/>
          </w:rPr>
          <w:t xml:space="preserve">В соответствии с этим </w:t>
        </w:r>
      </w:ins>
      <w:ins w:id="1688" w:author="Екатерина Луткова" w:date="2016-04-21T11:29:00Z">
        <w:r w:rsidR="00A16D0D">
          <w:rPr>
            <w:lang w:eastAsia="ru-RU"/>
          </w:rPr>
          <w:t>материалами</w:t>
        </w:r>
        <w:proofErr w:type="gramEnd"/>
        <w:r w:rsidR="00A16D0D">
          <w:rPr>
            <w:lang w:eastAsia="ru-RU"/>
          </w:rPr>
          <w:t xml:space="preserve"> автоматически </w:t>
        </w:r>
      </w:ins>
      <w:ins w:id="1689" w:author="Екатерина Луткова" w:date="2016-04-21T11:28:00Z">
        <w:r w:rsidR="00A16D0D">
          <w:rPr>
            <w:lang w:eastAsia="ru-RU"/>
          </w:rPr>
          <w:t>проставляется ТУ (ГОСТ) – они хранятся в справочнике «Материалы»</w:t>
        </w:r>
      </w:ins>
      <w:ins w:id="1690" w:author="Екатерина Луткова" w:date="2016-04-21T11:29:00Z">
        <w:r w:rsidR="00A16D0D">
          <w:rPr>
            <w:lang w:eastAsia="ru-RU"/>
          </w:rPr>
          <w:t>.</w:t>
        </w:r>
      </w:ins>
    </w:p>
    <w:p w14:paraId="18F93A7E" w14:textId="46DE7C0B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Масса заготовки вводится вручную, масса детали – </w:t>
      </w:r>
      <w:commentRangeStart w:id="1691"/>
      <w:r>
        <w:rPr>
          <w:lang w:eastAsia="ru-RU"/>
        </w:rPr>
        <w:t xml:space="preserve">рассчитанная масса по чертежу </w:t>
      </w:r>
      <w:commentRangeEnd w:id="1691"/>
      <w:r w:rsidR="00A41863">
        <w:rPr>
          <w:rStyle w:val="af0"/>
        </w:rPr>
        <w:commentReference w:id="1691"/>
      </w:r>
      <w:r w:rsidRPr="00B41ECE">
        <w:rPr>
          <w:lang w:eastAsia="ru-RU"/>
        </w:rPr>
        <w:t>[</w:t>
      </w:r>
      <w:r w:rsidR="00A0364A">
        <w:rPr>
          <w:lang w:eastAsia="ru-RU"/>
        </w:rPr>
        <w:t xml:space="preserve">п. </w:t>
      </w:r>
      <w:r>
        <w:rPr>
          <w:lang w:eastAsia="ru-RU"/>
        </w:rPr>
        <w:t>4.5.1</w:t>
      </w:r>
      <w:r w:rsidRPr="00B41ECE">
        <w:rPr>
          <w:lang w:eastAsia="ru-RU"/>
        </w:rPr>
        <w:t>]</w:t>
      </w:r>
      <w:r>
        <w:rPr>
          <w:lang w:eastAsia="ru-RU"/>
        </w:rPr>
        <w:t xml:space="preserve">. </w:t>
      </w:r>
      <w:ins w:id="1692" w:author="Екатерина Луткова" w:date="2016-04-21T11:30:00Z">
        <w:r w:rsidR="00A16D0D">
          <w:rPr>
            <w:lang w:eastAsia="ru-RU"/>
          </w:rPr>
          <w:t xml:space="preserve">Масса не зависит от материала, рассчитанная масса по чертежу поменяется, если будут изменения в </w:t>
        </w:r>
        <w:proofErr w:type="spellStart"/>
        <w:r w:rsidR="00A16D0D">
          <w:rPr>
            <w:lang w:eastAsia="ru-RU"/>
          </w:rPr>
          <w:t>чертеже.</w:t>
        </w:r>
      </w:ins>
      <w:r>
        <w:rPr>
          <w:lang w:eastAsia="ru-RU"/>
        </w:rPr>
        <w:t>Масса</w:t>
      </w:r>
      <w:proofErr w:type="spellEnd"/>
      <w:r>
        <w:rPr>
          <w:lang w:eastAsia="ru-RU"/>
        </w:rPr>
        <w:t xml:space="preserve"> фактическая заносится вручную после изготовления и дальнейшего взвешивания.</w:t>
      </w:r>
      <w:ins w:id="1693" w:author="Екатерина Луткова" w:date="2016-04-21T11:29:00Z">
        <w:r w:rsidR="00A16D0D">
          <w:rPr>
            <w:lang w:eastAsia="ru-RU"/>
          </w:rPr>
          <w:t xml:space="preserve"> </w:t>
        </w:r>
      </w:ins>
      <w:ins w:id="1694" w:author="Екатерина Луткова" w:date="2016-04-21T11:30:00Z">
        <w:r w:rsidR="00A16D0D">
          <w:rPr>
            <w:lang w:eastAsia="ru-RU"/>
          </w:rPr>
          <w:t xml:space="preserve"> </w:t>
        </w:r>
      </w:ins>
    </w:p>
    <w:p w14:paraId="2C45B6B0" w14:textId="05F792C0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Далее проставляется время каждого процесса и считается общее время на </w:t>
      </w:r>
      <w:commentRangeStart w:id="1695"/>
      <w:commentRangeStart w:id="1696"/>
      <w:r>
        <w:rPr>
          <w:lang w:eastAsia="ru-RU"/>
        </w:rPr>
        <w:t>изготовление</w:t>
      </w:r>
      <w:commentRangeEnd w:id="1695"/>
      <w:r w:rsidR="00A41863">
        <w:rPr>
          <w:rStyle w:val="af0"/>
        </w:rPr>
        <w:commentReference w:id="1695"/>
      </w:r>
      <w:commentRangeEnd w:id="1696"/>
      <w:r w:rsidR="00A41863">
        <w:rPr>
          <w:rStyle w:val="af0"/>
        </w:rPr>
        <w:commentReference w:id="1696"/>
      </w:r>
      <w:r>
        <w:rPr>
          <w:lang w:eastAsia="ru-RU"/>
        </w:rPr>
        <w:t>.</w:t>
      </w:r>
      <w:ins w:id="1697" w:author="Екатерина Луткова" w:date="2016-04-21T11:31:00Z">
        <w:r w:rsidR="00A16D0D">
          <w:rPr>
            <w:lang w:eastAsia="ru-RU"/>
          </w:rPr>
          <w:t xml:space="preserve"> </w:t>
        </w:r>
      </w:ins>
      <w:ins w:id="1698" w:author="Екатерина Луткова" w:date="2016-04-21T11:32:00Z">
        <w:r w:rsidR="00A16D0D">
          <w:rPr>
            <w:lang w:eastAsia="ru-RU"/>
          </w:rPr>
          <w:t>Да, все указанные процессы в скриншоте должны выводиться автоматически, но должна быть возможность их изменения, добавления, удаления при необходимости</w:t>
        </w:r>
      </w:ins>
      <w:ins w:id="1699" w:author="Екатерина Луткова" w:date="2016-04-21T11:34:00Z">
        <w:r w:rsidR="00A16D0D">
          <w:rPr>
            <w:lang w:eastAsia="ru-RU"/>
          </w:rPr>
          <w:t xml:space="preserve"> (процессы могут быть добавлены в любое место, не только в конец списка </w:t>
        </w:r>
      </w:ins>
      <w:ins w:id="1700" w:author="Екатерина Луткова" w:date="2016-04-21T11:35:00Z">
        <w:r w:rsidR="00A16D0D">
          <w:rPr>
            <w:lang w:eastAsia="ru-RU"/>
          </w:rPr>
          <w:t>–</w:t>
        </w:r>
      </w:ins>
      <w:ins w:id="1701" w:author="Екатерина Луткова" w:date="2016-04-21T11:34:00Z">
        <w:r w:rsidR="00A16D0D">
          <w:rPr>
            <w:lang w:eastAsia="ru-RU"/>
          </w:rPr>
          <w:t xml:space="preserve"> исходя </w:t>
        </w:r>
      </w:ins>
      <w:ins w:id="1702" w:author="Екатерина Луткова" w:date="2016-04-21T11:35:00Z">
        <w:r w:rsidR="00A16D0D">
          <w:rPr>
            <w:lang w:eastAsia="ru-RU"/>
          </w:rPr>
          <w:t>из технологического процесса</w:t>
        </w:r>
      </w:ins>
      <w:ins w:id="1703" w:author="Екатерина Луткова" w:date="2016-04-21T11:34:00Z">
        <w:r w:rsidR="00A16D0D">
          <w:rPr>
            <w:lang w:eastAsia="ru-RU"/>
          </w:rPr>
          <w:t>)</w:t>
        </w:r>
      </w:ins>
      <w:ins w:id="1704" w:author="Екатерина Луткова" w:date="2016-04-21T11:32:00Z">
        <w:r w:rsidR="00A16D0D">
          <w:rPr>
            <w:lang w:eastAsia="ru-RU"/>
          </w:rPr>
          <w:t>.</w:t>
        </w:r>
      </w:ins>
      <w:ins w:id="1705" w:author="Екатерина Луткова" w:date="2016-04-21T11:33:00Z">
        <w:r w:rsidR="00A16D0D">
          <w:rPr>
            <w:lang w:eastAsia="ru-RU"/>
          </w:rPr>
          <w:t xml:space="preserve"> Все поля текстовые, вводятся вручную технологом при необходимости внесения изменений.</w:t>
        </w:r>
      </w:ins>
    </w:p>
    <w:p w14:paraId="132E9CC4" w14:textId="5C036A13" w:rsidR="003E79F3" w:rsidRPr="00B41ECE" w:rsidRDefault="0034245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del w:id="1706" w:author="Екатерина Луткова" w:date="2016-04-21T11:34:00Z">
        <w:r w:rsidDel="00A16D0D">
          <w:rPr>
            <w:lang w:eastAsia="ru-RU"/>
          </w:rPr>
          <w:delText>В разделе «Нормирование времени» предусмотреть внесение вручную процессов (строки 3-</w:delText>
        </w:r>
        <w:commentRangeStart w:id="1707"/>
        <w:r w:rsidDel="00A16D0D">
          <w:rPr>
            <w:lang w:eastAsia="ru-RU"/>
          </w:rPr>
          <w:delText>4</w:delText>
        </w:r>
        <w:commentRangeEnd w:id="1707"/>
        <w:r w:rsidR="00A41863" w:rsidDel="00A16D0D">
          <w:rPr>
            <w:rStyle w:val="af0"/>
          </w:rPr>
          <w:commentReference w:id="1707"/>
        </w:r>
        <w:r w:rsidDel="00A16D0D">
          <w:rPr>
            <w:lang w:eastAsia="ru-RU"/>
          </w:rPr>
          <w:delText>)</w:delText>
        </w:r>
      </w:del>
      <w:ins w:id="1708" w:author="Екатерина Луткова" w:date="2016-04-01T17:11:00Z">
        <w:r w:rsidR="00836695">
          <w:rPr>
            <w:lang w:eastAsia="ru-RU"/>
          </w:rPr>
          <w:t>Внизу технологической карты предусмотреть текстовое поле «</w:t>
        </w:r>
      </w:ins>
      <w:ins w:id="1709" w:author="Екатерина Луткова" w:date="2016-04-01T17:12:00Z">
        <w:r w:rsidR="00836695">
          <w:rPr>
            <w:lang w:eastAsia="ru-RU"/>
          </w:rPr>
          <w:t>Примечание</w:t>
        </w:r>
      </w:ins>
      <w:ins w:id="1710" w:author="Екатерина Луткова" w:date="2016-04-01T17:11:00Z">
        <w:r w:rsidR="00836695">
          <w:rPr>
            <w:lang w:eastAsia="ru-RU"/>
          </w:rPr>
          <w:t>»</w:t>
        </w:r>
      </w:ins>
      <w:ins w:id="1711" w:author="Екатерина Луткова" w:date="2016-04-01T17:12:00Z">
        <w:r w:rsidR="00836695">
          <w:rPr>
            <w:lang w:eastAsia="ru-RU"/>
          </w:rPr>
          <w:t>, рассчитанное на ввод информации (строк 10-15).</w:t>
        </w:r>
      </w:ins>
    </w:p>
    <w:p w14:paraId="4A68539A" w14:textId="77777777" w:rsidR="00DD7803" w:rsidRDefault="00D26461" w:rsidP="002216FD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FA7669" wp14:editId="5F9D8ECE">
            <wp:extent cx="6788785" cy="56159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785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C099F" w14:textId="77777777" w:rsidR="002216FD" w:rsidRPr="005C4929" w:rsidRDefault="002216FD" w:rsidP="002216FD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12 –Технологическая карта</w:t>
      </w:r>
    </w:p>
    <w:p w14:paraId="28E9E7F6" w14:textId="7CFCEF00" w:rsidR="00DD7803" w:rsidDel="003E79F3" w:rsidRDefault="00DD7803">
      <w:pPr>
        <w:rPr>
          <w:lang w:eastAsia="ru-RU"/>
        </w:rPr>
        <w:pPrChange w:id="1712" w:author="Екатерина Луткова" w:date="2016-04-13T15:21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moveFromRangeStart w:id="1713" w:author="Екатерина Луткова" w:date="2016-04-01T17:01:00Z" w:name="move447293432"/>
      <w:moveFrom w:id="1714" w:author="Екатерина Луткова" w:date="2016-04-01T17:01:00Z">
        <w:r w:rsidDel="003E79F3">
          <w:rPr>
            <w:lang w:eastAsia="ru-RU"/>
          </w:rPr>
          <w:t>4.5.3 Калькуляция</w:t>
        </w:r>
      </w:moveFrom>
    </w:p>
    <w:p w14:paraId="3074A1FC" w14:textId="0528F9F8" w:rsidR="00DD7803" w:rsidDel="003E79F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From w:id="1715" w:author="Екатерина Луткова" w:date="2016-04-01T17:01:00Z">
        <w:r w:rsidDel="003E79F3">
          <w:rPr>
            <w:lang w:eastAsia="ru-RU"/>
          </w:rPr>
          <w:t xml:space="preserve">После составления технологической карты </w:t>
        </w:r>
        <w:r w:rsidRPr="00E77AB7" w:rsidDel="003E79F3">
          <w:rPr>
            <w:lang w:eastAsia="ru-RU"/>
          </w:rPr>
          <w:t>[</w:t>
        </w:r>
        <w:r w:rsidDel="003E79F3">
          <w:rPr>
            <w:lang w:eastAsia="ru-RU"/>
          </w:rPr>
          <w:t>4.5.1</w:t>
        </w:r>
        <w:r w:rsidRPr="00E77AB7" w:rsidDel="003E79F3">
          <w:rPr>
            <w:lang w:eastAsia="ru-RU"/>
          </w:rPr>
          <w:t>]</w:t>
        </w:r>
        <w:r w:rsidDel="003E79F3">
          <w:rPr>
            <w:lang w:eastAsia="ru-RU"/>
          </w:rPr>
          <w:t xml:space="preserve"> необходимо нажать кнопку «Калькуляция» для подсчета полной стоимости детали с учетом всех затрат.</w:t>
        </w:r>
      </w:moveFrom>
    </w:p>
    <w:p w14:paraId="0576FD51" w14:textId="100A495B" w:rsidR="00DD7803" w:rsidDel="003E79F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From w:id="1716" w:author="Екатерина Луткова" w:date="2016-04-01T17:01:00Z">
        <w:r w:rsidDel="003E79F3">
          <w:rPr>
            <w:lang w:eastAsia="ru-RU"/>
          </w:rPr>
          <w:t>«Наименование», «Группа», «Чертеж» заполняются автоматически в соответствии с выбранным чертежом.</w:t>
        </w:r>
      </w:moveFrom>
    </w:p>
    <w:p w14:paraId="40E0CBD1" w14:textId="05FE4AF5" w:rsidR="00DD7803" w:rsidDel="003E79F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From w:id="1717" w:author="Екатерина Луткова" w:date="2016-04-01T17:01:00Z">
        <w:r w:rsidDel="003E79F3">
          <w:rPr>
            <w:lang w:eastAsia="ru-RU"/>
          </w:rPr>
          <w:t>Сначала заполняется плановая калькуляция (масса материалов – масса по чертежу). После изготовления детали заполняется фактическая калькуляция (масса материалов – масса фактическая).</w:t>
        </w:r>
      </w:moveFrom>
    </w:p>
    <w:p w14:paraId="0AF7DE08" w14:textId="7BF8BB3F" w:rsidR="0034245A" w:rsidDel="003E79F3" w:rsidRDefault="0034245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From w:id="1718" w:author="Екатерина Луткова" w:date="2016-04-01T17:01:00Z">
        <w:r w:rsidDel="003E79F3">
          <w:rPr>
            <w:lang w:eastAsia="ru-RU"/>
          </w:rPr>
          <w:t>Предусмотреть изменение основной заработной платы в фактической калькуляции, тоесть должна быть возможность ручного ввода основной заработной платы и остальные поля должны быть пересчитаны автоматически.</w:t>
        </w:r>
      </w:moveFrom>
    </w:p>
    <w:p w14:paraId="620D88DC" w14:textId="63922D3A" w:rsidR="00DD7803" w:rsidRPr="00B11235" w:rsidDel="003E79F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From w:id="1719" w:author="Екатерина Луткова" w:date="2016-04-01T17:01:00Z">
        <w:r w:rsidDel="003E79F3">
          <w:rPr>
            <w:lang w:eastAsia="ru-RU"/>
          </w:rPr>
          <w:t xml:space="preserve">Формулы расчета (используемые константы – из справочника </w:t>
        </w:r>
        <w:r w:rsidRPr="00B11235" w:rsidDel="003E79F3">
          <w:rPr>
            <w:lang w:eastAsia="ru-RU"/>
          </w:rPr>
          <w:t>[</w:t>
        </w:r>
        <w:r w:rsidR="00A0364A" w:rsidDel="003E79F3">
          <w:rPr>
            <w:lang w:eastAsia="ru-RU"/>
          </w:rPr>
          <w:t xml:space="preserve">п. </w:t>
        </w:r>
        <w:r w:rsidDel="003E79F3">
          <w:rPr>
            <w:lang w:eastAsia="ru-RU"/>
          </w:rPr>
          <w:t>4.3.13</w:t>
        </w:r>
        <w:r w:rsidRPr="00B11235" w:rsidDel="003E79F3">
          <w:rPr>
            <w:lang w:eastAsia="ru-RU"/>
          </w:rPr>
          <w:t>]</w:t>
        </w:r>
        <w:r w:rsidDel="003E79F3">
          <w:rPr>
            <w:lang w:eastAsia="ru-RU"/>
          </w:rPr>
          <w:t>):</w:t>
        </w:r>
      </w:moveFrom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706"/>
        <w:gridCol w:w="2706"/>
        <w:gridCol w:w="3351"/>
        <w:gridCol w:w="3225"/>
      </w:tblGrid>
      <w:tr w:rsidR="00DD7803" w:rsidDel="003E79F3" w14:paraId="18D49B22" w14:textId="12C474DE" w:rsidTr="00135028">
        <w:tc>
          <w:tcPr>
            <w:tcW w:w="1706" w:type="dxa"/>
          </w:tcPr>
          <w:p w14:paraId="3C48435A" w14:textId="7CBE23B6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20" w:author="Екатерина Луткова" w:date="2016-04-01T17:01:00Z">
              <w:del w:id="1721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№</w:delText>
                </w:r>
              </w:del>
            </w:moveFrom>
          </w:p>
        </w:tc>
        <w:tc>
          <w:tcPr>
            <w:tcW w:w="2706" w:type="dxa"/>
          </w:tcPr>
          <w:p w14:paraId="3B4CAEF5" w14:textId="33CDE45A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22" w:author="Екатерина Луткова" w:date="2016-04-01T17:01:00Z">
              <w:del w:id="1723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Поле</w:delText>
                </w:r>
              </w:del>
            </w:moveFrom>
          </w:p>
        </w:tc>
        <w:tc>
          <w:tcPr>
            <w:tcW w:w="3351" w:type="dxa"/>
          </w:tcPr>
          <w:p w14:paraId="07E0CFFD" w14:textId="05E8172E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24" w:author="Екатерина Луткова" w:date="2016-04-01T17:01:00Z">
              <w:del w:id="1725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Формула</w:delText>
                </w:r>
              </w:del>
            </w:moveFrom>
          </w:p>
        </w:tc>
        <w:tc>
          <w:tcPr>
            <w:tcW w:w="3225" w:type="dxa"/>
          </w:tcPr>
          <w:p w14:paraId="5697CE5D" w14:textId="18C62E3A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26" w:author="Екатерина Луткова" w:date="2016-04-01T17:01:00Z">
              <w:del w:id="1727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Комментарий</w:delText>
                </w:r>
              </w:del>
            </w:moveFrom>
          </w:p>
        </w:tc>
      </w:tr>
      <w:tr w:rsidR="00DD7803" w:rsidDel="003E79F3" w14:paraId="26358DBF" w14:textId="7DBEDDC8" w:rsidTr="00135028">
        <w:tc>
          <w:tcPr>
            <w:tcW w:w="1706" w:type="dxa"/>
          </w:tcPr>
          <w:p w14:paraId="2F50168F" w14:textId="79B6798D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28" w:author="Екатерина Луткова" w:date="2016-04-01T17:01:00Z">
              <w:del w:id="1729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1</w:delText>
                </w:r>
              </w:del>
            </w:moveFrom>
          </w:p>
        </w:tc>
        <w:tc>
          <w:tcPr>
            <w:tcW w:w="2706" w:type="dxa"/>
          </w:tcPr>
          <w:p w14:paraId="2E7E300F" w14:textId="7B6C02DB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30" w:author="Екатерина Луткова" w:date="2016-04-01T17:01:00Z">
              <w:del w:id="1731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Сырье и материалы</w:delText>
                </w:r>
              </w:del>
            </w:moveFrom>
          </w:p>
        </w:tc>
        <w:tc>
          <w:tcPr>
            <w:tcW w:w="3351" w:type="dxa"/>
          </w:tcPr>
          <w:p w14:paraId="3A068D8F" w14:textId="25EC75B2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32" w:author="Екатерина Луткова" w:date="2016-04-01T17:01:00Z">
              <w:del w:id="1733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 xml:space="preserve">Масса*Стоимость </w:delText>
                </w:r>
              </w:del>
            </w:moveFrom>
          </w:p>
        </w:tc>
        <w:tc>
          <w:tcPr>
            <w:tcW w:w="3225" w:type="dxa"/>
          </w:tcPr>
          <w:p w14:paraId="2871862F" w14:textId="62BA7377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34" w:author="Екатерина Луткова" w:date="2016-04-01T17:01:00Z">
              <w:del w:id="1735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Вес и марка материалов содержаться в технологической карте [4.5.2], стоимость материала указана в справочнике [4.3.1]</w:delText>
                </w:r>
              </w:del>
            </w:moveFrom>
          </w:p>
        </w:tc>
      </w:tr>
      <w:tr w:rsidR="00DD7803" w:rsidDel="003E79F3" w14:paraId="5654C718" w14:textId="5CC11CEB" w:rsidTr="00135028">
        <w:tc>
          <w:tcPr>
            <w:tcW w:w="1706" w:type="dxa"/>
          </w:tcPr>
          <w:p w14:paraId="6F8B959A" w14:textId="083A0D03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36" w:author="Екатерина Луткова" w:date="2016-04-01T17:01:00Z">
              <w:del w:id="1737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2</w:delText>
                </w:r>
              </w:del>
            </w:moveFrom>
          </w:p>
        </w:tc>
        <w:tc>
          <w:tcPr>
            <w:tcW w:w="2706" w:type="dxa"/>
          </w:tcPr>
          <w:p w14:paraId="58F71E25" w14:textId="13FDBCA0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38" w:author="Екатерина Луткова" w:date="2016-04-01T17:01:00Z">
              <w:del w:id="1739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Транспортные</w:delText>
                </w:r>
              </w:del>
            </w:moveFrom>
          </w:p>
        </w:tc>
        <w:tc>
          <w:tcPr>
            <w:tcW w:w="3351" w:type="dxa"/>
          </w:tcPr>
          <w:p w14:paraId="1B4C4C2F" w14:textId="686208F0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40" w:author="Екатерина Луткова" w:date="2016-04-01T17:01:00Z">
              <w:del w:id="1741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 xml:space="preserve">Ктр* 1п. </w:delText>
                </w:r>
              </w:del>
            </w:moveFrom>
          </w:p>
        </w:tc>
        <w:tc>
          <w:tcPr>
            <w:tcW w:w="3225" w:type="dxa"/>
          </w:tcPr>
          <w:p w14:paraId="59135946" w14:textId="5BD6DBF5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5329AD64" w14:textId="34FC4AB7" w:rsidTr="00135028">
        <w:tc>
          <w:tcPr>
            <w:tcW w:w="1706" w:type="dxa"/>
          </w:tcPr>
          <w:p w14:paraId="0D66B671" w14:textId="25014F7C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42" w:author="Екатерина Луткова" w:date="2016-04-01T17:01:00Z">
              <w:del w:id="1743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lastRenderedPageBreak/>
                  <w:delText>3</w:delText>
                </w:r>
              </w:del>
            </w:moveFrom>
          </w:p>
        </w:tc>
        <w:tc>
          <w:tcPr>
            <w:tcW w:w="2706" w:type="dxa"/>
          </w:tcPr>
          <w:p w14:paraId="3871D4E8" w14:textId="1D2163E0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44" w:author="Екатерина Луткова" w:date="2016-04-01T17:01:00Z">
              <w:del w:id="1745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Основная зарплата</w:delText>
                </w:r>
              </w:del>
            </w:moveFrom>
          </w:p>
        </w:tc>
        <w:tc>
          <w:tcPr>
            <w:tcW w:w="3351" w:type="dxa"/>
          </w:tcPr>
          <w:p w14:paraId="0201A98B" w14:textId="17A12BFE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46" w:author="Екатерина Луткова" w:date="2016-04-01T17:01:00Z">
              <w:del w:id="1747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(</w:delText>
                </w:r>
                <w:r w:rsidRPr="00135028" w:rsidDel="00C30AD4">
                  <w:rPr>
                    <w:szCs w:val="20"/>
                    <w:lang w:val="en-US" w:eastAsia="ru-RU"/>
                  </w:rPr>
                  <w:delText>t</w:delText>
                </w:r>
                <w:r w:rsidRPr="00135028" w:rsidDel="00C30AD4">
                  <w:rPr>
                    <w:szCs w:val="20"/>
                    <w:lang w:eastAsia="ru-RU"/>
                  </w:rPr>
                  <w:delText>заг+</w:delText>
                </w:r>
                <w:r w:rsidRPr="00135028" w:rsidDel="00C30AD4">
                  <w:rPr>
                    <w:szCs w:val="20"/>
                    <w:lang w:val="en-US" w:eastAsia="ru-RU"/>
                  </w:rPr>
                  <w:delText>t</w:delText>
                </w:r>
                <w:r w:rsidRPr="00135028" w:rsidDel="00C30AD4">
                  <w:rPr>
                    <w:szCs w:val="20"/>
                    <w:lang w:eastAsia="ru-RU"/>
                  </w:rPr>
                  <w:delText>в+</w:delText>
                </w:r>
                <w:r w:rsidRPr="00135028" w:rsidDel="00C30AD4">
                  <w:rPr>
                    <w:szCs w:val="20"/>
                    <w:lang w:val="en-US" w:eastAsia="ru-RU"/>
                  </w:rPr>
                  <w:delText>t</w:delText>
                </w:r>
                <w:r w:rsidRPr="00135028" w:rsidDel="00C30AD4">
                  <w:rPr>
                    <w:szCs w:val="20"/>
                    <w:lang w:eastAsia="ru-RU"/>
                  </w:rPr>
                  <w:delText>выгр)/ «Выход партии» * Кст</w:delText>
                </w:r>
              </w:del>
            </w:moveFrom>
          </w:p>
        </w:tc>
        <w:tc>
          <w:tcPr>
            <w:tcW w:w="3225" w:type="dxa"/>
          </w:tcPr>
          <w:p w14:paraId="14D1E422" w14:textId="3611D91F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48" w:author="Екатерина Луткова" w:date="2016-04-01T17:01:00Z">
              <w:del w:id="1749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Данные из [п. 4.5.2]</w:delText>
                </w:r>
              </w:del>
            </w:moveFrom>
          </w:p>
        </w:tc>
      </w:tr>
      <w:tr w:rsidR="00DD7803" w:rsidDel="003E79F3" w14:paraId="0743FCD6" w14:textId="599BC1BD" w:rsidTr="00135028">
        <w:tc>
          <w:tcPr>
            <w:tcW w:w="1706" w:type="dxa"/>
          </w:tcPr>
          <w:p w14:paraId="00EDB949" w14:textId="72BDCBFB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50" w:author="Екатерина Луткова" w:date="2016-04-01T17:01:00Z">
              <w:del w:id="1751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4</w:delText>
                </w:r>
              </w:del>
            </w:moveFrom>
          </w:p>
        </w:tc>
        <w:tc>
          <w:tcPr>
            <w:tcW w:w="2706" w:type="dxa"/>
          </w:tcPr>
          <w:p w14:paraId="3AE9E4D6" w14:textId="12B2DC65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52" w:author="Екатерина Луткова" w:date="2016-04-01T17:01:00Z">
              <w:del w:id="1753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Дополнительная зарплата</w:delText>
                </w:r>
              </w:del>
            </w:moveFrom>
          </w:p>
        </w:tc>
        <w:tc>
          <w:tcPr>
            <w:tcW w:w="3351" w:type="dxa"/>
          </w:tcPr>
          <w:p w14:paraId="39FCABE0" w14:textId="3E5309FC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54" w:author="Екатерина Луткова" w:date="2016-04-01T17:01:00Z">
              <w:del w:id="1755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3п. / 11</w:delText>
                </w:r>
              </w:del>
            </w:moveFrom>
          </w:p>
        </w:tc>
        <w:tc>
          <w:tcPr>
            <w:tcW w:w="3225" w:type="dxa"/>
          </w:tcPr>
          <w:p w14:paraId="2D5A9647" w14:textId="717611F4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3497107C" w14:textId="4E2EA46C" w:rsidTr="00135028">
        <w:tc>
          <w:tcPr>
            <w:tcW w:w="1706" w:type="dxa"/>
          </w:tcPr>
          <w:p w14:paraId="56474574" w14:textId="5BD69FE7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56" w:author="Екатерина Луткова" w:date="2016-04-01T17:01:00Z">
              <w:del w:id="1757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5</w:delText>
                </w:r>
              </w:del>
            </w:moveFrom>
          </w:p>
        </w:tc>
        <w:tc>
          <w:tcPr>
            <w:tcW w:w="2706" w:type="dxa"/>
          </w:tcPr>
          <w:p w14:paraId="07405753" w14:textId="111488F4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58" w:author="Екатерина Луткова" w:date="2016-04-01T17:01:00Z">
              <w:del w:id="1759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Отчисления ЕСН</w:delText>
                </w:r>
              </w:del>
            </w:moveFrom>
          </w:p>
        </w:tc>
        <w:tc>
          <w:tcPr>
            <w:tcW w:w="3351" w:type="dxa"/>
          </w:tcPr>
          <w:p w14:paraId="4A62B902" w14:textId="76474C59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60" w:author="Екатерина Луткова" w:date="2016-04-01T17:01:00Z">
              <w:del w:id="1761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Кесн * (3п. + 4п.)</w:delText>
                </w:r>
              </w:del>
            </w:moveFrom>
          </w:p>
        </w:tc>
        <w:tc>
          <w:tcPr>
            <w:tcW w:w="3225" w:type="dxa"/>
          </w:tcPr>
          <w:p w14:paraId="486061DC" w14:textId="34D44382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08C5D689" w14:textId="1252D03F" w:rsidTr="00135028">
        <w:tc>
          <w:tcPr>
            <w:tcW w:w="1706" w:type="dxa"/>
          </w:tcPr>
          <w:p w14:paraId="22603D8A" w14:textId="02F8F724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62" w:author="Екатерина Луткова" w:date="2016-04-01T17:01:00Z">
              <w:del w:id="1763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6</w:delText>
                </w:r>
              </w:del>
            </w:moveFrom>
          </w:p>
        </w:tc>
        <w:tc>
          <w:tcPr>
            <w:tcW w:w="2706" w:type="dxa"/>
          </w:tcPr>
          <w:p w14:paraId="61259E76" w14:textId="38006A40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64" w:author="Екатерина Луткова" w:date="2016-04-01T17:01:00Z">
              <w:del w:id="1765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Общецеховые</w:delText>
                </w:r>
              </w:del>
            </w:moveFrom>
          </w:p>
        </w:tc>
        <w:tc>
          <w:tcPr>
            <w:tcW w:w="3351" w:type="dxa"/>
          </w:tcPr>
          <w:p w14:paraId="7B3D1212" w14:textId="53C141A6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66" w:author="Екатерина Луткова" w:date="2016-04-01T17:01:00Z">
              <w:del w:id="1767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Коб.цех * (3п. + 4п.)</w:delText>
                </w:r>
              </w:del>
            </w:moveFrom>
          </w:p>
        </w:tc>
        <w:tc>
          <w:tcPr>
            <w:tcW w:w="3225" w:type="dxa"/>
          </w:tcPr>
          <w:p w14:paraId="70EB2A62" w14:textId="5F065E0C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1770AE03" w14:textId="253A50E9" w:rsidTr="00135028">
        <w:tc>
          <w:tcPr>
            <w:tcW w:w="1706" w:type="dxa"/>
          </w:tcPr>
          <w:p w14:paraId="28C3ECA9" w14:textId="0501F501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68" w:author="Екатерина Луткова" w:date="2016-04-01T17:01:00Z">
              <w:del w:id="1769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7</w:delText>
                </w:r>
              </w:del>
            </w:moveFrom>
          </w:p>
        </w:tc>
        <w:tc>
          <w:tcPr>
            <w:tcW w:w="2706" w:type="dxa"/>
          </w:tcPr>
          <w:p w14:paraId="7F5ACD48" w14:textId="0AC6BB09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70" w:author="Екатерина Луткова" w:date="2016-04-01T17:01:00Z">
              <w:del w:id="1771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Общепроизводственные</w:delText>
                </w:r>
              </w:del>
            </w:moveFrom>
          </w:p>
        </w:tc>
        <w:tc>
          <w:tcPr>
            <w:tcW w:w="3351" w:type="dxa"/>
          </w:tcPr>
          <w:p w14:paraId="598244B5" w14:textId="242DC40C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72" w:author="Екатерина Луткова" w:date="2016-04-01T17:01:00Z">
              <w:del w:id="1773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Коб.пр * (3п. + 4п.)</w:delText>
                </w:r>
              </w:del>
            </w:moveFrom>
          </w:p>
        </w:tc>
        <w:tc>
          <w:tcPr>
            <w:tcW w:w="3225" w:type="dxa"/>
          </w:tcPr>
          <w:p w14:paraId="7592AFD6" w14:textId="33E2F769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109800BA" w14:textId="66B3BB65" w:rsidTr="00135028">
        <w:tc>
          <w:tcPr>
            <w:tcW w:w="1706" w:type="dxa"/>
          </w:tcPr>
          <w:p w14:paraId="58D079F0" w14:textId="6E10F76B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74" w:author="Екатерина Луткова" w:date="2016-04-01T17:01:00Z">
              <w:del w:id="1775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8</w:delText>
                </w:r>
              </w:del>
            </w:moveFrom>
          </w:p>
        </w:tc>
        <w:tc>
          <w:tcPr>
            <w:tcW w:w="2706" w:type="dxa"/>
          </w:tcPr>
          <w:p w14:paraId="50E2C5A7" w14:textId="457D2C15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76" w:author="Екатерина Луткова" w:date="2016-04-01T17:01:00Z">
              <w:del w:id="1777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Итого (1)</w:delText>
                </w:r>
              </w:del>
            </w:moveFrom>
          </w:p>
        </w:tc>
        <w:tc>
          <w:tcPr>
            <w:tcW w:w="3351" w:type="dxa"/>
          </w:tcPr>
          <w:p w14:paraId="26C56CDD" w14:textId="04FEFEAF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78" w:author="Екатерина Луткова" w:date="2016-04-01T17:01:00Z">
              <w:del w:id="1779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 xml:space="preserve">1.п + 2п. + 3п. + 4п. + 5п. + 6п. + 7п. </w:delText>
                </w:r>
              </w:del>
            </w:moveFrom>
          </w:p>
        </w:tc>
        <w:tc>
          <w:tcPr>
            <w:tcW w:w="3225" w:type="dxa"/>
          </w:tcPr>
          <w:p w14:paraId="7EEE21EA" w14:textId="3720EBB3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80" w:author="Екатерина Луткова" w:date="2016-04-01T17:01:00Z">
              <w:del w:id="1781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Сумма предыдущих пунктов</w:delText>
                </w:r>
              </w:del>
            </w:moveFrom>
          </w:p>
        </w:tc>
      </w:tr>
      <w:tr w:rsidR="00DD7803" w:rsidDel="003E79F3" w14:paraId="61FE9134" w14:textId="3E34CA7E" w:rsidTr="00135028">
        <w:tc>
          <w:tcPr>
            <w:tcW w:w="1706" w:type="dxa"/>
          </w:tcPr>
          <w:p w14:paraId="326096A5" w14:textId="7074D2FF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82" w:author="Екатерина Луткова" w:date="2016-04-01T17:01:00Z">
              <w:del w:id="1783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9</w:delText>
                </w:r>
              </w:del>
            </w:moveFrom>
          </w:p>
        </w:tc>
        <w:tc>
          <w:tcPr>
            <w:tcW w:w="2706" w:type="dxa"/>
          </w:tcPr>
          <w:p w14:paraId="3E7FFED3" w14:textId="53795313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84" w:author="Екатерина Луткова" w:date="2016-04-01T17:01:00Z">
              <w:del w:id="1785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Электроэнергия для формовых</w:delText>
                </w:r>
              </w:del>
            </w:moveFrom>
          </w:p>
        </w:tc>
        <w:tc>
          <w:tcPr>
            <w:tcW w:w="3351" w:type="dxa"/>
          </w:tcPr>
          <w:p w14:paraId="4F5FB80C" w14:textId="4251B429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86" w:author="Екатерина Луткова" w:date="2016-04-01T17:01:00Z">
              <w:del w:id="1787" w:author="Екатерина Луткова" w:date="2016-04-13T15:21:00Z">
                <w:r w:rsidRPr="00135028" w:rsidDel="00C30AD4">
                  <w:rPr>
                    <w:szCs w:val="20"/>
                    <w:lang w:val="en-US" w:eastAsia="ru-RU"/>
                  </w:rPr>
                  <w:delText>t</w:delText>
                </w:r>
                <w:r w:rsidRPr="00135028" w:rsidDel="00C30AD4">
                  <w:rPr>
                    <w:szCs w:val="20"/>
                    <w:lang w:eastAsia="ru-RU"/>
                  </w:rPr>
                  <w:delText>в * ЦЭ / «Выход партии»</w:delText>
                </w:r>
              </w:del>
            </w:moveFrom>
          </w:p>
        </w:tc>
        <w:tc>
          <w:tcPr>
            <w:tcW w:w="3225" w:type="dxa"/>
          </w:tcPr>
          <w:p w14:paraId="26248492" w14:textId="3EC90690" w:rsidR="00DD7803" w:rsidRPr="00A0364A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88" w:author="Екатерина Луткова" w:date="2016-04-01T17:01:00Z">
              <w:del w:id="1789" w:author="Екатерина Луткова" w:date="2016-04-13T15:21:00Z">
                <w:r w:rsidRPr="00135028" w:rsidDel="00C30AD4">
                  <w:rPr>
                    <w:szCs w:val="20"/>
                    <w:lang w:val="en-US" w:eastAsia="ru-RU"/>
                  </w:rPr>
                  <w:delText>t</w:delText>
                </w:r>
                <w:r w:rsidRPr="00135028" w:rsidDel="00C30AD4">
                  <w:rPr>
                    <w:szCs w:val="20"/>
                    <w:lang w:eastAsia="ru-RU"/>
                  </w:rPr>
                  <w:delText xml:space="preserve">в, «Выход партии» из [4.5.2]. ЦЭ в соответсвии с выбранным оборужованием. Значения ЦЭ хранятся в </w:delText>
                </w:r>
                <w:r w:rsidRPr="00A0364A" w:rsidDel="00C30AD4">
                  <w:rPr>
                    <w:szCs w:val="20"/>
                    <w:lang w:eastAsia="ru-RU"/>
                  </w:rPr>
                  <w:delText>[</w:delText>
                </w:r>
                <w:r w:rsidRPr="00135028" w:rsidDel="00C30AD4">
                  <w:rPr>
                    <w:szCs w:val="20"/>
                    <w:lang w:eastAsia="ru-RU"/>
                  </w:rPr>
                  <w:delText>4.3.12</w:delText>
                </w:r>
                <w:r w:rsidRPr="00A0364A" w:rsidDel="00C30AD4">
                  <w:rPr>
                    <w:szCs w:val="20"/>
                    <w:lang w:eastAsia="ru-RU"/>
                  </w:rPr>
                  <w:delText>]</w:delText>
                </w:r>
                <w:r w:rsidRPr="00135028" w:rsidDel="00C30AD4">
                  <w:rPr>
                    <w:szCs w:val="20"/>
                    <w:lang w:eastAsia="ru-RU"/>
                  </w:rPr>
                  <w:delText xml:space="preserve"> и соответствуют выбранному оборудованию в </w:delText>
                </w:r>
                <w:r w:rsidRPr="00A0364A" w:rsidDel="00C30AD4">
                  <w:rPr>
                    <w:szCs w:val="20"/>
                    <w:lang w:eastAsia="ru-RU"/>
                  </w:rPr>
                  <w:delText>[</w:delText>
                </w:r>
                <w:r w:rsidRPr="00135028" w:rsidDel="00C30AD4">
                  <w:rPr>
                    <w:szCs w:val="20"/>
                    <w:lang w:eastAsia="ru-RU"/>
                  </w:rPr>
                  <w:delText>4.5.2</w:delText>
                </w:r>
                <w:r w:rsidRPr="00A0364A" w:rsidDel="00C30AD4">
                  <w:rPr>
                    <w:szCs w:val="20"/>
                    <w:lang w:eastAsia="ru-RU"/>
                  </w:rPr>
                  <w:delText>]</w:delText>
                </w:r>
                <w:r w:rsidR="00A0364A" w:rsidDel="00C30AD4">
                  <w:rPr>
                    <w:szCs w:val="20"/>
                    <w:lang w:eastAsia="ru-RU"/>
                  </w:rPr>
                  <w:delText>, если выбрано несколько оборудования, то показатель ЦЭ берется максимальным</w:delText>
                </w:r>
              </w:del>
            </w:moveFrom>
          </w:p>
        </w:tc>
      </w:tr>
      <w:tr w:rsidR="00DD7803" w:rsidDel="003E79F3" w14:paraId="0C960240" w14:textId="4E4BEEAD" w:rsidTr="00135028">
        <w:tc>
          <w:tcPr>
            <w:tcW w:w="1706" w:type="dxa"/>
          </w:tcPr>
          <w:p w14:paraId="7E15729F" w14:textId="12A18C54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90" w:author="Екатерина Луткова" w:date="2016-04-01T17:01:00Z">
              <w:del w:id="1791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10</w:delText>
                </w:r>
              </w:del>
            </w:moveFrom>
          </w:p>
        </w:tc>
        <w:tc>
          <w:tcPr>
            <w:tcW w:w="2706" w:type="dxa"/>
          </w:tcPr>
          <w:p w14:paraId="17DB2BD6" w14:textId="0589CD9C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92" w:author="Екатерина Луткова" w:date="2016-04-01T17:01:00Z">
              <w:del w:id="1793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Электроэнергия прочая</w:delText>
                </w:r>
              </w:del>
            </w:moveFrom>
          </w:p>
        </w:tc>
        <w:tc>
          <w:tcPr>
            <w:tcW w:w="3351" w:type="dxa"/>
          </w:tcPr>
          <w:p w14:paraId="4E2D5DC6" w14:textId="0957BA11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94" w:author="Екатерина Луткова" w:date="2016-04-01T17:01:00Z">
              <w:del w:id="1795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 xml:space="preserve">Кэл </w:delText>
                </w:r>
                <w:r w:rsidRPr="00135028" w:rsidDel="00C30AD4">
                  <w:rPr>
                    <w:szCs w:val="20"/>
                    <w:lang w:val="en-US" w:eastAsia="ru-RU"/>
                  </w:rPr>
                  <w:delText xml:space="preserve">* </w:delText>
                </w:r>
                <w:r w:rsidRPr="00135028" w:rsidDel="00C30AD4">
                  <w:rPr>
                    <w:szCs w:val="20"/>
                    <w:lang w:eastAsia="ru-RU"/>
                  </w:rPr>
                  <w:delText>8п.</w:delText>
                </w:r>
              </w:del>
            </w:moveFrom>
          </w:p>
        </w:tc>
        <w:tc>
          <w:tcPr>
            <w:tcW w:w="3225" w:type="dxa"/>
          </w:tcPr>
          <w:p w14:paraId="3D735523" w14:textId="1E8E25C6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10990082" w14:textId="4D5900AC" w:rsidTr="00135028">
        <w:tc>
          <w:tcPr>
            <w:tcW w:w="1706" w:type="dxa"/>
          </w:tcPr>
          <w:p w14:paraId="71E0FF41" w14:textId="63A53B1C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96" w:author="Екатерина Луткова" w:date="2016-04-01T17:01:00Z">
              <w:del w:id="1797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11</w:delText>
                </w:r>
              </w:del>
            </w:moveFrom>
          </w:p>
        </w:tc>
        <w:tc>
          <w:tcPr>
            <w:tcW w:w="2706" w:type="dxa"/>
          </w:tcPr>
          <w:p w14:paraId="5FAD4EAE" w14:textId="0C34E0EA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798" w:author="Екатерина Луткова" w:date="2016-04-01T17:01:00Z">
              <w:del w:id="1799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Итого (2)</w:delText>
                </w:r>
              </w:del>
            </w:moveFrom>
          </w:p>
        </w:tc>
        <w:tc>
          <w:tcPr>
            <w:tcW w:w="3351" w:type="dxa"/>
          </w:tcPr>
          <w:p w14:paraId="16B062F9" w14:textId="5A911DE6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800" w:author="Екатерина Луткова" w:date="2016-04-01T17:01:00Z">
              <w:del w:id="1801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8п. + 9п. + 10п.</w:delText>
                </w:r>
              </w:del>
            </w:moveFrom>
          </w:p>
        </w:tc>
        <w:tc>
          <w:tcPr>
            <w:tcW w:w="3225" w:type="dxa"/>
          </w:tcPr>
          <w:p w14:paraId="07D1A44E" w14:textId="56A9DB90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1EAC71B7" w14:textId="14EF3EDE" w:rsidTr="00135028">
        <w:tc>
          <w:tcPr>
            <w:tcW w:w="1706" w:type="dxa"/>
          </w:tcPr>
          <w:p w14:paraId="58B5293B" w14:textId="13226F43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802" w:author="Екатерина Луткова" w:date="2016-04-01T17:01:00Z">
              <w:del w:id="1803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12</w:delText>
                </w:r>
              </w:del>
            </w:moveFrom>
          </w:p>
        </w:tc>
        <w:tc>
          <w:tcPr>
            <w:tcW w:w="2706" w:type="dxa"/>
          </w:tcPr>
          <w:p w14:paraId="38FBAA81" w14:textId="3A02A937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804" w:author="Екатерина Луткова" w:date="2016-04-01T17:01:00Z">
              <w:del w:id="1805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Непредвиденные</w:delText>
                </w:r>
              </w:del>
            </w:moveFrom>
          </w:p>
        </w:tc>
        <w:tc>
          <w:tcPr>
            <w:tcW w:w="3351" w:type="dxa"/>
          </w:tcPr>
          <w:p w14:paraId="29C8EA2F" w14:textId="54D993A9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806" w:author="Екатерина Луткова" w:date="2016-04-01T17:01:00Z">
              <w:del w:id="1807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Кнеп * 11п.</w:delText>
                </w:r>
              </w:del>
            </w:moveFrom>
          </w:p>
        </w:tc>
        <w:tc>
          <w:tcPr>
            <w:tcW w:w="3225" w:type="dxa"/>
          </w:tcPr>
          <w:p w14:paraId="1BCCE651" w14:textId="2BBD36E2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755FB3DC" w14:textId="01D101F0" w:rsidTr="00135028">
        <w:tc>
          <w:tcPr>
            <w:tcW w:w="1706" w:type="dxa"/>
          </w:tcPr>
          <w:p w14:paraId="58934D79" w14:textId="0B7F0701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808" w:author="Екатерина Луткова" w:date="2016-04-01T17:01:00Z">
              <w:del w:id="1809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13</w:delText>
                </w:r>
              </w:del>
            </w:moveFrom>
          </w:p>
        </w:tc>
        <w:tc>
          <w:tcPr>
            <w:tcW w:w="2706" w:type="dxa"/>
          </w:tcPr>
          <w:p w14:paraId="26100C8D" w14:textId="14F4B98D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810" w:author="Екатерина Луткова" w:date="2016-04-01T17:01:00Z">
              <w:del w:id="1811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Себестоимость</w:delText>
                </w:r>
              </w:del>
            </w:moveFrom>
          </w:p>
        </w:tc>
        <w:tc>
          <w:tcPr>
            <w:tcW w:w="3351" w:type="dxa"/>
          </w:tcPr>
          <w:p w14:paraId="50BE3EC9" w14:textId="2B130D5F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812" w:author="Екатерина Луткова" w:date="2016-04-01T17:01:00Z">
              <w:del w:id="1813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11п. + 12п.</w:delText>
                </w:r>
              </w:del>
            </w:moveFrom>
          </w:p>
        </w:tc>
        <w:tc>
          <w:tcPr>
            <w:tcW w:w="3225" w:type="dxa"/>
          </w:tcPr>
          <w:p w14:paraId="2D7B7C63" w14:textId="586A51CD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3CDAD086" w14:textId="0423343B" w:rsidTr="00135028">
        <w:tc>
          <w:tcPr>
            <w:tcW w:w="1706" w:type="dxa"/>
          </w:tcPr>
          <w:p w14:paraId="7383ED37" w14:textId="3B09FCCC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814" w:author="Екатерина Луткова" w:date="2016-04-01T17:01:00Z">
              <w:del w:id="1815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14</w:delText>
                </w:r>
              </w:del>
            </w:moveFrom>
          </w:p>
        </w:tc>
        <w:tc>
          <w:tcPr>
            <w:tcW w:w="2706" w:type="dxa"/>
          </w:tcPr>
          <w:p w14:paraId="27303F35" w14:textId="60626D5A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816" w:author="Екатерина Луткова" w:date="2016-04-01T17:01:00Z">
              <w:del w:id="1817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Рентабельность</w:delText>
                </w:r>
              </w:del>
            </w:moveFrom>
          </w:p>
        </w:tc>
        <w:tc>
          <w:tcPr>
            <w:tcW w:w="3351" w:type="dxa"/>
          </w:tcPr>
          <w:p w14:paraId="00F5A136" w14:textId="233C6E5B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818" w:author="Екатерина Луткова" w:date="2016-04-01T17:01:00Z">
              <w:del w:id="1819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Крен * 13п.</w:delText>
                </w:r>
              </w:del>
            </w:moveFrom>
          </w:p>
        </w:tc>
        <w:tc>
          <w:tcPr>
            <w:tcW w:w="3225" w:type="dxa"/>
          </w:tcPr>
          <w:p w14:paraId="6A3636A2" w14:textId="301DD939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2A69660F" w14:textId="25067D42" w:rsidTr="00135028">
        <w:tc>
          <w:tcPr>
            <w:tcW w:w="1706" w:type="dxa"/>
          </w:tcPr>
          <w:p w14:paraId="317E8AA9" w14:textId="6230652A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820" w:author="Екатерина Луткова" w:date="2016-04-01T17:01:00Z">
              <w:del w:id="1821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15</w:delText>
                </w:r>
              </w:del>
            </w:moveFrom>
          </w:p>
        </w:tc>
        <w:tc>
          <w:tcPr>
            <w:tcW w:w="2706" w:type="dxa"/>
          </w:tcPr>
          <w:p w14:paraId="5E9A3109" w14:textId="295FFB17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822" w:author="Екатерина Луткова" w:date="2016-04-01T17:01:00Z">
              <w:del w:id="1823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 xml:space="preserve">Цена </w:delText>
                </w:r>
              </w:del>
            </w:moveFrom>
          </w:p>
        </w:tc>
        <w:tc>
          <w:tcPr>
            <w:tcW w:w="3351" w:type="dxa"/>
          </w:tcPr>
          <w:p w14:paraId="5C581696" w14:textId="0933F58E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824" w:author="Екатерина Луткова" w:date="2016-04-01T17:01:00Z">
              <w:del w:id="1825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13п. + 14п.</w:delText>
                </w:r>
              </w:del>
            </w:moveFrom>
          </w:p>
        </w:tc>
        <w:tc>
          <w:tcPr>
            <w:tcW w:w="3225" w:type="dxa"/>
          </w:tcPr>
          <w:p w14:paraId="3A675D0C" w14:textId="6E21E2CB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158F78A4" w14:textId="653BD10F" w:rsidTr="00135028">
        <w:tc>
          <w:tcPr>
            <w:tcW w:w="1706" w:type="dxa"/>
          </w:tcPr>
          <w:p w14:paraId="287D18FB" w14:textId="39F0980A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826" w:author="Екатерина Луткова" w:date="2016-04-01T17:01:00Z">
              <w:del w:id="1827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16</w:delText>
                </w:r>
              </w:del>
            </w:moveFrom>
          </w:p>
        </w:tc>
        <w:tc>
          <w:tcPr>
            <w:tcW w:w="2706" w:type="dxa"/>
          </w:tcPr>
          <w:p w14:paraId="62340C41" w14:textId="78499546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828" w:author="Екатерина Луткова" w:date="2016-04-01T17:01:00Z">
              <w:del w:id="1829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НДС</w:delText>
                </w:r>
              </w:del>
            </w:moveFrom>
          </w:p>
        </w:tc>
        <w:tc>
          <w:tcPr>
            <w:tcW w:w="3351" w:type="dxa"/>
          </w:tcPr>
          <w:p w14:paraId="01C706DD" w14:textId="75A5E4DB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830" w:author="Екатерина Луткова" w:date="2016-04-01T17:01:00Z">
              <w:del w:id="1831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 xml:space="preserve">НДС * 15п. </w:delText>
                </w:r>
              </w:del>
            </w:moveFrom>
          </w:p>
        </w:tc>
        <w:tc>
          <w:tcPr>
            <w:tcW w:w="3225" w:type="dxa"/>
          </w:tcPr>
          <w:p w14:paraId="4B5EF951" w14:textId="7CD7288E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16212B4A" w14:textId="566A1C6C" w:rsidTr="00135028">
        <w:tc>
          <w:tcPr>
            <w:tcW w:w="1706" w:type="dxa"/>
          </w:tcPr>
          <w:p w14:paraId="3C13D863" w14:textId="175FBCD0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832" w:author="Екатерина Луткова" w:date="2016-04-01T17:01:00Z">
              <w:del w:id="1833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17</w:delText>
                </w:r>
              </w:del>
            </w:moveFrom>
          </w:p>
        </w:tc>
        <w:tc>
          <w:tcPr>
            <w:tcW w:w="2706" w:type="dxa"/>
          </w:tcPr>
          <w:p w14:paraId="60611944" w14:textId="158B2D90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834" w:author="Екатерина Луткова" w:date="2016-04-01T17:01:00Z">
              <w:del w:id="1835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>Всего</w:delText>
                </w:r>
              </w:del>
            </w:moveFrom>
          </w:p>
        </w:tc>
        <w:tc>
          <w:tcPr>
            <w:tcW w:w="3351" w:type="dxa"/>
          </w:tcPr>
          <w:p w14:paraId="0813349A" w14:textId="5E0589FA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1836" w:author="Екатерина Луткова" w:date="2016-04-01T17:01:00Z">
              <w:del w:id="1837" w:author="Екатерина Луткова" w:date="2016-04-13T15:21:00Z">
                <w:r w:rsidRPr="00135028" w:rsidDel="00C30AD4">
                  <w:rPr>
                    <w:szCs w:val="20"/>
                    <w:lang w:eastAsia="ru-RU"/>
                  </w:rPr>
                  <w:delText xml:space="preserve">15п. + 16п. </w:delText>
                </w:r>
              </w:del>
            </w:moveFrom>
          </w:p>
        </w:tc>
        <w:tc>
          <w:tcPr>
            <w:tcW w:w="3225" w:type="dxa"/>
          </w:tcPr>
          <w:p w14:paraId="63D5A4D3" w14:textId="15B185E3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</w:tbl>
    <w:p w14:paraId="11867A4C" w14:textId="3FD13599" w:rsidR="00DD7803" w:rsidRPr="00B41ECE" w:rsidDel="003E79F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</w:p>
    <w:p w14:paraId="6F0E62DD" w14:textId="76749672" w:rsidR="00DD7803" w:rsidDel="003E79F3" w:rsidRDefault="00D26461" w:rsidP="0034245A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moveFrom w:id="1838" w:author="Екатерина Луткова" w:date="2016-04-01T17:01:00Z">
        <w:r w:rsidDel="003E79F3">
          <w:rPr>
            <w:noProof/>
            <w:lang w:eastAsia="ru-RU"/>
          </w:rPr>
          <w:drawing>
            <wp:inline distT="0" distB="0" distL="0" distR="0" wp14:anchorId="3A7C6DFF" wp14:editId="52949E76">
              <wp:extent cx="3036570" cy="4735830"/>
              <wp:effectExtent l="0" t="0" r="0" b="7620"/>
              <wp:docPr id="12" name="Рисунок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Рисунок 16"/>
                      <pic:cNvPicPr>
                        <a:picLocks noChangeAspect="1" noChangeArrowheads="1"/>
                      </pic:cNvPicPr>
                    </pic:nvPicPr>
                    <pic:blipFill>
                      <a:blip r:embed="rId2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036570" cy="4735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moveFrom>
    </w:p>
    <w:p w14:paraId="15F3AD67" w14:textId="4D6D49A6" w:rsidR="00947AAF" w:rsidDel="003E79F3" w:rsidRDefault="00FD3E1A" w:rsidP="00947AAF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moveFrom w:id="1839" w:author="Екатерина Луткова" w:date="2016-04-01T17:01:00Z">
        <w:r w:rsidDel="003E79F3">
          <w:rPr>
            <w:noProof/>
            <w:lang w:eastAsia="ru-RU"/>
          </w:rPr>
          <w:t xml:space="preserve">Рисунок 13 </w:t>
        </w:r>
        <w:r w:rsidR="00947AAF" w:rsidDel="003E79F3">
          <w:rPr>
            <w:noProof/>
            <w:lang w:eastAsia="ru-RU"/>
          </w:rPr>
          <w:t>–</w:t>
        </w:r>
        <w:r w:rsidDel="003E79F3">
          <w:rPr>
            <w:noProof/>
            <w:lang w:eastAsia="ru-RU"/>
          </w:rPr>
          <w:t xml:space="preserve"> Калькуляция</w:t>
        </w:r>
      </w:moveFrom>
    </w:p>
    <w:p w14:paraId="32E80CFC" w14:textId="77777777" w:rsidR="003E79F3" w:rsidRDefault="003E79F3" w:rsidP="003E79F3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840" w:name="_Toc448917601"/>
      <w:moveFromRangeEnd w:id="1713"/>
      <w:moveToRangeStart w:id="1841" w:author="Екатерина Луткова" w:date="2016-04-01T17:01:00Z" w:name="move447293432"/>
      <w:moveTo w:id="1842" w:author="Екатерина Луткова" w:date="2016-04-01T17:01:00Z">
        <w:r>
          <w:rPr>
            <w:lang w:eastAsia="ru-RU"/>
          </w:rPr>
          <w:t>4.5.3 Калькуляция</w:t>
        </w:r>
      </w:moveTo>
      <w:bookmarkEnd w:id="1840"/>
    </w:p>
    <w:p w14:paraId="0B46FA1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To w:id="1843" w:author="Екатерина Луткова" w:date="2016-04-01T17:01:00Z">
        <w:r>
          <w:rPr>
            <w:lang w:eastAsia="ru-RU"/>
          </w:rPr>
          <w:t xml:space="preserve">После составления технологической карты </w:t>
        </w:r>
        <w:r w:rsidRPr="00E77AB7">
          <w:rPr>
            <w:lang w:eastAsia="ru-RU"/>
          </w:rPr>
          <w:t>[</w:t>
        </w:r>
        <w:r>
          <w:rPr>
            <w:lang w:eastAsia="ru-RU"/>
          </w:rPr>
          <w:t>4.5.1</w:t>
        </w:r>
        <w:r w:rsidRPr="00E77AB7">
          <w:rPr>
            <w:lang w:eastAsia="ru-RU"/>
          </w:rPr>
          <w:t>]</w:t>
        </w:r>
        <w:r>
          <w:rPr>
            <w:lang w:eastAsia="ru-RU"/>
          </w:rPr>
          <w:t xml:space="preserve"> необходимо нажать кнопку «Калькуляция» для подсчета полной стоимости детали с учетом всех затрат.</w:t>
        </w:r>
      </w:moveTo>
    </w:p>
    <w:p w14:paraId="3CF3FB79" w14:textId="05C579B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844"/>
      <w:moveTo w:id="1845" w:author="Екатерина Луткова" w:date="2016-04-01T17:01:00Z">
        <w:r>
          <w:rPr>
            <w:lang w:eastAsia="ru-RU"/>
          </w:rPr>
          <w:t>«Наименование</w:t>
        </w:r>
      </w:moveTo>
      <w:ins w:id="1846" w:author="Екатерина Луткова" w:date="2016-04-21T11:35:00Z">
        <w:r w:rsidR="00A16D0D">
          <w:rPr>
            <w:lang w:eastAsia="ru-RU"/>
          </w:rPr>
          <w:t xml:space="preserve"> детали</w:t>
        </w:r>
      </w:ins>
      <w:moveTo w:id="1847" w:author="Екатерина Луткова" w:date="2016-04-01T17:01:00Z">
        <w:r>
          <w:rPr>
            <w:lang w:eastAsia="ru-RU"/>
          </w:rPr>
          <w:t>»</w:t>
        </w:r>
      </w:moveTo>
      <w:commentRangeEnd w:id="1844"/>
      <w:r w:rsidR="00514724">
        <w:rPr>
          <w:rStyle w:val="af0"/>
        </w:rPr>
        <w:commentReference w:id="1844"/>
      </w:r>
      <w:moveTo w:id="1848" w:author="Екатерина Луткова" w:date="2016-04-01T17:01:00Z">
        <w:r>
          <w:rPr>
            <w:lang w:eastAsia="ru-RU"/>
          </w:rPr>
          <w:t>, «Группа», «Чертеж» заполняются автоматически в соответствии с выбранным чертежом.</w:t>
        </w:r>
      </w:moveTo>
    </w:p>
    <w:p w14:paraId="77032B9E" w14:textId="3199E3C1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To w:id="1849" w:author="Екатерина Луткова" w:date="2016-04-01T17:01:00Z">
        <w:r>
          <w:rPr>
            <w:lang w:eastAsia="ru-RU"/>
          </w:rPr>
          <w:t xml:space="preserve">Сначала заполняется плановая калькуляция (масса </w:t>
        </w:r>
        <w:commentRangeStart w:id="1850"/>
        <w:r>
          <w:rPr>
            <w:lang w:eastAsia="ru-RU"/>
          </w:rPr>
          <w:t xml:space="preserve">материалов </w:t>
        </w:r>
      </w:moveTo>
      <w:commentRangeEnd w:id="1850"/>
      <w:r w:rsidR="00514724">
        <w:rPr>
          <w:rStyle w:val="af0"/>
        </w:rPr>
        <w:commentReference w:id="1850"/>
      </w:r>
      <w:moveTo w:id="1851" w:author="Екатерина Луткова" w:date="2016-04-01T17:01:00Z">
        <w:r>
          <w:rPr>
            <w:lang w:eastAsia="ru-RU"/>
          </w:rPr>
          <w:t>– масса по чертежу). После изготовления детали заполняется фактическая калькуляция (масса материалов – масса фактическая).</w:t>
        </w:r>
      </w:moveTo>
      <w:ins w:id="1852" w:author="Екатерина Луткова" w:date="2016-04-21T11:39:00Z">
        <w:r w:rsidR="00DB0521">
          <w:rPr>
            <w:lang w:eastAsia="ru-RU"/>
          </w:rPr>
          <w:t xml:space="preserve"> Необходимо добавить еще один пункт 1.1 Стоимость сырья, и далее 1.2 </w:t>
        </w:r>
      </w:ins>
      <w:ins w:id="1853" w:author="Екатерина Луткова" w:date="2016-04-21T11:40:00Z">
        <w:r w:rsidR="00DB0521">
          <w:rPr>
            <w:lang w:eastAsia="ru-RU"/>
          </w:rPr>
          <w:t xml:space="preserve">– резиновая смесь и т.д. Здесь считается автоматически только стоимость сырья (цена используемого материала, материал </w:t>
        </w:r>
      </w:ins>
      <w:ins w:id="1854" w:author="Екатерина Луткова" w:date="2016-04-21T11:41:00Z">
        <w:r w:rsidR="00DB0521">
          <w:rPr>
            <w:lang w:eastAsia="ru-RU"/>
          </w:rPr>
          <w:t>–</w:t>
        </w:r>
      </w:ins>
      <w:ins w:id="1855" w:author="Екатерина Луткова" w:date="2016-04-21T11:40:00Z">
        <w:r w:rsidR="00DB0521">
          <w:rPr>
            <w:lang w:eastAsia="ru-RU"/>
          </w:rPr>
          <w:t xml:space="preserve"> берется </w:t>
        </w:r>
      </w:ins>
      <w:ins w:id="1856" w:author="Екатерина Луткова" w:date="2016-04-21T11:41:00Z">
        <w:r w:rsidR="00DB0521">
          <w:rPr>
            <w:lang w:eastAsia="ru-RU"/>
          </w:rPr>
          <w:t>из чертежа, его цена в справочнике «Материалы»), пункты резиновая смесь</w:t>
        </w:r>
      </w:ins>
      <w:ins w:id="1857" w:author="Екатерина Луткова" w:date="2016-04-21T11:42:00Z">
        <w:r w:rsidR="00DB0521">
          <w:rPr>
            <w:lang w:eastAsia="ru-RU"/>
          </w:rPr>
          <w:t>, клей, арматура и т.д. заполняются вручную, по умолчанию равны нулю, так же необязательны для заполнения, в кон</w:t>
        </w:r>
      </w:ins>
      <w:ins w:id="1858" w:author="Екатерина Луткова" w:date="2016-04-21T11:44:00Z">
        <w:r w:rsidR="00DB0521">
          <w:rPr>
            <w:lang w:eastAsia="ru-RU"/>
          </w:rPr>
          <w:t>ц</w:t>
        </w:r>
      </w:ins>
      <w:ins w:id="1859" w:author="Екатерина Луткова" w:date="2016-04-21T11:42:00Z">
        <w:r w:rsidR="00DB0521">
          <w:rPr>
            <w:lang w:eastAsia="ru-RU"/>
          </w:rPr>
          <w:t xml:space="preserve">е считается </w:t>
        </w:r>
      </w:ins>
      <w:ins w:id="1860" w:author="Екатерина Луткова" w:date="2016-04-21T11:43:00Z">
        <w:r w:rsidR="00DB0521">
          <w:rPr>
            <w:lang w:eastAsia="ru-RU"/>
          </w:rPr>
          <w:t>«Сырье и материалы» - сумма стоимости сырья и используемых материалов.</w:t>
        </w:r>
      </w:ins>
    </w:p>
    <w:p w14:paraId="50FA9C2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ins w:id="1861" w:author="Екатерина Луткова" w:date="2016-04-01T17:03:00Z"/>
          <w:lang w:eastAsia="ru-RU"/>
        </w:rPr>
      </w:pPr>
      <w:ins w:id="1862" w:author="Екатерина Луткова" w:date="2016-04-01T17:02:00Z">
        <w:r>
          <w:rPr>
            <w:lang w:eastAsia="ru-RU"/>
          </w:rPr>
          <w:t>Предусмотреть</w:t>
        </w:r>
      </w:ins>
      <w:ins w:id="1863" w:author="Екатерина Луткова" w:date="2016-04-01T17:03:00Z">
        <w:r>
          <w:rPr>
            <w:lang w:eastAsia="ru-RU"/>
          </w:rPr>
          <w:t xml:space="preserve"> возможность</w:t>
        </w:r>
      </w:ins>
      <w:ins w:id="1864" w:author="Екатерина Луткова" w:date="2016-04-01T17:02:00Z">
        <w:r>
          <w:rPr>
            <w:lang w:eastAsia="ru-RU"/>
          </w:rPr>
          <w:t xml:space="preserve"> ручного изменения подсчитанных полей фа</w:t>
        </w:r>
        <w:bookmarkStart w:id="1865" w:name="_GoBack"/>
        <w:bookmarkEnd w:id="1865"/>
        <w:r>
          <w:rPr>
            <w:lang w:eastAsia="ru-RU"/>
          </w:rPr>
          <w:t>ктической калькуляции</w:t>
        </w:r>
      </w:ins>
      <w:ins w:id="1866" w:author="Екатерина Луткова" w:date="2016-04-01T17:03:00Z">
        <w:r>
          <w:rPr>
            <w:lang w:eastAsia="ru-RU"/>
          </w:rPr>
          <w:t>.</w:t>
        </w:r>
      </w:ins>
    </w:p>
    <w:p w14:paraId="4EE183C4" w14:textId="77777777" w:rsidR="00FE1C46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ins w:id="1867" w:author="Екатерина Луткова" w:date="2016-04-19T15:53:00Z"/>
          <w:lang w:eastAsia="ru-RU"/>
        </w:rPr>
      </w:pPr>
      <w:ins w:id="1868" w:author="Екатерина Луткова" w:date="2016-04-01T17:03:00Z">
        <w:r>
          <w:rPr>
            <w:lang w:eastAsia="ru-RU"/>
          </w:rPr>
          <w:lastRenderedPageBreak/>
          <w:t>Далее все пункты калькуляции</w:t>
        </w:r>
      </w:ins>
      <w:ins w:id="1869" w:author="Екатерина Луткова" w:date="2016-04-01T17:04:00Z">
        <w:r>
          <w:rPr>
            <w:lang w:eastAsia="ru-RU"/>
          </w:rPr>
          <w:t>, которые используются в других модулях,</w:t>
        </w:r>
      </w:ins>
      <w:ins w:id="1870" w:author="Екатерина Луткова" w:date="2016-04-01T17:03:00Z">
        <w:r>
          <w:rPr>
            <w:lang w:eastAsia="ru-RU"/>
          </w:rPr>
          <w:t xml:space="preserve"> берутся из </w:t>
        </w:r>
      </w:ins>
      <w:ins w:id="1871" w:author="Екатерина Луткова" w:date="2016-04-01T17:04:00Z">
        <w:r>
          <w:rPr>
            <w:lang w:eastAsia="ru-RU"/>
          </w:rPr>
          <w:t>«плановой калькуляции».</w:t>
        </w:r>
      </w:ins>
    </w:p>
    <w:p w14:paraId="4FAD445C" w14:textId="01707163" w:rsidR="003E79F3" w:rsidRDefault="00FE1C46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872" w:author="Екатерина Луткова" w:date="2016-04-19T15:53:00Z">
        <w:r>
          <w:rPr>
            <w:lang w:eastAsia="ru-RU"/>
          </w:rPr>
          <w:t xml:space="preserve">!! </w:t>
        </w:r>
      </w:ins>
      <w:ins w:id="1873" w:author="Екатерина Луткова" w:date="2016-04-19T15:55:00Z">
        <w:r>
          <w:rPr>
            <w:lang w:eastAsia="ru-RU"/>
          </w:rPr>
          <w:t>В окно плановой и фактической калькуляции д</w:t>
        </w:r>
      </w:ins>
      <w:ins w:id="1874" w:author="Екатерина Луткова" w:date="2016-04-19T15:53:00Z">
        <w:r>
          <w:rPr>
            <w:lang w:eastAsia="ru-RU"/>
          </w:rPr>
          <w:t xml:space="preserve">обавить текстовое поле «Примечание». В </w:t>
        </w:r>
      </w:ins>
      <w:ins w:id="1875" w:author="Екатерина Луткова" w:date="2016-04-19T15:54:00Z">
        <w:r>
          <w:rPr>
            <w:lang w:eastAsia="ru-RU"/>
          </w:rPr>
          <w:t>печатной форме не печатается !!</w:t>
        </w:r>
      </w:ins>
      <w:moveTo w:id="1876" w:author="Екатерина Луткова" w:date="2016-04-01T17:01:00Z">
        <w:del w:id="1877" w:author="Екатерина Луткова" w:date="2016-04-01T17:02:00Z">
          <w:r w:rsidR="003E79F3" w:rsidDel="003E79F3">
            <w:rPr>
              <w:lang w:eastAsia="ru-RU"/>
            </w:rPr>
            <w:delText>Предусмотреть изменение основной заработной платы в фактической калькуляции, тоесть должна быть возможность ручного ввода основной заработной платы и остальные поля должны быть пересчитаны автоматически.</w:delText>
          </w:r>
        </w:del>
      </w:moveTo>
    </w:p>
    <w:p w14:paraId="45244FEB" w14:textId="77777777" w:rsidR="003E79F3" w:rsidRPr="00B11235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To w:id="1878" w:author="Екатерина Луткова" w:date="2016-04-01T17:01:00Z">
        <w:r>
          <w:rPr>
            <w:lang w:eastAsia="ru-RU"/>
          </w:rPr>
          <w:t xml:space="preserve">Формулы расчета (используемые константы – из справочника </w:t>
        </w:r>
        <w:r w:rsidRPr="00B11235">
          <w:rPr>
            <w:lang w:eastAsia="ru-RU"/>
          </w:rPr>
          <w:t>[</w:t>
        </w:r>
        <w:r>
          <w:rPr>
            <w:lang w:eastAsia="ru-RU"/>
          </w:rPr>
          <w:t>п. 4.3.13</w:t>
        </w:r>
        <w:r w:rsidRPr="00B11235">
          <w:rPr>
            <w:lang w:eastAsia="ru-RU"/>
          </w:rPr>
          <w:t>]</w:t>
        </w:r>
        <w:r>
          <w:rPr>
            <w:lang w:eastAsia="ru-RU"/>
          </w:rPr>
          <w:t>):</w:t>
        </w:r>
      </w:moveTo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55"/>
        <w:gridCol w:w="3464"/>
        <w:gridCol w:w="3097"/>
        <w:gridCol w:w="2972"/>
      </w:tblGrid>
      <w:tr w:rsidR="003E79F3" w14:paraId="2B7A5534" w14:textId="77777777" w:rsidTr="00DC1026">
        <w:tc>
          <w:tcPr>
            <w:tcW w:w="1706" w:type="dxa"/>
          </w:tcPr>
          <w:p w14:paraId="1D1AC3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79" w:author="Екатерина Луткова" w:date="2016-04-01T17:01:00Z">
              <w:r w:rsidRPr="00135028">
                <w:rPr>
                  <w:szCs w:val="20"/>
                  <w:lang w:eastAsia="ru-RU"/>
                </w:rPr>
                <w:t>№</w:t>
              </w:r>
            </w:moveTo>
          </w:p>
        </w:tc>
        <w:tc>
          <w:tcPr>
            <w:tcW w:w="2706" w:type="dxa"/>
          </w:tcPr>
          <w:p w14:paraId="26D1FE3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80" w:author="Екатерина Луткова" w:date="2016-04-01T17:01:00Z">
              <w:r w:rsidRPr="00135028">
                <w:rPr>
                  <w:szCs w:val="20"/>
                  <w:lang w:eastAsia="ru-RU"/>
                </w:rPr>
                <w:t>Поле</w:t>
              </w:r>
            </w:moveTo>
          </w:p>
        </w:tc>
        <w:tc>
          <w:tcPr>
            <w:tcW w:w="3351" w:type="dxa"/>
          </w:tcPr>
          <w:p w14:paraId="6111940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81" w:author="Екатерина Луткова" w:date="2016-04-01T17:01:00Z">
              <w:r w:rsidRPr="00135028">
                <w:rPr>
                  <w:szCs w:val="20"/>
                  <w:lang w:eastAsia="ru-RU"/>
                </w:rPr>
                <w:t>Формула</w:t>
              </w:r>
            </w:moveTo>
          </w:p>
        </w:tc>
        <w:tc>
          <w:tcPr>
            <w:tcW w:w="3225" w:type="dxa"/>
          </w:tcPr>
          <w:p w14:paraId="7A690F3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82" w:author="Екатерина Луткова" w:date="2016-04-01T17:01:00Z">
              <w:r w:rsidRPr="00135028">
                <w:rPr>
                  <w:szCs w:val="20"/>
                  <w:lang w:eastAsia="ru-RU"/>
                </w:rPr>
                <w:t>Комментарий</w:t>
              </w:r>
            </w:moveTo>
          </w:p>
        </w:tc>
      </w:tr>
      <w:tr w:rsidR="003E79F3" w14:paraId="6A7F9BB6" w14:textId="77777777" w:rsidTr="00DC1026">
        <w:tc>
          <w:tcPr>
            <w:tcW w:w="1706" w:type="dxa"/>
          </w:tcPr>
          <w:p w14:paraId="0F236E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83" w:author="Екатерина Луткова" w:date="2016-04-01T17:01:00Z">
              <w:r w:rsidRPr="00135028">
                <w:rPr>
                  <w:szCs w:val="20"/>
                  <w:lang w:eastAsia="ru-RU"/>
                </w:rPr>
                <w:t>1</w:t>
              </w:r>
            </w:moveTo>
          </w:p>
        </w:tc>
        <w:tc>
          <w:tcPr>
            <w:tcW w:w="2706" w:type="dxa"/>
          </w:tcPr>
          <w:p w14:paraId="5D58D07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84" w:author="Екатерина Луткова" w:date="2016-04-01T17:01:00Z">
              <w:r w:rsidRPr="00135028">
                <w:rPr>
                  <w:szCs w:val="20"/>
                  <w:lang w:eastAsia="ru-RU"/>
                </w:rPr>
                <w:t>Сырье и материалы</w:t>
              </w:r>
            </w:moveTo>
          </w:p>
        </w:tc>
        <w:tc>
          <w:tcPr>
            <w:tcW w:w="3351" w:type="dxa"/>
          </w:tcPr>
          <w:p w14:paraId="3341356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85" w:author="Екатерина Луткова" w:date="2016-04-01T17:01:00Z">
              <w:r w:rsidRPr="00135028">
                <w:rPr>
                  <w:szCs w:val="20"/>
                  <w:lang w:eastAsia="ru-RU"/>
                </w:rPr>
                <w:t xml:space="preserve">Масса*Стоимость </w:t>
              </w:r>
            </w:moveTo>
          </w:p>
        </w:tc>
        <w:tc>
          <w:tcPr>
            <w:tcW w:w="3225" w:type="dxa"/>
          </w:tcPr>
          <w:p w14:paraId="67A971C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86" w:author="Екатерина Луткова" w:date="2016-04-01T17:01:00Z">
              <w:r w:rsidRPr="00135028">
                <w:rPr>
                  <w:szCs w:val="20"/>
                  <w:lang w:eastAsia="ru-RU"/>
                </w:rPr>
                <w:t>Вес и марка материалов содержаться в технологической карте [4.5.2], стоимость материала указана в справочнике [4.3.1]</w:t>
              </w:r>
            </w:moveTo>
          </w:p>
        </w:tc>
      </w:tr>
      <w:tr w:rsidR="003E79F3" w14:paraId="33B4A68F" w14:textId="77777777" w:rsidTr="00DC1026">
        <w:tc>
          <w:tcPr>
            <w:tcW w:w="1706" w:type="dxa"/>
          </w:tcPr>
          <w:p w14:paraId="3C8597F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87" w:author="Екатерина Луткова" w:date="2016-04-01T17:01:00Z">
              <w:r w:rsidRPr="00135028">
                <w:rPr>
                  <w:szCs w:val="20"/>
                  <w:lang w:eastAsia="ru-RU"/>
                </w:rPr>
                <w:t>2</w:t>
              </w:r>
            </w:moveTo>
          </w:p>
        </w:tc>
        <w:tc>
          <w:tcPr>
            <w:tcW w:w="2706" w:type="dxa"/>
          </w:tcPr>
          <w:p w14:paraId="6C22D7E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88" w:author="Екатерина Луткова" w:date="2016-04-01T17:01:00Z">
              <w:r w:rsidRPr="00135028">
                <w:rPr>
                  <w:szCs w:val="20"/>
                  <w:lang w:eastAsia="ru-RU"/>
                </w:rPr>
                <w:t>Транспортные</w:t>
              </w:r>
            </w:moveTo>
          </w:p>
        </w:tc>
        <w:tc>
          <w:tcPr>
            <w:tcW w:w="3351" w:type="dxa"/>
          </w:tcPr>
          <w:p w14:paraId="0FC2CE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moveTo w:id="1889" w:author="Екатерина Луткова" w:date="2016-04-01T17:01:00Z">
              <w:r w:rsidRPr="00135028">
                <w:rPr>
                  <w:szCs w:val="20"/>
                  <w:lang w:eastAsia="ru-RU"/>
                </w:rPr>
                <w:t>Ктр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* 1п. </w:t>
              </w:r>
            </w:moveTo>
          </w:p>
        </w:tc>
        <w:tc>
          <w:tcPr>
            <w:tcW w:w="3225" w:type="dxa"/>
          </w:tcPr>
          <w:p w14:paraId="3F762D4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1D13E25B" w14:textId="77777777" w:rsidTr="00DC1026">
        <w:tc>
          <w:tcPr>
            <w:tcW w:w="1706" w:type="dxa"/>
          </w:tcPr>
          <w:p w14:paraId="34668FA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90" w:author="Екатерина Луткова" w:date="2016-04-01T17:01:00Z">
              <w:r w:rsidRPr="00135028">
                <w:rPr>
                  <w:szCs w:val="20"/>
                  <w:lang w:eastAsia="ru-RU"/>
                </w:rPr>
                <w:t>3</w:t>
              </w:r>
            </w:moveTo>
          </w:p>
        </w:tc>
        <w:tc>
          <w:tcPr>
            <w:tcW w:w="2706" w:type="dxa"/>
          </w:tcPr>
          <w:p w14:paraId="5DA182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91" w:author="Екатерина Луткова" w:date="2016-04-01T17:01:00Z">
              <w:r w:rsidRPr="00135028">
                <w:rPr>
                  <w:szCs w:val="20"/>
                  <w:lang w:eastAsia="ru-RU"/>
                </w:rPr>
                <w:t>Основная зарплата</w:t>
              </w:r>
            </w:moveTo>
          </w:p>
        </w:tc>
        <w:tc>
          <w:tcPr>
            <w:tcW w:w="3351" w:type="dxa"/>
          </w:tcPr>
          <w:p w14:paraId="181E5F7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92" w:author="Екатерина Луткова" w:date="2016-04-01T17:01:00Z">
              <w:r w:rsidRPr="00135028">
                <w:rPr>
                  <w:szCs w:val="20"/>
                  <w:lang w:eastAsia="ru-RU"/>
                </w:rPr>
                <w:t>(</w:t>
              </w:r>
              <w:r w:rsidRPr="00135028">
                <w:rPr>
                  <w:szCs w:val="20"/>
                  <w:lang w:val="en-US" w:eastAsia="ru-RU"/>
                </w:rPr>
                <w:t>t</w:t>
              </w:r>
              <w:proofErr w:type="spellStart"/>
              <w:r w:rsidRPr="00135028">
                <w:rPr>
                  <w:szCs w:val="20"/>
                  <w:lang w:eastAsia="ru-RU"/>
                </w:rPr>
                <w:t>заг</w:t>
              </w:r>
              <w:proofErr w:type="spellEnd"/>
              <w:r w:rsidRPr="00135028">
                <w:rPr>
                  <w:szCs w:val="20"/>
                  <w:lang w:eastAsia="ru-RU"/>
                </w:rPr>
                <w:t>+</w:t>
              </w:r>
              <w:r w:rsidRPr="00135028">
                <w:rPr>
                  <w:szCs w:val="20"/>
                  <w:lang w:val="en-US" w:eastAsia="ru-RU"/>
                </w:rPr>
                <w:t>t</w:t>
              </w:r>
              <w:r w:rsidRPr="00135028">
                <w:rPr>
                  <w:szCs w:val="20"/>
                  <w:lang w:eastAsia="ru-RU"/>
                </w:rPr>
                <w:t>в+</w:t>
              </w:r>
              <w:r w:rsidRPr="00135028">
                <w:rPr>
                  <w:szCs w:val="20"/>
                  <w:lang w:val="en-US" w:eastAsia="ru-RU"/>
                </w:rPr>
                <w:t>t</w:t>
              </w:r>
              <w:proofErr w:type="spellStart"/>
              <w:proofErr w:type="gramStart"/>
              <w:r w:rsidRPr="00135028">
                <w:rPr>
                  <w:szCs w:val="20"/>
                  <w:lang w:eastAsia="ru-RU"/>
                </w:rPr>
                <w:t>выгр</w:t>
              </w:r>
              <w:proofErr w:type="spellEnd"/>
              <w:r w:rsidRPr="00135028">
                <w:rPr>
                  <w:szCs w:val="20"/>
                  <w:lang w:eastAsia="ru-RU"/>
                </w:rPr>
                <w:t>)/</w:t>
              </w:r>
              <w:proofErr w:type="gramEnd"/>
              <w:r w:rsidRPr="00135028">
                <w:rPr>
                  <w:szCs w:val="20"/>
                  <w:lang w:eastAsia="ru-RU"/>
                </w:rPr>
                <w:t xml:space="preserve"> «Выход партии» * </w:t>
              </w:r>
              <w:proofErr w:type="spellStart"/>
              <w:r w:rsidRPr="00135028">
                <w:rPr>
                  <w:szCs w:val="20"/>
                  <w:lang w:eastAsia="ru-RU"/>
                </w:rPr>
                <w:t>Кст</w:t>
              </w:r>
            </w:moveTo>
            <w:proofErr w:type="spellEnd"/>
          </w:p>
        </w:tc>
        <w:tc>
          <w:tcPr>
            <w:tcW w:w="3225" w:type="dxa"/>
          </w:tcPr>
          <w:p w14:paraId="604047E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93" w:author="Екатерина Луткова" w:date="2016-04-01T17:01:00Z">
              <w:r w:rsidRPr="00135028">
                <w:rPr>
                  <w:szCs w:val="20"/>
                  <w:lang w:eastAsia="ru-RU"/>
                </w:rPr>
                <w:t>Данные из [п. 4.5.2]</w:t>
              </w:r>
            </w:moveTo>
          </w:p>
        </w:tc>
      </w:tr>
      <w:tr w:rsidR="003E79F3" w14:paraId="71EBF4D2" w14:textId="77777777" w:rsidTr="00DC1026">
        <w:tc>
          <w:tcPr>
            <w:tcW w:w="1706" w:type="dxa"/>
          </w:tcPr>
          <w:p w14:paraId="1EDF8A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94" w:author="Екатерина Луткова" w:date="2016-04-01T17:01:00Z">
              <w:r w:rsidRPr="00135028">
                <w:rPr>
                  <w:szCs w:val="20"/>
                  <w:lang w:eastAsia="ru-RU"/>
                </w:rPr>
                <w:t>4</w:t>
              </w:r>
            </w:moveTo>
          </w:p>
        </w:tc>
        <w:tc>
          <w:tcPr>
            <w:tcW w:w="2706" w:type="dxa"/>
          </w:tcPr>
          <w:p w14:paraId="00D83C5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95" w:author="Екатерина Луткова" w:date="2016-04-01T17:01:00Z">
              <w:r w:rsidRPr="00135028">
                <w:rPr>
                  <w:szCs w:val="20"/>
                  <w:lang w:eastAsia="ru-RU"/>
                </w:rPr>
                <w:t>Дополнительная зарплата</w:t>
              </w:r>
            </w:moveTo>
          </w:p>
        </w:tc>
        <w:tc>
          <w:tcPr>
            <w:tcW w:w="3351" w:type="dxa"/>
          </w:tcPr>
          <w:p w14:paraId="028E69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96" w:author="Екатерина Луткова" w:date="2016-04-01T17:01:00Z">
              <w:r w:rsidRPr="00135028">
                <w:rPr>
                  <w:szCs w:val="20"/>
                  <w:lang w:eastAsia="ru-RU"/>
                </w:rPr>
                <w:t>3п. / 11</w:t>
              </w:r>
            </w:moveTo>
          </w:p>
        </w:tc>
        <w:tc>
          <w:tcPr>
            <w:tcW w:w="3225" w:type="dxa"/>
          </w:tcPr>
          <w:p w14:paraId="2C69CD0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676172" w14:textId="77777777" w:rsidTr="00DC1026">
        <w:tc>
          <w:tcPr>
            <w:tcW w:w="1706" w:type="dxa"/>
          </w:tcPr>
          <w:p w14:paraId="041C1B5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97" w:author="Екатерина Луткова" w:date="2016-04-01T17:01:00Z">
              <w:r w:rsidRPr="00135028">
                <w:rPr>
                  <w:szCs w:val="20"/>
                  <w:lang w:eastAsia="ru-RU"/>
                </w:rPr>
                <w:t>5</w:t>
              </w:r>
            </w:moveTo>
          </w:p>
        </w:tc>
        <w:tc>
          <w:tcPr>
            <w:tcW w:w="2706" w:type="dxa"/>
          </w:tcPr>
          <w:p w14:paraId="4551517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898" w:author="Екатерина Луткова" w:date="2016-04-01T17:01:00Z">
              <w:r w:rsidRPr="00135028">
                <w:rPr>
                  <w:szCs w:val="20"/>
                  <w:lang w:eastAsia="ru-RU"/>
                </w:rPr>
                <w:t>Отчисления ЕСН</w:t>
              </w:r>
            </w:moveTo>
          </w:p>
        </w:tc>
        <w:tc>
          <w:tcPr>
            <w:tcW w:w="3351" w:type="dxa"/>
          </w:tcPr>
          <w:p w14:paraId="5BAFF8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moveTo w:id="1899" w:author="Екатерина Луткова" w:date="2016-04-01T17:01:00Z">
              <w:r w:rsidRPr="00135028">
                <w:rPr>
                  <w:szCs w:val="20"/>
                  <w:lang w:eastAsia="ru-RU"/>
                </w:rPr>
                <w:t>Кесн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 * (3п. + 4п.)</w:t>
              </w:r>
            </w:moveTo>
          </w:p>
        </w:tc>
        <w:tc>
          <w:tcPr>
            <w:tcW w:w="3225" w:type="dxa"/>
          </w:tcPr>
          <w:p w14:paraId="08DA93D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70C9FBB" w14:textId="77777777" w:rsidTr="00DC1026">
        <w:tc>
          <w:tcPr>
            <w:tcW w:w="1706" w:type="dxa"/>
          </w:tcPr>
          <w:p w14:paraId="4D123C4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900" w:author="Екатерина Луткова" w:date="2016-04-01T17:01:00Z">
              <w:r w:rsidRPr="00135028">
                <w:rPr>
                  <w:szCs w:val="20"/>
                  <w:lang w:eastAsia="ru-RU"/>
                </w:rPr>
                <w:t>6</w:t>
              </w:r>
            </w:moveTo>
          </w:p>
        </w:tc>
        <w:tc>
          <w:tcPr>
            <w:tcW w:w="2706" w:type="dxa"/>
          </w:tcPr>
          <w:p w14:paraId="4F9FAF9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901" w:author="Екатерина Луткова" w:date="2016-04-01T17:01:00Z">
              <w:r w:rsidRPr="00135028">
                <w:rPr>
                  <w:szCs w:val="20"/>
                  <w:lang w:eastAsia="ru-RU"/>
                </w:rPr>
                <w:t>Общецеховые</w:t>
              </w:r>
            </w:moveTo>
          </w:p>
        </w:tc>
        <w:tc>
          <w:tcPr>
            <w:tcW w:w="3351" w:type="dxa"/>
          </w:tcPr>
          <w:p w14:paraId="3C20CD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moveTo w:id="1902" w:author="Екатерина Луткова" w:date="2016-04-01T17:01:00Z">
              <w:r w:rsidRPr="00135028">
                <w:rPr>
                  <w:szCs w:val="20"/>
                  <w:lang w:eastAsia="ru-RU"/>
                </w:rPr>
                <w:t>Коб.цех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 * (3п. + 4п.)</w:t>
              </w:r>
            </w:moveTo>
          </w:p>
        </w:tc>
        <w:tc>
          <w:tcPr>
            <w:tcW w:w="3225" w:type="dxa"/>
          </w:tcPr>
          <w:p w14:paraId="5178EC4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48C7627" w14:textId="77777777" w:rsidTr="00DC1026">
        <w:tc>
          <w:tcPr>
            <w:tcW w:w="1706" w:type="dxa"/>
          </w:tcPr>
          <w:p w14:paraId="2A5897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903" w:author="Екатерина Луткова" w:date="2016-04-01T17:01:00Z">
              <w:r w:rsidRPr="00135028">
                <w:rPr>
                  <w:szCs w:val="20"/>
                  <w:lang w:eastAsia="ru-RU"/>
                </w:rPr>
                <w:t>7</w:t>
              </w:r>
            </w:moveTo>
          </w:p>
        </w:tc>
        <w:tc>
          <w:tcPr>
            <w:tcW w:w="2706" w:type="dxa"/>
          </w:tcPr>
          <w:p w14:paraId="23ABCBA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904" w:author="Екатерина Луткова" w:date="2016-04-01T17:01:00Z">
              <w:r w:rsidRPr="00135028">
                <w:rPr>
                  <w:szCs w:val="20"/>
                  <w:lang w:eastAsia="ru-RU"/>
                </w:rPr>
                <w:t>Общепроизводственные</w:t>
              </w:r>
            </w:moveTo>
          </w:p>
        </w:tc>
        <w:tc>
          <w:tcPr>
            <w:tcW w:w="3351" w:type="dxa"/>
          </w:tcPr>
          <w:p w14:paraId="10B06B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moveTo w:id="1905" w:author="Екатерина Луткова" w:date="2016-04-01T17:01:00Z">
              <w:r w:rsidRPr="00135028">
                <w:rPr>
                  <w:szCs w:val="20"/>
                  <w:lang w:eastAsia="ru-RU"/>
                </w:rPr>
                <w:t>Коб.пр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 * (3п. + 4п.)</w:t>
              </w:r>
            </w:moveTo>
          </w:p>
        </w:tc>
        <w:tc>
          <w:tcPr>
            <w:tcW w:w="3225" w:type="dxa"/>
          </w:tcPr>
          <w:p w14:paraId="5B108A0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6EF891AA" w14:textId="77777777" w:rsidTr="00DC1026">
        <w:tc>
          <w:tcPr>
            <w:tcW w:w="1706" w:type="dxa"/>
          </w:tcPr>
          <w:p w14:paraId="3B9D8BD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906" w:author="Екатерина Луткова" w:date="2016-04-01T17:01:00Z">
              <w:r w:rsidRPr="00135028">
                <w:rPr>
                  <w:szCs w:val="20"/>
                  <w:lang w:eastAsia="ru-RU"/>
                </w:rPr>
                <w:t>8</w:t>
              </w:r>
            </w:moveTo>
          </w:p>
        </w:tc>
        <w:tc>
          <w:tcPr>
            <w:tcW w:w="2706" w:type="dxa"/>
          </w:tcPr>
          <w:p w14:paraId="260975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907" w:author="Екатерина Луткова" w:date="2016-04-01T17:01:00Z">
              <w:r w:rsidRPr="00135028">
                <w:rPr>
                  <w:szCs w:val="20"/>
                  <w:lang w:eastAsia="ru-RU"/>
                </w:rPr>
                <w:t>Итого (1)</w:t>
              </w:r>
            </w:moveTo>
          </w:p>
        </w:tc>
        <w:tc>
          <w:tcPr>
            <w:tcW w:w="3351" w:type="dxa"/>
          </w:tcPr>
          <w:p w14:paraId="53F2EE9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908" w:author="Екатерина Луткова" w:date="2016-04-01T17:01:00Z">
              <w:r w:rsidRPr="00135028">
                <w:rPr>
                  <w:szCs w:val="20"/>
                  <w:lang w:eastAsia="ru-RU"/>
                </w:rPr>
                <w:t xml:space="preserve">1.п + 2п. + 3п. + 4п. + 5п. + 6п. + 7п. </w:t>
              </w:r>
            </w:moveTo>
          </w:p>
        </w:tc>
        <w:tc>
          <w:tcPr>
            <w:tcW w:w="3225" w:type="dxa"/>
          </w:tcPr>
          <w:p w14:paraId="29B710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909" w:author="Екатерина Луткова" w:date="2016-04-01T17:01:00Z">
              <w:r w:rsidRPr="00135028">
                <w:rPr>
                  <w:szCs w:val="20"/>
                  <w:lang w:eastAsia="ru-RU"/>
                </w:rPr>
                <w:t>Сумма предыдущих пунктов</w:t>
              </w:r>
            </w:moveTo>
          </w:p>
        </w:tc>
      </w:tr>
      <w:tr w:rsidR="003E79F3" w14:paraId="29AE7B2E" w14:textId="77777777" w:rsidTr="00DC1026">
        <w:tc>
          <w:tcPr>
            <w:tcW w:w="1706" w:type="dxa"/>
          </w:tcPr>
          <w:p w14:paraId="50F91C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910" w:author="Екатерина Луткова" w:date="2016-04-01T17:01:00Z">
              <w:r w:rsidRPr="00135028">
                <w:rPr>
                  <w:szCs w:val="20"/>
                  <w:lang w:eastAsia="ru-RU"/>
                </w:rPr>
                <w:t>9</w:t>
              </w:r>
            </w:moveTo>
          </w:p>
        </w:tc>
        <w:tc>
          <w:tcPr>
            <w:tcW w:w="2706" w:type="dxa"/>
          </w:tcPr>
          <w:p w14:paraId="7FB7AFF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911" w:author="Екатерина Луткова" w:date="2016-04-01T17:01:00Z">
              <w:r w:rsidRPr="00135028">
                <w:rPr>
                  <w:szCs w:val="20"/>
                  <w:lang w:eastAsia="ru-RU"/>
                </w:rPr>
                <w:t>Электроэнергия для формовых</w:t>
              </w:r>
            </w:moveTo>
          </w:p>
        </w:tc>
        <w:tc>
          <w:tcPr>
            <w:tcW w:w="3351" w:type="dxa"/>
          </w:tcPr>
          <w:p w14:paraId="44E5879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912" w:author="Екатерина Луткова" w:date="2016-04-01T17:01:00Z">
              <w:r w:rsidRPr="00135028">
                <w:rPr>
                  <w:szCs w:val="20"/>
                  <w:lang w:val="en-US" w:eastAsia="ru-RU"/>
                </w:rPr>
                <w:t>t</w:t>
              </w:r>
              <w:r w:rsidRPr="00135028">
                <w:rPr>
                  <w:szCs w:val="20"/>
                  <w:lang w:eastAsia="ru-RU"/>
                </w:rPr>
                <w:t>в * ЦЭ / «Выход партии»</w:t>
              </w:r>
            </w:moveTo>
          </w:p>
        </w:tc>
        <w:tc>
          <w:tcPr>
            <w:tcW w:w="3225" w:type="dxa"/>
          </w:tcPr>
          <w:p w14:paraId="349094F0" w14:textId="77777777" w:rsidR="003E79F3" w:rsidRPr="00A0364A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gramStart"/>
            <w:moveTo w:id="1913" w:author="Екатерина Луткова" w:date="2016-04-01T17:01:00Z">
              <w:r w:rsidRPr="00135028">
                <w:rPr>
                  <w:szCs w:val="20"/>
                  <w:lang w:val="en-US" w:eastAsia="ru-RU"/>
                </w:rPr>
                <w:t>t</w:t>
              </w:r>
              <w:r w:rsidRPr="00135028">
                <w:rPr>
                  <w:szCs w:val="20"/>
                  <w:lang w:eastAsia="ru-RU"/>
                </w:rPr>
                <w:t>в</w:t>
              </w:r>
              <w:proofErr w:type="gramEnd"/>
              <w:r w:rsidRPr="00135028">
                <w:rPr>
                  <w:szCs w:val="20"/>
                  <w:lang w:eastAsia="ru-RU"/>
                </w:rPr>
                <w:t xml:space="preserve">, «Выход партии» из [4.5.2]. ЦЭ в </w:t>
              </w:r>
              <w:proofErr w:type="spellStart"/>
              <w:r w:rsidRPr="00135028">
                <w:rPr>
                  <w:szCs w:val="20"/>
                  <w:lang w:eastAsia="ru-RU"/>
                </w:rPr>
                <w:t>соответсвии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 с выбранным </w:t>
              </w:r>
              <w:proofErr w:type="spellStart"/>
              <w:r w:rsidRPr="00135028">
                <w:rPr>
                  <w:szCs w:val="20"/>
                  <w:lang w:eastAsia="ru-RU"/>
                </w:rPr>
                <w:t>оборужованием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. Значения ЦЭ хранятся в </w:t>
              </w:r>
              <w:r w:rsidRPr="00A0364A">
                <w:rPr>
                  <w:szCs w:val="20"/>
                  <w:lang w:eastAsia="ru-RU"/>
                </w:rPr>
                <w:t>[</w:t>
              </w:r>
              <w:r w:rsidRPr="00135028">
                <w:rPr>
                  <w:szCs w:val="20"/>
                  <w:lang w:eastAsia="ru-RU"/>
                </w:rPr>
                <w:t>4.3.12</w:t>
              </w:r>
              <w:r w:rsidRPr="00A0364A">
                <w:rPr>
                  <w:szCs w:val="20"/>
                  <w:lang w:eastAsia="ru-RU"/>
                </w:rPr>
                <w:t>]</w:t>
              </w:r>
              <w:r w:rsidRPr="00135028">
                <w:rPr>
                  <w:szCs w:val="20"/>
                  <w:lang w:eastAsia="ru-RU"/>
                </w:rPr>
                <w:t xml:space="preserve"> и соответствуют выбранному оборудованию в </w:t>
              </w:r>
              <w:r w:rsidRPr="00A0364A">
                <w:rPr>
                  <w:szCs w:val="20"/>
                  <w:lang w:eastAsia="ru-RU"/>
                </w:rPr>
                <w:t>[</w:t>
              </w:r>
              <w:r w:rsidRPr="00135028">
                <w:rPr>
                  <w:szCs w:val="20"/>
                  <w:lang w:eastAsia="ru-RU"/>
                </w:rPr>
                <w:t>4.5.2</w:t>
              </w:r>
              <w:r w:rsidRPr="00A0364A">
                <w:rPr>
                  <w:szCs w:val="20"/>
                  <w:lang w:eastAsia="ru-RU"/>
                </w:rPr>
                <w:t>]</w:t>
              </w:r>
              <w:r>
                <w:rPr>
                  <w:szCs w:val="20"/>
                  <w:lang w:eastAsia="ru-RU"/>
                </w:rPr>
                <w:t>, если выбрано несколько оборудования, то показатель ЦЭ берется максимальным</w:t>
              </w:r>
            </w:moveTo>
          </w:p>
        </w:tc>
      </w:tr>
      <w:tr w:rsidR="003E79F3" w14:paraId="295EE5C4" w14:textId="77777777" w:rsidTr="00DC1026">
        <w:tc>
          <w:tcPr>
            <w:tcW w:w="1706" w:type="dxa"/>
          </w:tcPr>
          <w:p w14:paraId="25B84B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914" w:author="Екатерина Луткова" w:date="2016-04-01T17:01:00Z">
              <w:r w:rsidRPr="00135028">
                <w:rPr>
                  <w:szCs w:val="20"/>
                  <w:lang w:eastAsia="ru-RU"/>
                </w:rPr>
                <w:t>10</w:t>
              </w:r>
            </w:moveTo>
          </w:p>
        </w:tc>
        <w:tc>
          <w:tcPr>
            <w:tcW w:w="2706" w:type="dxa"/>
          </w:tcPr>
          <w:p w14:paraId="2A4206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915" w:author="Екатерина Луткова" w:date="2016-04-01T17:01:00Z">
              <w:r w:rsidRPr="00135028">
                <w:rPr>
                  <w:szCs w:val="20"/>
                  <w:lang w:eastAsia="ru-RU"/>
                </w:rPr>
                <w:t>Электроэнергия прочая</w:t>
              </w:r>
            </w:moveTo>
          </w:p>
        </w:tc>
        <w:tc>
          <w:tcPr>
            <w:tcW w:w="3351" w:type="dxa"/>
          </w:tcPr>
          <w:p w14:paraId="41F086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moveTo w:id="1916" w:author="Екатерина Луткова" w:date="2016-04-01T17:01:00Z">
              <w:r w:rsidRPr="00135028">
                <w:rPr>
                  <w:szCs w:val="20"/>
                  <w:lang w:eastAsia="ru-RU"/>
                </w:rPr>
                <w:t>Кэл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 </w:t>
              </w:r>
              <w:r w:rsidRPr="00135028">
                <w:rPr>
                  <w:szCs w:val="20"/>
                  <w:lang w:val="en-US" w:eastAsia="ru-RU"/>
                </w:rPr>
                <w:t xml:space="preserve">* </w:t>
              </w:r>
              <w:r w:rsidRPr="00135028">
                <w:rPr>
                  <w:szCs w:val="20"/>
                  <w:lang w:eastAsia="ru-RU"/>
                </w:rPr>
                <w:t>8п.</w:t>
              </w:r>
            </w:moveTo>
          </w:p>
        </w:tc>
        <w:tc>
          <w:tcPr>
            <w:tcW w:w="3225" w:type="dxa"/>
          </w:tcPr>
          <w:p w14:paraId="436F8C1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55A91C96" w14:textId="77777777" w:rsidTr="00DC1026">
        <w:tc>
          <w:tcPr>
            <w:tcW w:w="1706" w:type="dxa"/>
          </w:tcPr>
          <w:p w14:paraId="38A150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917" w:author="Екатерина Луткова" w:date="2016-04-01T17:01:00Z">
              <w:r w:rsidRPr="00135028">
                <w:rPr>
                  <w:szCs w:val="20"/>
                  <w:lang w:eastAsia="ru-RU"/>
                </w:rPr>
                <w:t>11</w:t>
              </w:r>
            </w:moveTo>
          </w:p>
        </w:tc>
        <w:tc>
          <w:tcPr>
            <w:tcW w:w="2706" w:type="dxa"/>
          </w:tcPr>
          <w:p w14:paraId="1F9F85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918" w:author="Екатерина Луткова" w:date="2016-04-01T17:01:00Z">
              <w:r w:rsidRPr="00135028">
                <w:rPr>
                  <w:szCs w:val="20"/>
                  <w:lang w:eastAsia="ru-RU"/>
                </w:rPr>
                <w:t>Итого (2)</w:t>
              </w:r>
            </w:moveTo>
          </w:p>
        </w:tc>
        <w:tc>
          <w:tcPr>
            <w:tcW w:w="3351" w:type="dxa"/>
          </w:tcPr>
          <w:p w14:paraId="45D1B59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919" w:author="Екатерина Луткова" w:date="2016-04-01T17:01:00Z">
              <w:r w:rsidRPr="00135028">
                <w:rPr>
                  <w:szCs w:val="20"/>
                  <w:lang w:eastAsia="ru-RU"/>
                </w:rPr>
                <w:t>8п. + 9п. + 10п.</w:t>
              </w:r>
            </w:moveTo>
          </w:p>
        </w:tc>
        <w:tc>
          <w:tcPr>
            <w:tcW w:w="3225" w:type="dxa"/>
          </w:tcPr>
          <w:p w14:paraId="192FB1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398EDEE2" w14:textId="77777777" w:rsidTr="00DC1026">
        <w:tc>
          <w:tcPr>
            <w:tcW w:w="1706" w:type="dxa"/>
          </w:tcPr>
          <w:p w14:paraId="53BA9BE7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920" w:author="Екатерина Луткова" w:date="2016-04-01T17:01:00Z">
              <w:r w:rsidRPr="00135028">
                <w:rPr>
                  <w:szCs w:val="20"/>
                  <w:lang w:eastAsia="ru-RU"/>
                </w:rPr>
                <w:lastRenderedPageBreak/>
                <w:t>12</w:t>
              </w:r>
            </w:moveTo>
          </w:p>
        </w:tc>
        <w:tc>
          <w:tcPr>
            <w:tcW w:w="2706" w:type="dxa"/>
          </w:tcPr>
          <w:p w14:paraId="38FBDEF6" w14:textId="0DB8E881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921" w:author="Екатерина Луткова" w:date="2016-04-01T17:01:00Z">
              <w:del w:id="1922" w:author="Екатерина Луткова" w:date="2016-04-19T15:21:00Z">
                <w:r w:rsidRPr="00135028" w:rsidDel="00497E78">
                  <w:rPr>
                    <w:szCs w:val="20"/>
                    <w:lang w:eastAsia="ru-RU"/>
                  </w:rPr>
                  <w:delText>Непредвиденные</w:delText>
                </w:r>
              </w:del>
            </w:moveTo>
            <w:ins w:id="1923" w:author="Екатерина Луткова" w:date="2016-04-19T15:21:00Z">
              <w:r w:rsidR="00497E78">
                <w:rPr>
                  <w:szCs w:val="20"/>
                  <w:lang w:eastAsia="ru-RU"/>
                </w:rPr>
                <w:t>Коммерческие</w:t>
              </w:r>
            </w:ins>
          </w:p>
        </w:tc>
        <w:tc>
          <w:tcPr>
            <w:tcW w:w="3351" w:type="dxa"/>
          </w:tcPr>
          <w:p w14:paraId="31A54861" w14:textId="09BC4A0C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moveTo w:id="1924" w:author="Екатерина Луткова" w:date="2016-04-01T17:01:00Z">
              <w:r w:rsidRPr="00135028">
                <w:rPr>
                  <w:szCs w:val="20"/>
                  <w:lang w:eastAsia="ru-RU"/>
                </w:rPr>
                <w:t>К</w:t>
              </w:r>
            </w:moveTo>
            <w:ins w:id="1925" w:author="Екатерина Луткова" w:date="2016-04-19T15:21:00Z">
              <w:r w:rsidR="00497E78">
                <w:rPr>
                  <w:szCs w:val="20"/>
                  <w:lang w:eastAsia="ru-RU"/>
                </w:rPr>
                <w:t>ком</w:t>
              </w:r>
            </w:ins>
            <w:proofErr w:type="spellEnd"/>
            <w:moveTo w:id="1926" w:author="Екатерина Луткова" w:date="2016-04-01T17:01:00Z">
              <w:del w:id="1927" w:author="Екатерина Луткова" w:date="2016-04-19T15:21:00Z">
                <w:r w:rsidRPr="00135028" w:rsidDel="00497E78">
                  <w:rPr>
                    <w:szCs w:val="20"/>
                    <w:lang w:eastAsia="ru-RU"/>
                  </w:rPr>
                  <w:delText>неп</w:delText>
                </w:r>
              </w:del>
              <w:r w:rsidRPr="00135028">
                <w:rPr>
                  <w:szCs w:val="20"/>
                  <w:lang w:eastAsia="ru-RU"/>
                </w:rPr>
                <w:t xml:space="preserve"> * 11п.</w:t>
              </w:r>
            </w:moveTo>
          </w:p>
        </w:tc>
        <w:tc>
          <w:tcPr>
            <w:tcW w:w="3225" w:type="dxa"/>
          </w:tcPr>
          <w:p w14:paraId="2CD66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08BE6536" w14:textId="77777777" w:rsidTr="00DC1026">
        <w:tc>
          <w:tcPr>
            <w:tcW w:w="1706" w:type="dxa"/>
          </w:tcPr>
          <w:p w14:paraId="39095D4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928" w:author="Екатерина Луткова" w:date="2016-04-01T17:01:00Z">
              <w:r w:rsidRPr="00135028">
                <w:rPr>
                  <w:szCs w:val="20"/>
                  <w:lang w:eastAsia="ru-RU"/>
                </w:rPr>
                <w:t>13</w:t>
              </w:r>
            </w:moveTo>
          </w:p>
        </w:tc>
        <w:tc>
          <w:tcPr>
            <w:tcW w:w="2706" w:type="dxa"/>
          </w:tcPr>
          <w:p w14:paraId="374BD96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929" w:author="Екатерина Луткова" w:date="2016-04-01T17:01:00Z">
              <w:r w:rsidRPr="00135028">
                <w:rPr>
                  <w:szCs w:val="20"/>
                  <w:lang w:eastAsia="ru-RU"/>
                </w:rPr>
                <w:t>Себестоимость</w:t>
              </w:r>
            </w:moveTo>
          </w:p>
        </w:tc>
        <w:tc>
          <w:tcPr>
            <w:tcW w:w="3351" w:type="dxa"/>
          </w:tcPr>
          <w:p w14:paraId="73DF83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930" w:author="Екатерина Луткова" w:date="2016-04-01T17:01:00Z">
              <w:r w:rsidRPr="00135028">
                <w:rPr>
                  <w:szCs w:val="20"/>
                  <w:lang w:eastAsia="ru-RU"/>
                </w:rPr>
                <w:t>11п. + 12п.</w:t>
              </w:r>
            </w:moveTo>
          </w:p>
        </w:tc>
        <w:tc>
          <w:tcPr>
            <w:tcW w:w="3225" w:type="dxa"/>
          </w:tcPr>
          <w:p w14:paraId="60B4877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3F5DFB" w14:textId="77777777" w:rsidTr="00DC1026">
        <w:tc>
          <w:tcPr>
            <w:tcW w:w="1706" w:type="dxa"/>
          </w:tcPr>
          <w:p w14:paraId="0B3D6E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931" w:author="Екатерина Луткова" w:date="2016-04-01T17:01:00Z">
              <w:r w:rsidRPr="00135028">
                <w:rPr>
                  <w:szCs w:val="20"/>
                  <w:lang w:eastAsia="ru-RU"/>
                </w:rPr>
                <w:t>14</w:t>
              </w:r>
            </w:moveTo>
          </w:p>
        </w:tc>
        <w:tc>
          <w:tcPr>
            <w:tcW w:w="2706" w:type="dxa"/>
          </w:tcPr>
          <w:p w14:paraId="4ED1AD4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932" w:author="Екатерина Луткова" w:date="2016-04-01T17:01:00Z">
              <w:r w:rsidRPr="00135028">
                <w:rPr>
                  <w:szCs w:val="20"/>
                  <w:lang w:eastAsia="ru-RU"/>
                </w:rPr>
                <w:t>Рентабельность</w:t>
              </w:r>
            </w:moveTo>
          </w:p>
        </w:tc>
        <w:tc>
          <w:tcPr>
            <w:tcW w:w="3351" w:type="dxa"/>
          </w:tcPr>
          <w:p w14:paraId="5CF17D1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933" w:author="Екатерина Луткова" w:date="2016-04-01T17:01:00Z">
              <w:r w:rsidRPr="00135028">
                <w:rPr>
                  <w:szCs w:val="20"/>
                  <w:lang w:eastAsia="ru-RU"/>
                </w:rPr>
                <w:t>Крен * 13п.</w:t>
              </w:r>
            </w:moveTo>
          </w:p>
        </w:tc>
        <w:tc>
          <w:tcPr>
            <w:tcW w:w="3225" w:type="dxa"/>
          </w:tcPr>
          <w:p w14:paraId="3757F42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0E1CC40" w14:textId="77777777" w:rsidTr="00DC1026">
        <w:tc>
          <w:tcPr>
            <w:tcW w:w="1706" w:type="dxa"/>
          </w:tcPr>
          <w:p w14:paraId="4E0534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934" w:author="Екатерина Луткова" w:date="2016-04-01T17:01:00Z">
              <w:r w:rsidRPr="00135028">
                <w:rPr>
                  <w:szCs w:val="20"/>
                  <w:lang w:eastAsia="ru-RU"/>
                </w:rPr>
                <w:t>15</w:t>
              </w:r>
            </w:moveTo>
          </w:p>
        </w:tc>
        <w:tc>
          <w:tcPr>
            <w:tcW w:w="2706" w:type="dxa"/>
          </w:tcPr>
          <w:p w14:paraId="38C6CB4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935" w:author="Екатерина Луткова" w:date="2016-04-01T17:01:00Z">
              <w:r w:rsidRPr="00135028">
                <w:rPr>
                  <w:szCs w:val="20"/>
                  <w:lang w:eastAsia="ru-RU"/>
                </w:rPr>
                <w:t xml:space="preserve">Цена </w:t>
              </w:r>
            </w:moveTo>
          </w:p>
        </w:tc>
        <w:tc>
          <w:tcPr>
            <w:tcW w:w="3351" w:type="dxa"/>
          </w:tcPr>
          <w:p w14:paraId="3D7033F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936" w:author="Екатерина Луткова" w:date="2016-04-01T17:01:00Z">
              <w:r w:rsidRPr="00135028">
                <w:rPr>
                  <w:szCs w:val="20"/>
                  <w:lang w:eastAsia="ru-RU"/>
                </w:rPr>
                <w:t>13п. + 14п.</w:t>
              </w:r>
            </w:moveTo>
          </w:p>
        </w:tc>
        <w:tc>
          <w:tcPr>
            <w:tcW w:w="3225" w:type="dxa"/>
          </w:tcPr>
          <w:p w14:paraId="14872D4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7CB01808" w14:textId="77777777" w:rsidTr="00DC1026">
        <w:tc>
          <w:tcPr>
            <w:tcW w:w="1706" w:type="dxa"/>
          </w:tcPr>
          <w:p w14:paraId="11656E9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937" w:author="Екатерина Луткова" w:date="2016-04-01T17:01:00Z">
              <w:r w:rsidRPr="00135028">
                <w:rPr>
                  <w:szCs w:val="20"/>
                  <w:lang w:eastAsia="ru-RU"/>
                </w:rPr>
                <w:t>16</w:t>
              </w:r>
            </w:moveTo>
          </w:p>
        </w:tc>
        <w:tc>
          <w:tcPr>
            <w:tcW w:w="2706" w:type="dxa"/>
          </w:tcPr>
          <w:p w14:paraId="7B5091A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938" w:author="Екатерина Луткова" w:date="2016-04-01T17:01:00Z">
              <w:r w:rsidRPr="00135028">
                <w:rPr>
                  <w:szCs w:val="20"/>
                  <w:lang w:eastAsia="ru-RU"/>
                </w:rPr>
                <w:t>НДС</w:t>
              </w:r>
            </w:moveTo>
          </w:p>
        </w:tc>
        <w:tc>
          <w:tcPr>
            <w:tcW w:w="3351" w:type="dxa"/>
          </w:tcPr>
          <w:p w14:paraId="5CF0F56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939" w:author="Екатерина Луткова" w:date="2016-04-01T17:01:00Z">
              <w:r w:rsidRPr="00135028">
                <w:rPr>
                  <w:szCs w:val="20"/>
                  <w:lang w:eastAsia="ru-RU"/>
                </w:rPr>
                <w:t xml:space="preserve">НДС * 15п. </w:t>
              </w:r>
            </w:moveTo>
          </w:p>
        </w:tc>
        <w:tc>
          <w:tcPr>
            <w:tcW w:w="3225" w:type="dxa"/>
          </w:tcPr>
          <w:p w14:paraId="230472A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6FBA9BEC" w14:textId="77777777" w:rsidTr="00DC1026">
        <w:tc>
          <w:tcPr>
            <w:tcW w:w="1706" w:type="dxa"/>
          </w:tcPr>
          <w:p w14:paraId="0A96EC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940" w:author="Екатерина Луткова" w:date="2016-04-01T17:01:00Z">
              <w:r w:rsidRPr="00135028">
                <w:rPr>
                  <w:szCs w:val="20"/>
                  <w:lang w:eastAsia="ru-RU"/>
                </w:rPr>
                <w:t>17</w:t>
              </w:r>
            </w:moveTo>
          </w:p>
        </w:tc>
        <w:tc>
          <w:tcPr>
            <w:tcW w:w="2706" w:type="dxa"/>
          </w:tcPr>
          <w:p w14:paraId="5AEEA11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941" w:author="Екатерина Луткова" w:date="2016-04-01T17:01:00Z">
              <w:r w:rsidRPr="00135028">
                <w:rPr>
                  <w:szCs w:val="20"/>
                  <w:lang w:eastAsia="ru-RU"/>
                </w:rPr>
                <w:t>Всего</w:t>
              </w:r>
            </w:moveTo>
          </w:p>
        </w:tc>
        <w:tc>
          <w:tcPr>
            <w:tcW w:w="3351" w:type="dxa"/>
          </w:tcPr>
          <w:p w14:paraId="0FA77C3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1942" w:author="Екатерина Луткова" w:date="2016-04-01T17:01:00Z">
              <w:r w:rsidRPr="00135028">
                <w:rPr>
                  <w:szCs w:val="20"/>
                  <w:lang w:eastAsia="ru-RU"/>
                </w:rPr>
                <w:t xml:space="preserve">15п. + 16п. </w:t>
              </w:r>
            </w:moveTo>
          </w:p>
        </w:tc>
        <w:tc>
          <w:tcPr>
            <w:tcW w:w="3225" w:type="dxa"/>
          </w:tcPr>
          <w:p w14:paraId="27547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</w:tbl>
    <w:p w14:paraId="64FCADFC" w14:textId="77777777" w:rsidR="003E79F3" w:rsidRPr="00B41ECE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</w:p>
    <w:p w14:paraId="4CAB8320" w14:textId="7F32F738" w:rsidR="003E79F3" w:rsidRDefault="00497E78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ins w:id="1943" w:author="Екатерина Луткова" w:date="2016-04-19T15:21:00Z">
        <w:r>
          <w:rPr>
            <w:noProof/>
            <w:lang w:eastAsia="ru-RU"/>
          </w:rPr>
          <w:drawing>
            <wp:inline distT="0" distB="0" distL="0" distR="0" wp14:anchorId="61ED94F2" wp14:editId="7277F65B">
              <wp:extent cx="3019425" cy="4733925"/>
              <wp:effectExtent l="0" t="0" r="9525" b="9525"/>
              <wp:docPr id="8" name="Рисунок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19425" cy="47339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moveTo w:id="1944" w:author="Екатерина Луткова" w:date="2016-04-01T17:01:00Z">
        <w:del w:id="1945" w:author="Екатерина Луткова" w:date="2016-04-19T15:21:00Z">
          <w:r w:rsidR="003E79F3" w:rsidDel="00497E78">
            <w:rPr>
              <w:noProof/>
              <w:lang w:eastAsia="ru-RU"/>
            </w:rPr>
            <w:drawing>
              <wp:inline distT="0" distB="0" distL="0" distR="0" wp14:anchorId="1C7AE905" wp14:editId="61430A6A">
                <wp:extent cx="3036570" cy="4735830"/>
                <wp:effectExtent l="0" t="0" r="0" b="7620"/>
                <wp:docPr id="7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36570" cy="4735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moveTo>
    </w:p>
    <w:p w14:paraId="6AD22FA6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moveTo w:id="1946" w:author="Екатерина Луткова" w:date="2016-04-01T17:01:00Z">
        <w:r>
          <w:rPr>
            <w:noProof/>
            <w:lang w:eastAsia="ru-RU"/>
          </w:rPr>
          <w:t>Рисунок 13 – Калькуляция</w:t>
        </w:r>
      </w:moveTo>
    </w:p>
    <w:p w14:paraId="404FF84C" w14:textId="77777777" w:rsidR="0034245A" w:rsidRDefault="0034245A" w:rsidP="0034245A">
      <w:pPr>
        <w:pStyle w:val="3"/>
        <w:numPr>
          <w:ilvl w:val="2"/>
          <w:numId w:val="18"/>
        </w:numPr>
        <w:ind w:left="0" w:firstLine="709"/>
        <w:rPr>
          <w:noProof/>
          <w:lang w:eastAsia="ru-RU"/>
        </w:rPr>
      </w:pPr>
      <w:bookmarkStart w:id="1947" w:name="_Toc448917602"/>
      <w:moveToRangeEnd w:id="1841"/>
      <w:r>
        <w:rPr>
          <w:noProof/>
          <w:lang w:eastAsia="ru-RU"/>
        </w:rPr>
        <w:t>Условия отбора</w:t>
      </w:r>
      <w:bookmarkEnd w:id="1947"/>
    </w:p>
    <w:p w14:paraId="56F55812" w14:textId="77777777" w:rsidR="00A0364A" w:rsidRPr="00A0364A" w:rsidRDefault="00A0364A" w:rsidP="00A0364A">
      <w:pPr>
        <w:ind w:left="708"/>
        <w:rPr>
          <w:lang w:eastAsia="ru-RU"/>
        </w:rPr>
      </w:pPr>
      <w:r>
        <w:rPr>
          <w:lang w:eastAsia="ru-RU"/>
        </w:rPr>
        <w:t>Предусмотреть автоподстановку при вводе данных с клавиатуры (от 2 символов).</w:t>
      </w:r>
    </w:p>
    <w:p w14:paraId="1D4089ED" w14:textId="77777777" w:rsidR="0034245A" w:rsidRDefault="0034245A" w:rsidP="0034245A">
      <w:pPr>
        <w:ind w:left="708"/>
        <w:rPr>
          <w:lang w:eastAsia="ru-RU"/>
        </w:rPr>
      </w:pPr>
      <w:r>
        <w:rPr>
          <w:lang w:eastAsia="ru-RU"/>
        </w:rPr>
        <w:t>В модуле «Чертежи» предусмотрена выборка чертежа по параметрам:</w:t>
      </w:r>
    </w:p>
    <w:p w14:paraId="4FF80557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чертежу (его номеру), причем по совпадению нескольких цифр;</w:t>
      </w:r>
    </w:p>
    <w:p w14:paraId="78F1B5F1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наименованию детали;</w:t>
      </w:r>
    </w:p>
    <w:p w14:paraId="6BDDC87F" w14:textId="77777777" w:rsidR="00947AAF" w:rsidRPr="0034245A" w:rsidRDefault="0034245A" w:rsidP="00947AAF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какому-либо размеру (толщина, длина, ширина, диаметр).</w:t>
      </w:r>
    </w:p>
    <w:p w14:paraId="3661AA58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948" w:name="_Toc448917603"/>
      <w:r>
        <w:rPr>
          <w:lang w:eastAsia="ru-RU"/>
        </w:rPr>
        <w:lastRenderedPageBreak/>
        <w:t>Процесс производства. Модуль «Наряд»</w:t>
      </w:r>
      <w:bookmarkEnd w:id="1948"/>
    </w:p>
    <w:p w14:paraId="5BD0D5B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949" w:author="Екатерина Луткова" w:date="2016-04-01T17:05:00Z"/>
          <w:lang w:eastAsia="ru-RU"/>
        </w:rPr>
      </w:pPr>
      <w:r>
        <w:rPr>
          <w:lang w:eastAsia="ru-RU"/>
        </w:rPr>
        <w:t>Модуль «Наряд»</w:t>
      </w:r>
      <w:r w:rsidR="00FD3E1A">
        <w:rPr>
          <w:lang w:eastAsia="ru-RU"/>
        </w:rPr>
        <w:t xml:space="preserve"> (рис. 14)</w:t>
      </w:r>
      <w:r>
        <w:rPr>
          <w:lang w:eastAsia="ru-RU"/>
        </w:rPr>
        <w:t xml:space="preserve"> содержит информацию о ежедневном задании на изготовлении продукции. </w:t>
      </w:r>
    </w:p>
    <w:p w14:paraId="29059760" w14:textId="55547767" w:rsidR="003E79F3" w:rsidRPr="003E79F3" w:rsidDel="0053293A" w:rsidRDefault="003E79F3" w:rsidP="006E25FC">
      <w:pPr>
        <w:spacing w:before="100" w:beforeAutospacing="1" w:after="100" w:afterAutospacing="1" w:line="360" w:lineRule="auto"/>
        <w:ind w:firstLine="709"/>
        <w:jc w:val="both"/>
        <w:rPr>
          <w:del w:id="1950" w:author="Екатерина Луткова" w:date="2016-04-19T16:47:00Z"/>
          <w:lang w:eastAsia="ru-RU"/>
        </w:rPr>
      </w:pPr>
    </w:p>
    <w:p w14:paraId="75A304CC" w14:textId="77777777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Номер документу присваивается автоматически.</w:t>
      </w:r>
    </w:p>
    <w:p w14:paraId="09FBFEF9" w14:textId="23B8FA91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Выбирается из раскрывающегося списка номер чертежа. Наименование, группа, материал, способ изготовления, исполнитель появляются автоматически из модуля </w:t>
      </w:r>
      <w:r w:rsidRPr="00862E80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  <w:ins w:id="1951" w:author="Екатерина Луткова" w:date="2016-04-01T17:08:00Z">
        <w:r w:rsidR="003E79F3">
          <w:rPr>
            <w:lang w:eastAsia="ru-RU"/>
          </w:rPr>
          <w:t xml:space="preserve"> </w:t>
        </w:r>
      </w:ins>
    </w:p>
    <w:p w14:paraId="2371497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«Дневное задание», «Выполнено» прописываются вручную.</w:t>
      </w:r>
    </w:p>
    <w:p w14:paraId="4C1CE846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«Исполнитель» выбирается из справочника «Сотрудники» </w:t>
      </w:r>
      <w:r w:rsidRPr="00862E80">
        <w:rPr>
          <w:lang w:eastAsia="ru-RU"/>
        </w:rPr>
        <w:t>[</w:t>
      </w:r>
      <w:r>
        <w:rPr>
          <w:lang w:eastAsia="ru-RU"/>
        </w:rPr>
        <w:t>п.4.3.7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0C079130" w14:textId="77777777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Основная заработная плата берется из калькуляции </w:t>
      </w:r>
      <w:r w:rsidRPr="00862E80">
        <w:rPr>
          <w:lang w:eastAsia="ru-RU"/>
        </w:rPr>
        <w:t>[</w:t>
      </w:r>
      <w:r>
        <w:rPr>
          <w:lang w:eastAsia="ru-RU"/>
        </w:rPr>
        <w:t>п. 4.5.3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1959840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«Партия» заполняется автоматически. Формат: «Дата составления</w:t>
      </w:r>
      <w:r w:rsidRPr="00862E80">
        <w:rPr>
          <w:lang w:eastAsia="ru-RU"/>
        </w:rPr>
        <w:t>/</w:t>
      </w:r>
      <w:r>
        <w:rPr>
          <w:lang w:eastAsia="ru-RU"/>
        </w:rPr>
        <w:t xml:space="preserve">#». Каждый день по порядку (25.12.2015 –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3» и т.д.; 26.12.2015 –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«26.12.2015 </w:t>
      </w:r>
      <w:r w:rsidRPr="00862E80">
        <w:rPr>
          <w:lang w:eastAsia="ru-RU"/>
        </w:rPr>
        <w:t>/</w:t>
      </w:r>
      <w:r>
        <w:rPr>
          <w:lang w:eastAsia="ru-RU"/>
        </w:rPr>
        <w:t>3» и т.д.).</w:t>
      </w:r>
    </w:p>
    <w:p w14:paraId="1A2BC79C" w14:textId="77777777" w:rsidR="00DD7803" w:rsidRPr="00975811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Цена – «Цена по калькуляции без НДС» </w:t>
      </w:r>
      <w:r w:rsidRPr="00975811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975811">
        <w:rPr>
          <w:lang w:eastAsia="ru-RU"/>
        </w:rPr>
        <w:t>]</w:t>
      </w:r>
      <w:r>
        <w:rPr>
          <w:lang w:eastAsia="ru-RU"/>
        </w:rPr>
        <w:t>.</w:t>
      </w:r>
    </w:p>
    <w:p w14:paraId="1C9559D5" w14:textId="6206D571" w:rsidR="00DD7803" w:rsidDel="0053293A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del w:id="1952" w:author="Екатерина Луткова" w:date="2016-04-19T16:50:00Z"/>
          <w:lang w:eastAsia="ru-RU"/>
        </w:rPr>
      </w:pPr>
      <w:del w:id="1953" w:author="Екатерина Луткова" w:date="2016-04-19T16:50:00Z">
        <w:r w:rsidDel="0053293A">
          <w:rPr>
            <w:lang w:eastAsia="ru-RU"/>
          </w:rPr>
          <w:delText>Имеется возможность выборки по фамилии сотрудника (исполнителя) за день и за месяц его основной заработной платы. Тем самым будет осуществляться контроль за исполнением своих обязанностей каждым сотрудником.</w:delText>
        </w:r>
        <w:r w:rsidR="0034245A" w:rsidDel="0053293A">
          <w:rPr>
            <w:lang w:eastAsia="ru-RU"/>
          </w:rPr>
          <w:delText xml:space="preserve"> Данный модуль недоступен всем, кроме экономиста(!).</w:delText>
        </w:r>
        <w:r w:rsidR="00FD3E1A" w:rsidDel="0053293A">
          <w:rPr>
            <w:lang w:eastAsia="ru-RU"/>
          </w:rPr>
          <w:delText xml:space="preserve"> Данная выборка выводится на экран путем нажатия кнопки «Печатная форма».</w:delText>
        </w:r>
      </w:del>
    </w:p>
    <w:p w14:paraId="28A3EFA9" w14:textId="4E93DE65" w:rsidR="00DD7803" w:rsidRDefault="0053293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954" w:author="Екатерина Луткова" w:date="2016-04-19T16:50:00Z">
        <w:r>
          <w:rPr>
            <w:lang w:eastAsia="ru-RU"/>
          </w:rPr>
          <w:t>В</w:t>
        </w:r>
      </w:ins>
      <w:del w:id="1955" w:author="Екатерина Луткова" w:date="2016-04-19T16:50:00Z">
        <w:r w:rsidR="00DD7803" w:rsidDel="0053293A">
          <w:rPr>
            <w:lang w:eastAsia="ru-RU"/>
          </w:rPr>
          <w:delText>Так же в</w:delText>
        </w:r>
      </w:del>
      <w:r w:rsidR="00DD7803">
        <w:rPr>
          <w:lang w:eastAsia="ru-RU"/>
        </w:rPr>
        <w:t xml:space="preserve">едется реестр изготовленных деталей. Имеется возможность просмотра изготовленного количества деталей с начала месяца по текущий день, а также за месяц. Необходимые поля: номер чертежа и количество деталей по нему. </w:t>
      </w:r>
    </w:p>
    <w:p w14:paraId="342DF17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печатная форма наряда на день, включающая номер документа, дату и таблицу.</w:t>
      </w:r>
    </w:p>
    <w:p w14:paraId="619588F2" w14:textId="77777777" w:rsidR="0091258A" w:rsidRDefault="0091258A" w:rsidP="006E25FC">
      <w:pPr>
        <w:spacing w:before="100" w:beforeAutospacing="1" w:after="100" w:afterAutospacing="1" w:line="360" w:lineRule="auto"/>
        <w:ind w:firstLine="709"/>
        <w:jc w:val="both"/>
        <w:rPr>
          <w:ins w:id="1956" w:author="Екатерина Луткова" w:date="2016-04-19T16:50:00Z"/>
          <w:lang w:eastAsia="ru-RU"/>
        </w:rPr>
      </w:pPr>
      <w:r>
        <w:rPr>
          <w:lang w:eastAsia="ru-RU"/>
        </w:rPr>
        <w:t>Предусмотрен отбор наряда по дате составления.</w:t>
      </w:r>
    </w:p>
    <w:p w14:paraId="555C15C9" w14:textId="48BCAD31" w:rsidR="0055094D" w:rsidRPr="0055094D" w:rsidRDefault="0055094D">
      <w:pPr>
        <w:spacing w:before="100" w:beforeAutospacing="1" w:after="100" w:afterAutospacing="1" w:line="240" w:lineRule="auto"/>
        <w:ind w:firstLine="709"/>
        <w:jc w:val="both"/>
        <w:rPr>
          <w:ins w:id="1957" w:author="Екатерина Луткова" w:date="2016-04-19T17:28:00Z"/>
          <w:b/>
          <w:lang w:eastAsia="ru-RU"/>
          <w:rPrChange w:id="1958" w:author="Екатерина Луткова" w:date="2016-04-19T17:28:00Z">
            <w:rPr>
              <w:ins w:id="1959" w:author="Екатерина Луткова" w:date="2016-04-19T17:28:00Z"/>
              <w:lang w:eastAsia="ru-RU"/>
            </w:rPr>
          </w:rPrChange>
        </w:rPr>
        <w:pPrChange w:id="1960" w:author="Екатерина Луткова" w:date="2016-04-19T17:28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ins w:id="1961" w:author="Екатерина Луткова" w:date="2016-04-19T17:28:00Z">
        <w:r w:rsidRPr="0055094D">
          <w:rPr>
            <w:b/>
            <w:lang w:eastAsia="ru-RU"/>
            <w:rPrChange w:id="1962" w:author="Екатерина Луткова" w:date="2016-04-19T17:28:00Z">
              <w:rPr>
                <w:lang w:eastAsia="ru-RU"/>
              </w:rPr>
            </w:rPrChange>
          </w:rPr>
          <w:t>Индивидуальный наряд.</w:t>
        </w:r>
      </w:ins>
    </w:p>
    <w:p w14:paraId="6139E45D" w14:textId="0E511D84" w:rsidR="0055094D" w:rsidRDefault="0053293A">
      <w:pPr>
        <w:spacing w:before="100" w:beforeAutospacing="1" w:after="100" w:afterAutospacing="1" w:line="360" w:lineRule="auto"/>
        <w:ind w:firstLine="709"/>
        <w:jc w:val="both"/>
        <w:rPr>
          <w:ins w:id="1963" w:author="Екатерина Луткова" w:date="2016-04-19T17:30:00Z"/>
          <w:lang w:eastAsia="ru-RU"/>
        </w:rPr>
      </w:pPr>
      <w:ins w:id="1964" w:author="Екатерина Луткова" w:date="2016-04-19T16:50:00Z">
        <w:r>
          <w:rPr>
            <w:lang w:eastAsia="ru-RU"/>
          </w:rPr>
          <w:t xml:space="preserve">Из дневного наряда формируется индивидуальный. </w:t>
        </w:r>
      </w:ins>
      <w:ins w:id="1965" w:author="Екатерина Луткова" w:date="2016-04-19T16:56:00Z">
        <w:r>
          <w:rPr>
            <w:lang w:eastAsia="ru-RU"/>
          </w:rPr>
          <w:t xml:space="preserve">Чтобы посмотреть и распечатать индивидуальный наряд нужно выбрать конкретного исполнителя (выбор осуществляется только из задействованных на текущий день рабочих </w:t>
        </w:r>
      </w:ins>
      <w:ins w:id="1966" w:author="Екатерина Луткова" w:date="2016-04-19T16:57:00Z">
        <w:r>
          <w:rPr>
            <w:lang w:eastAsia="ru-RU"/>
          </w:rPr>
          <w:t>–</w:t>
        </w:r>
      </w:ins>
      <w:ins w:id="1967" w:author="Екатерина Луткова" w:date="2016-04-19T16:56:00Z">
        <w:r>
          <w:rPr>
            <w:lang w:eastAsia="ru-RU"/>
          </w:rPr>
          <w:t xml:space="preserve"> которые </w:t>
        </w:r>
      </w:ins>
      <w:ins w:id="1968" w:author="Екатерина Луткова" w:date="2016-04-19T16:57:00Z">
        <w:r>
          <w:rPr>
            <w:lang w:eastAsia="ru-RU"/>
          </w:rPr>
          <w:t xml:space="preserve">упоминаются в дневном наряде). </w:t>
        </w:r>
        <w:r w:rsidR="006F458E">
          <w:rPr>
            <w:lang w:eastAsia="ru-RU"/>
          </w:rPr>
          <w:t xml:space="preserve">После выбора исполнителя нажимается кнопки «Индивидуальный наряд» </w:t>
        </w:r>
      </w:ins>
      <w:ins w:id="1969" w:author="Екатерина Луткова" w:date="2016-04-19T16:58:00Z">
        <w:r w:rsidR="006F458E">
          <w:rPr>
            <w:lang w:eastAsia="ru-RU"/>
          </w:rPr>
          <w:t>и заполняются недостающие поля (рис. 14а).</w:t>
        </w:r>
      </w:ins>
      <w:ins w:id="1970" w:author="Екатерина Луткова" w:date="2016-04-19T17:27:00Z">
        <w:r w:rsidR="0055094D">
          <w:rPr>
            <w:lang w:eastAsia="ru-RU"/>
          </w:rPr>
          <w:t xml:space="preserve"> Наименование детали, номер детали (группа + наименование чертежа)</w:t>
        </w:r>
      </w:ins>
      <w:ins w:id="1971" w:author="Екатерина Луткова" w:date="2016-04-19T17:36:00Z">
        <w:r w:rsidR="0055094D">
          <w:rPr>
            <w:lang w:eastAsia="ru-RU"/>
          </w:rPr>
          <w:t>, задание сменное</w:t>
        </w:r>
      </w:ins>
      <w:ins w:id="1972" w:author="Екатерина Луткова" w:date="2016-04-19T17:37:00Z">
        <w:r w:rsidR="00DF6907">
          <w:rPr>
            <w:lang w:eastAsia="ru-RU"/>
          </w:rPr>
          <w:t xml:space="preserve"> </w:t>
        </w:r>
        <w:r w:rsidR="0055094D">
          <w:rPr>
            <w:lang w:eastAsia="ru-RU"/>
          </w:rPr>
          <w:t>(дневное задание)</w:t>
        </w:r>
      </w:ins>
      <w:ins w:id="1973" w:author="Екатерина Луткова" w:date="2016-04-19T17:27:00Z">
        <w:r w:rsidR="0055094D">
          <w:rPr>
            <w:lang w:eastAsia="ru-RU"/>
          </w:rPr>
          <w:t xml:space="preserve"> берутся</w:t>
        </w:r>
      </w:ins>
      <w:ins w:id="1974" w:author="Екатерина Луткова" w:date="2016-04-19T17:28:00Z">
        <w:r w:rsidR="0055094D">
          <w:rPr>
            <w:lang w:eastAsia="ru-RU"/>
          </w:rPr>
          <w:t xml:space="preserve"> из дневного наряда. </w:t>
        </w:r>
      </w:ins>
      <w:ins w:id="1975" w:author="Екатерина Луткова" w:date="2016-04-19T17:29:00Z">
        <w:r w:rsidR="0055094D">
          <w:rPr>
            <w:lang w:eastAsia="ru-RU"/>
          </w:rPr>
          <w:t xml:space="preserve">Количество по заявке берется из модуля «Заявка», то количество, которое еще не отгружалось на текущий день (сумма по определенному чертежу </w:t>
        </w:r>
      </w:ins>
      <w:ins w:id="1976" w:author="Екатерина Луткова" w:date="2016-04-19T17:30:00Z">
        <w:r w:rsidR="0055094D">
          <w:rPr>
            <w:lang w:eastAsia="ru-RU"/>
          </w:rPr>
          <w:t>–</w:t>
        </w:r>
      </w:ins>
      <w:ins w:id="1977" w:author="Екатерина Луткова" w:date="2016-04-19T17:29:00Z">
        <w:r w:rsidR="0055094D">
          <w:rPr>
            <w:lang w:eastAsia="ru-RU"/>
          </w:rPr>
          <w:t xml:space="preserve"> сколько </w:t>
        </w:r>
      </w:ins>
      <w:ins w:id="1978" w:author="Екатерина Луткова" w:date="2016-04-19T17:30:00Z">
        <w:r w:rsidR="0055094D">
          <w:rPr>
            <w:lang w:eastAsia="ru-RU"/>
          </w:rPr>
          <w:t>штук заказано).</w:t>
        </w:r>
      </w:ins>
    </w:p>
    <w:p w14:paraId="002CB471" w14:textId="55CCD348" w:rsidR="0055094D" w:rsidRDefault="0055094D">
      <w:pPr>
        <w:spacing w:before="100" w:beforeAutospacing="1" w:after="100" w:afterAutospacing="1" w:line="360" w:lineRule="auto"/>
        <w:ind w:firstLine="709"/>
        <w:jc w:val="both"/>
        <w:rPr>
          <w:ins w:id="1979" w:author="Екатерина Луткова" w:date="2016-04-19T17:36:00Z"/>
          <w:lang w:eastAsia="ru-RU"/>
        </w:rPr>
      </w:pPr>
      <w:ins w:id="1980" w:author="Екатерина Луткова" w:date="2016-04-19T17:31:00Z">
        <w:r>
          <w:rPr>
            <w:lang w:eastAsia="ru-RU"/>
          </w:rPr>
          <w:t xml:space="preserve">Выбирается оборудование - пресс </w:t>
        </w:r>
        <w:proofErr w:type="gramStart"/>
        <w:r>
          <w:rPr>
            <w:lang w:eastAsia="ru-RU"/>
          </w:rPr>
          <w:t>( все</w:t>
        </w:r>
        <w:proofErr w:type="gramEnd"/>
        <w:r>
          <w:rPr>
            <w:lang w:eastAsia="ru-RU"/>
          </w:rPr>
          <w:t xml:space="preserve"> подходящие пресса</w:t>
        </w:r>
      </w:ins>
      <w:ins w:id="1981" w:author="Екатерина Луткова" w:date="2016-04-19T17:32:00Z">
        <w:r>
          <w:rPr>
            <w:lang w:eastAsia="ru-RU"/>
          </w:rPr>
          <w:t xml:space="preserve"> описаны в технологической карте). В зависимости от выбранного пресса </w:t>
        </w:r>
      </w:ins>
      <w:ins w:id="1982" w:author="Екатерина Луткова" w:date="2016-04-19T17:33:00Z">
        <w:r>
          <w:rPr>
            <w:lang w:eastAsia="ru-RU"/>
          </w:rPr>
          <w:t>–</w:t>
        </w:r>
      </w:ins>
      <w:ins w:id="1983" w:author="Екатерина Луткова" w:date="2016-04-19T17:32:00Z">
        <w:r>
          <w:rPr>
            <w:lang w:eastAsia="ru-RU"/>
          </w:rPr>
          <w:t xml:space="preserve"> подтягиваются </w:t>
        </w:r>
      </w:ins>
      <w:ins w:id="1984" w:author="Екатерина Луткова" w:date="2016-04-19T17:33:00Z">
        <w:r>
          <w:rPr>
            <w:lang w:eastAsia="ru-RU"/>
          </w:rPr>
          <w:t xml:space="preserve">из технологической карты </w:t>
        </w:r>
      </w:ins>
      <w:ins w:id="1985" w:author="Екатерина Луткова" w:date="2016-04-19T17:34:00Z">
        <w:r>
          <w:rPr>
            <w:lang w:eastAsia="ru-RU"/>
          </w:rPr>
          <w:t xml:space="preserve">время и температура </w:t>
        </w:r>
        <w:r>
          <w:rPr>
            <w:lang w:eastAsia="ru-RU"/>
          </w:rPr>
          <w:lastRenderedPageBreak/>
          <w:t>вулканизации</w:t>
        </w:r>
      </w:ins>
      <w:ins w:id="1986" w:author="Екатерина Луткова" w:date="2016-04-19T17:35:00Z">
        <w:r>
          <w:rPr>
            <w:lang w:eastAsia="ru-RU"/>
          </w:rPr>
          <w:t xml:space="preserve">. Количество </w:t>
        </w:r>
        <w:proofErr w:type="spellStart"/>
        <w:r>
          <w:rPr>
            <w:lang w:eastAsia="ru-RU"/>
          </w:rPr>
          <w:t>прессформ</w:t>
        </w:r>
        <w:proofErr w:type="spellEnd"/>
        <w:r>
          <w:rPr>
            <w:lang w:eastAsia="ru-RU"/>
          </w:rPr>
          <w:t xml:space="preserve">, гнездность, выход партии так же подтягиваются из технологической карты на данный чертеж. </w:t>
        </w:r>
      </w:ins>
    </w:p>
    <w:p w14:paraId="211393B4" w14:textId="0E407605" w:rsidR="00DF6907" w:rsidRDefault="0055094D">
      <w:pPr>
        <w:spacing w:before="100" w:beforeAutospacing="1" w:after="100" w:afterAutospacing="1" w:line="360" w:lineRule="auto"/>
        <w:ind w:firstLine="709"/>
        <w:jc w:val="both"/>
        <w:rPr>
          <w:ins w:id="1987" w:author="Екатерина Луткова" w:date="2016-04-19T17:37:00Z"/>
          <w:lang w:eastAsia="ru-RU"/>
        </w:rPr>
      </w:pPr>
      <w:ins w:id="1988" w:author="Екатерина Луткова" w:date="2016-04-19T17:36:00Z">
        <w:r>
          <w:rPr>
            <w:lang w:eastAsia="ru-RU"/>
          </w:rPr>
          <w:t>Вручную проставляется Уч. (например, формовой)</w:t>
        </w:r>
      </w:ins>
      <w:ins w:id="1989" w:author="Екатерина Луткова" w:date="2016-04-19T17:37:00Z">
        <w:r w:rsidR="00DF6907">
          <w:rPr>
            <w:lang w:eastAsia="ru-RU"/>
          </w:rPr>
          <w:t xml:space="preserve"> и время работы пресса в смене.</w:t>
        </w:r>
      </w:ins>
    </w:p>
    <w:p w14:paraId="58E60AF2" w14:textId="3EF8853B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990" w:author="Екатерина Луткова" w:date="2016-04-19T17:37:00Z"/>
          <w:lang w:eastAsia="ru-RU"/>
        </w:rPr>
      </w:pPr>
      <w:ins w:id="1991" w:author="Екатерина Луткова" w:date="2016-04-19T17:37:00Z">
        <w:r>
          <w:rPr>
            <w:lang w:eastAsia="ru-RU"/>
          </w:rPr>
          <w:t>Количество съемов = задание сменное / выход партии.</w:t>
        </w:r>
      </w:ins>
    </w:p>
    <w:p w14:paraId="61B339BA" w14:textId="4EF7DB77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992" w:author="Екатерина Луткова" w:date="2016-04-19T17:38:00Z"/>
          <w:lang w:eastAsia="ru-RU"/>
        </w:rPr>
      </w:pPr>
      <w:ins w:id="1993" w:author="Екатерина Луткова" w:date="2016-04-19T17:38:00Z">
        <w:r>
          <w:rPr>
            <w:lang w:eastAsia="ru-RU"/>
          </w:rPr>
          <w:t>Время использования пресса = количество съемов* время вулканизации.</w:t>
        </w:r>
      </w:ins>
    </w:p>
    <w:p w14:paraId="5F1BF7A2" w14:textId="1A5D63AE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994" w:author="Екатерина Луткова" w:date="2016-04-19T17:41:00Z"/>
          <w:lang w:eastAsia="ru-RU"/>
        </w:rPr>
      </w:pPr>
      <w:ins w:id="1995" w:author="Екатерина Луткова" w:date="2016-04-19T17:39:00Z">
        <w:r>
          <w:rPr>
            <w:lang w:eastAsia="ru-RU"/>
          </w:rPr>
          <w:t xml:space="preserve">Время работы пресса свободное = время работы пресса в смену </w:t>
        </w:r>
      </w:ins>
      <w:ins w:id="1996" w:author="Екатерина Луткова" w:date="2016-04-19T17:41:00Z">
        <w:r>
          <w:rPr>
            <w:lang w:eastAsia="ru-RU"/>
          </w:rPr>
          <w:t>– (126+104+64 – сумма времен использования конкретного пресса)*1,2.</w:t>
        </w:r>
      </w:ins>
    </w:p>
    <w:p w14:paraId="3FBB955A" w14:textId="3A0547AD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997" w:author="Екатерина Луткова" w:date="2016-04-19T17:44:00Z"/>
          <w:lang w:eastAsia="ru-RU"/>
        </w:rPr>
      </w:pPr>
      <w:ins w:id="1998" w:author="Екатерина Луткова" w:date="2016-04-19T17:42:00Z">
        <w:r>
          <w:rPr>
            <w:lang w:eastAsia="ru-RU"/>
          </w:rPr>
          <w:t xml:space="preserve">Невыполненное количество деталей по заявке (по всем заявкам, если эту деталь заказали несколько заказчиков и заявка не была отгружена) = количество по заявке </w:t>
        </w:r>
      </w:ins>
      <w:ins w:id="1999" w:author="Екатерина Луткова" w:date="2016-04-19T17:44:00Z">
        <w:r>
          <w:rPr>
            <w:lang w:eastAsia="ru-RU"/>
          </w:rPr>
          <w:t>–</w:t>
        </w:r>
      </w:ins>
      <w:ins w:id="2000" w:author="Екатерина Луткова" w:date="2016-04-19T17:42:00Z">
        <w:r>
          <w:rPr>
            <w:lang w:eastAsia="ru-RU"/>
          </w:rPr>
          <w:t xml:space="preserve"> задание </w:t>
        </w:r>
      </w:ins>
      <w:ins w:id="2001" w:author="Екатерина Луткова" w:date="2016-04-19T17:44:00Z">
        <w:r>
          <w:rPr>
            <w:lang w:eastAsia="ru-RU"/>
          </w:rPr>
          <w:t>сменное</w:t>
        </w:r>
      </w:ins>
      <w:ins w:id="2002" w:author="Екатерина Луткова" w:date="2016-04-19T17:50:00Z">
        <w:r w:rsidR="006363D9">
          <w:rPr>
            <w:lang w:eastAsia="ru-RU"/>
          </w:rPr>
          <w:t xml:space="preserve"> + брак</w:t>
        </w:r>
      </w:ins>
      <w:ins w:id="2003" w:author="Екатерина Луткова" w:date="2016-04-19T17:44:00Z">
        <w:r>
          <w:rPr>
            <w:lang w:eastAsia="ru-RU"/>
          </w:rPr>
          <w:t>.</w:t>
        </w:r>
      </w:ins>
    </w:p>
    <w:p w14:paraId="72DC13C2" w14:textId="0DC51BC6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2004" w:author="Екатерина Луткова" w:date="2016-04-19T17:45:00Z"/>
          <w:lang w:eastAsia="ru-RU"/>
        </w:rPr>
      </w:pPr>
      <w:ins w:id="2005" w:author="Екатерина Луткова" w:date="2016-04-19T17:44:00Z">
        <w:r>
          <w:rPr>
            <w:lang w:eastAsia="ru-RU"/>
          </w:rPr>
          <w:t>Фактически выполненное, брак заводятся вручную.</w:t>
        </w:r>
      </w:ins>
    </w:p>
    <w:p w14:paraId="5DC721F7" w14:textId="30F0ABE7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2006" w:author="Екатерина Луткова" w:date="2016-04-19T17:45:00Z">
        <w:r>
          <w:rPr>
            <w:lang w:eastAsia="ru-RU"/>
          </w:rPr>
          <w:t xml:space="preserve">Одновременная работа: если </w:t>
        </w:r>
      </w:ins>
      <w:ins w:id="2007" w:author="Екатерина Луткова" w:date="2016-04-19T17:46:00Z">
        <w:r>
          <w:rPr>
            <w:lang w:eastAsia="ru-RU"/>
          </w:rPr>
          <w:t>«1», значит работа на прессе последовательная, если «0» (см. рис. 14а), то это значит на 6 прессе одновременно изготавливаются оба уплотнения.</w:t>
        </w:r>
      </w:ins>
    </w:p>
    <w:p w14:paraId="40B38B86" w14:textId="5BB4CE99" w:rsidR="00DD7803" w:rsidRDefault="0053293A" w:rsidP="00FD3E1A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ins w:id="2008" w:author="Екатерина Луткова" w:date="2016-04-19T16:55:00Z">
        <w:r>
          <w:rPr>
            <w:noProof/>
            <w:lang w:eastAsia="ru-RU"/>
          </w:rPr>
          <w:drawing>
            <wp:inline distT="0" distB="0" distL="0" distR="0" wp14:anchorId="27AE4022" wp14:editId="2F333CEB">
              <wp:extent cx="6840220" cy="3515995"/>
              <wp:effectExtent l="0" t="0" r="0" b="8255"/>
              <wp:docPr id="14" name="Рисунок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40220" cy="35159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2009" w:author="Екатерина Луткова" w:date="2016-04-19T16:47:00Z">
        <w:r w:rsidR="00D26461" w:rsidDel="0053293A">
          <w:rPr>
            <w:noProof/>
            <w:lang w:eastAsia="ru-RU"/>
          </w:rPr>
          <w:drawing>
            <wp:inline distT="0" distB="0" distL="0" distR="0" wp14:anchorId="2A8FF201" wp14:editId="4266AB82">
              <wp:extent cx="6771640" cy="3493770"/>
              <wp:effectExtent l="0" t="0" r="0" b="0"/>
              <wp:docPr id="13" name="Рисунок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Рисунок 7"/>
                      <pic:cNvPicPr>
                        <a:picLocks noChangeAspect="1" noChangeArrowheads="1"/>
                      </pic:cNvPicPr>
                    </pic:nvPicPr>
                    <pic:blipFill>
                      <a:blip r:embed="rId2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771640" cy="3493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2FC64D4" w14:textId="77777777" w:rsidR="00D26461" w:rsidRDefault="00FD3E1A" w:rsidP="00D26461">
      <w:pPr>
        <w:spacing w:before="100" w:beforeAutospacing="1" w:after="100" w:afterAutospacing="1" w:line="360" w:lineRule="auto"/>
        <w:jc w:val="center"/>
        <w:rPr>
          <w:ins w:id="2010" w:author="Екатерина Луткова" w:date="2016-04-19T16:59:00Z"/>
          <w:noProof/>
          <w:lang w:eastAsia="ru-RU"/>
        </w:rPr>
      </w:pPr>
      <w:r>
        <w:rPr>
          <w:noProof/>
          <w:lang w:eastAsia="ru-RU"/>
        </w:rPr>
        <w:t xml:space="preserve">Рисунок 14 </w:t>
      </w:r>
      <w:r w:rsidR="00507C7D">
        <w:rPr>
          <w:noProof/>
          <w:lang w:eastAsia="ru-RU"/>
        </w:rPr>
        <w:t>–</w:t>
      </w:r>
      <w:r>
        <w:rPr>
          <w:noProof/>
          <w:lang w:eastAsia="ru-RU"/>
        </w:rPr>
        <w:t xml:space="preserve"> Наряд</w:t>
      </w:r>
    </w:p>
    <w:p w14:paraId="44BE8FBE" w14:textId="56037F40" w:rsidR="006F458E" w:rsidRDefault="0055094D" w:rsidP="00D26461">
      <w:pPr>
        <w:spacing w:before="100" w:beforeAutospacing="1" w:after="100" w:afterAutospacing="1" w:line="360" w:lineRule="auto"/>
        <w:jc w:val="center"/>
        <w:rPr>
          <w:ins w:id="2011" w:author="Екатерина Луткова" w:date="2016-04-19T16:58:00Z"/>
          <w:noProof/>
          <w:lang w:eastAsia="ru-RU"/>
        </w:rPr>
      </w:pPr>
      <w:ins w:id="2012" w:author="Екатерина Луткова" w:date="2016-04-19T17:34:00Z">
        <w:r>
          <w:rPr>
            <w:noProof/>
            <w:lang w:eastAsia="ru-RU"/>
          </w:rPr>
          <w:lastRenderedPageBreak/>
          <w:drawing>
            <wp:inline distT="0" distB="0" distL="0" distR="0" wp14:anchorId="04811D00" wp14:editId="49A83B9B">
              <wp:extent cx="6840220" cy="3175635"/>
              <wp:effectExtent l="0" t="0" r="0" b="5715"/>
              <wp:docPr id="17" name="Рисунок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40220" cy="31756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23A95D2" w14:textId="751928A9" w:rsidR="006F458E" w:rsidDel="00C42FE2" w:rsidRDefault="006F458E">
      <w:pPr>
        <w:spacing w:before="100" w:beforeAutospacing="1" w:after="100" w:afterAutospacing="1" w:line="360" w:lineRule="auto"/>
        <w:jc w:val="center"/>
        <w:rPr>
          <w:del w:id="2013" w:author="Екатерина Луткова" w:date="2016-04-20T13:01:00Z"/>
          <w:noProof/>
          <w:lang w:eastAsia="ru-RU"/>
        </w:rPr>
      </w:pPr>
      <w:ins w:id="2014" w:author="Екатерина Луткова" w:date="2016-04-19T16:58:00Z">
        <w:r>
          <w:rPr>
            <w:noProof/>
            <w:lang w:eastAsia="ru-RU"/>
          </w:rPr>
          <w:t>Рисунок 14а – Индивидуальный наряд</w:t>
        </w:r>
      </w:ins>
    </w:p>
    <w:p w14:paraId="67B4E7FD" w14:textId="70AC38F9" w:rsidR="00FB39AE" w:rsidDel="00C42FE2" w:rsidRDefault="00FB39AE">
      <w:pPr>
        <w:rPr>
          <w:del w:id="2015" w:author="Екатерина Луткова" w:date="2016-04-20T13:01:00Z"/>
          <w:noProof/>
          <w:lang w:eastAsia="ru-RU"/>
        </w:rPr>
        <w:pPrChange w:id="2016" w:author="Екатерина Луткова" w:date="2016-04-20T13:01:00Z">
          <w:pPr>
            <w:pStyle w:val="3"/>
            <w:ind w:firstLine="708"/>
          </w:pPr>
        </w:pPrChange>
      </w:pPr>
      <w:bookmarkStart w:id="2017" w:name="_Toc448917604"/>
      <w:del w:id="2018" w:author="Екатерина Луткова" w:date="2016-04-20T13:01:00Z">
        <w:r w:rsidDel="00C42FE2">
          <w:rPr>
            <w:noProof/>
            <w:lang w:eastAsia="ru-RU"/>
          </w:rPr>
          <w:delText xml:space="preserve">4.6.1 Учет </w:delText>
        </w:r>
      </w:del>
      <w:del w:id="2019" w:author="Екатерина Луткова" w:date="2016-04-01T16:56:00Z">
        <w:r w:rsidDel="00910A02">
          <w:rPr>
            <w:noProof/>
            <w:lang w:eastAsia="ru-RU"/>
          </w:rPr>
          <w:delText xml:space="preserve">потраченного </w:delText>
        </w:r>
      </w:del>
      <w:del w:id="2020" w:author="Екатерина Луткова" w:date="2016-04-20T13:01:00Z">
        <w:r w:rsidDel="00C42FE2">
          <w:rPr>
            <w:noProof/>
            <w:lang w:eastAsia="ru-RU"/>
          </w:rPr>
          <w:delText>материала</w:delText>
        </w:r>
        <w:bookmarkEnd w:id="2017"/>
      </w:del>
    </w:p>
    <w:p w14:paraId="2234BFFC" w14:textId="7B5194EB" w:rsidR="00FB39AE" w:rsidDel="00C42FE2" w:rsidRDefault="00FB39AE">
      <w:pPr>
        <w:rPr>
          <w:del w:id="2021" w:author="Екатерина Луткова" w:date="2016-04-20T13:01:00Z"/>
          <w:lang w:eastAsia="ru-RU"/>
        </w:rPr>
      </w:pPr>
      <w:del w:id="2022" w:author="Екатерина Луткова" w:date="2016-04-20T13:01:00Z">
        <w:r w:rsidDel="00C42FE2">
          <w:rPr>
            <w:lang w:eastAsia="ru-RU"/>
          </w:rPr>
          <w:tab/>
          <w:delText>Формируется сводный отчет, который имеет следующие поля:</w:delText>
        </w:r>
      </w:del>
    </w:p>
    <w:p w14:paraId="5CB5EFAD" w14:textId="03CAF595" w:rsidR="00FB39AE" w:rsidDel="00C42FE2" w:rsidRDefault="00FB39AE">
      <w:pPr>
        <w:rPr>
          <w:del w:id="2023" w:author="Екатерина Луткова" w:date="2016-04-20T13:01:00Z"/>
          <w:lang w:eastAsia="ru-RU"/>
        </w:rPr>
        <w:pPrChange w:id="2024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2025" w:author="Екатерина Луткова" w:date="2016-04-20T13:01:00Z">
        <w:r w:rsidDel="00C42FE2">
          <w:rPr>
            <w:lang w:eastAsia="ru-RU"/>
          </w:rPr>
          <w:delText>Чертеж;</w:delText>
        </w:r>
      </w:del>
    </w:p>
    <w:p w14:paraId="4AB8A47A" w14:textId="1C3C127F" w:rsidR="00FB39AE" w:rsidDel="00C42FE2" w:rsidRDefault="00FB39AE">
      <w:pPr>
        <w:rPr>
          <w:del w:id="2026" w:author="Екатерина Луткова" w:date="2016-04-20T13:01:00Z"/>
          <w:lang w:eastAsia="ru-RU"/>
        </w:rPr>
        <w:pPrChange w:id="2027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2028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288AB3FD" w14:textId="479E62E9" w:rsidR="00FB39AE" w:rsidDel="00C42FE2" w:rsidRDefault="00FB39AE">
      <w:pPr>
        <w:rPr>
          <w:del w:id="2029" w:author="Екатерина Луткова" w:date="2016-04-20T13:01:00Z"/>
          <w:lang w:eastAsia="ru-RU"/>
        </w:rPr>
        <w:pPrChange w:id="2030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2031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6C27B850" w14:textId="22455725" w:rsidR="00FB39AE" w:rsidDel="00C42FE2" w:rsidRDefault="00FB39AE">
      <w:pPr>
        <w:rPr>
          <w:del w:id="2032" w:author="Екатерина Луткова" w:date="2016-04-20T13:01:00Z"/>
          <w:lang w:eastAsia="ru-RU"/>
        </w:rPr>
        <w:pPrChange w:id="2033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2034" w:author="Екатерина Луткова" w:date="2016-04-20T13:01:00Z">
        <w:r w:rsidDel="00C42FE2">
          <w:rPr>
            <w:lang w:eastAsia="ru-RU"/>
          </w:rPr>
          <w:delText>Выполнено деталей;</w:delText>
        </w:r>
      </w:del>
    </w:p>
    <w:p w14:paraId="4AD6D93C" w14:textId="592CD964" w:rsidR="00FB39AE" w:rsidDel="00C42FE2" w:rsidRDefault="00FB39AE">
      <w:pPr>
        <w:rPr>
          <w:del w:id="2035" w:author="Екатерина Луткова" w:date="2016-04-20T13:01:00Z"/>
          <w:lang w:eastAsia="ru-RU"/>
        </w:rPr>
        <w:pPrChange w:id="2036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2037" w:author="Екатерина Луткова" w:date="2016-04-20T13:01:00Z">
        <w:r w:rsidDel="00C42FE2">
          <w:rPr>
            <w:lang w:eastAsia="ru-RU"/>
          </w:rPr>
          <w:delText>Партия;</w:delText>
        </w:r>
      </w:del>
    </w:p>
    <w:p w14:paraId="2F58BC86" w14:textId="0CEFD83A" w:rsidR="00FB39AE" w:rsidDel="00C42FE2" w:rsidRDefault="00FB39AE">
      <w:pPr>
        <w:rPr>
          <w:del w:id="2038" w:author="Екатерина Луткова" w:date="2016-04-20T13:01:00Z"/>
          <w:lang w:eastAsia="ru-RU"/>
        </w:rPr>
        <w:pPrChange w:id="2039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2040" w:author="Екатерина Луткова" w:date="2016-04-20T13:01:00Z">
        <w:r w:rsidDel="00C42FE2">
          <w:rPr>
            <w:lang w:eastAsia="ru-RU"/>
          </w:rPr>
          <w:delText>Использовано материала (выполнено деталей</w:delText>
        </w:r>
        <w:r w:rsidR="00947AAF" w:rsidDel="00C42FE2">
          <w:rPr>
            <w:lang w:eastAsia="ru-RU"/>
          </w:rPr>
          <w:delText xml:space="preserve"> </w:delText>
        </w:r>
        <w:r w:rsidDel="00C42FE2">
          <w:rPr>
            <w:lang w:eastAsia="ru-RU"/>
          </w:rPr>
          <w:delText xml:space="preserve">* массу с отходами из модуля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).</w:delText>
        </w:r>
      </w:del>
    </w:p>
    <w:p w14:paraId="7A451F77" w14:textId="7FC18CF6" w:rsidR="00FB39AE" w:rsidDel="00C42FE2" w:rsidRDefault="00FB39AE">
      <w:pPr>
        <w:rPr>
          <w:del w:id="2041" w:author="Екатерина Луткова" w:date="2016-04-20T13:01:00Z"/>
          <w:lang w:eastAsia="ru-RU"/>
        </w:rPr>
        <w:pPrChange w:id="2042" w:author="Екатерина Луткова" w:date="2016-04-20T13:01:00Z">
          <w:pPr>
            <w:pStyle w:val="a4"/>
          </w:pPr>
        </w:pPrChange>
      </w:pPr>
      <w:del w:id="2043" w:author="Екатерина Луткова" w:date="2016-04-20T13:01:00Z">
        <w:r w:rsidDel="00C42FE2">
          <w:rPr>
            <w:lang w:eastAsia="ru-RU"/>
          </w:rPr>
          <w:delText>Группировка ведется по каждому материалу.</w:delText>
        </w:r>
      </w:del>
    </w:p>
    <w:p w14:paraId="48D520AD" w14:textId="2528A491" w:rsidR="00FB39AE" w:rsidDel="00C42FE2" w:rsidRDefault="00FB39AE">
      <w:pPr>
        <w:rPr>
          <w:del w:id="2044" w:author="Екатерина Луткова" w:date="2016-04-20T13:01:00Z"/>
          <w:lang w:eastAsia="ru-RU"/>
        </w:rPr>
        <w:pPrChange w:id="2045" w:author="Екатерина Луткова" w:date="2016-04-20T13:01:00Z">
          <w:pPr>
            <w:pStyle w:val="a4"/>
          </w:pPr>
        </w:pPrChange>
      </w:pPr>
      <w:del w:id="2046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2047" w:author="Екатерина Луткова" w:date="2016-04-01T18:01:00Z">
        <w:r w:rsidDel="00495E8B">
          <w:rPr>
            <w:lang w:eastAsia="ru-RU"/>
          </w:rPr>
          <w:delText>на текущую дату текущего месяца, за любой месяц (выбор месяца)  и текущий год на текущую дату.</w:delText>
        </w:r>
      </w:del>
    </w:p>
    <w:p w14:paraId="33535DD9" w14:textId="233E114A" w:rsidR="00947AAF" w:rsidDel="00C42FE2" w:rsidRDefault="00947AAF">
      <w:pPr>
        <w:rPr>
          <w:del w:id="2048" w:author="Екатерина Луткова" w:date="2016-04-20T13:01:00Z"/>
          <w:lang w:eastAsia="ru-RU"/>
        </w:rPr>
        <w:pPrChange w:id="2049" w:author="Екатерина Луткова" w:date="2016-04-20T13:01:00Z">
          <w:pPr>
            <w:pStyle w:val="3"/>
            <w:ind w:firstLine="708"/>
          </w:pPr>
        </w:pPrChange>
      </w:pPr>
      <w:bookmarkStart w:id="2050" w:name="_Toc448917605"/>
      <w:del w:id="2051" w:author="Екатерина Луткова" w:date="2016-04-20T13:01:00Z">
        <w:r w:rsidDel="00C42FE2">
          <w:rPr>
            <w:lang w:eastAsia="ru-RU"/>
          </w:rPr>
          <w:delText>4.6.2  Учет прямых затрат на наряд</w:delText>
        </w:r>
        <w:bookmarkEnd w:id="2050"/>
      </w:del>
    </w:p>
    <w:p w14:paraId="20440EDF" w14:textId="058B6237" w:rsidR="00947AAF" w:rsidDel="00C42FE2" w:rsidRDefault="00947AAF">
      <w:pPr>
        <w:rPr>
          <w:del w:id="2052" w:author="Екатерина Луткова" w:date="2016-04-20T13:01:00Z"/>
          <w:lang w:eastAsia="ru-RU"/>
        </w:rPr>
        <w:pPrChange w:id="2053" w:author="Екатерина Луткова" w:date="2016-04-20T13:01:00Z">
          <w:pPr>
            <w:ind w:firstLine="709"/>
          </w:pPr>
        </w:pPrChange>
      </w:pPr>
      <w:del w:id="2054" w:author="Екатерина Луткова" w:date="2016-04-20T13:01:00Z">
        <w:r w:rsidDel="00C42FE2">
          <w:rPr>
            <w:lang w:eastAsia="ru-RU"/>
          </w:rPr>
          <w:delText>Формируется сводная таблица, которая содержит следующие поля:</w:delText>
        </w:r>
      </w:del>
    </w:p>
    <w:p w14:paraId="6DFB4DF6" w14:textId="4F438D41" w:rsidR="00947AAF" w:rsidDel="00C42FE2" w:rsidRDefault="00947AAF">
      <w:pPr>
        <w:rPr>
          <w:del w:id="2055" w:author="Екатерина Луткова" w:date="2016-04-20T13:01:00Z"/>
          <w:lang w:eastAsia="ru-RU"/>
        </w:rPr>
        <w:pPrChange w:id="2056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2057" w:author="Екатерина Луткова" w:date="2016-04-20T13:01:00Z">
        <w:r w:rsidDel="00C42FE2">
          <w:rPr>
            <w:lang w:eastAsia="ru-RU"/>
          </w:rPr>
          <w:delText>чертеж;</w:delText>
        </w:r>
      </w:del>
    </w:p>
    <w:p w14:paraId="5CEAC51C" w14:textId="6D8ED612" w:rsidR="00947AAF" w:rsidDel="00C42FE2" w:rsidRDefault="00947AAF">
      <w:pPr>
        <w:rPr>
          <w:del w:id="2058" w:author="Екатерина Луткова" w:date="2016-04-20T13:01:00Z"/>
          <w:lang w:eastAsia="ru-RU"/>
        </w:rPr>
        <w:pPrChange w:id="2059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2060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3598AEFF" w14:textId="1BB75A1E" w:rsidR="00947AAF" w:rsidDel="00C42FE2" w:rsidRDefault="00947AAF">
      <w:pPr>
        <w:rPr>
          <w:del w:id="2061" w:author="Екатерина Луткова" w:date="2016-04-20T13:01:00Z"/>
          <w:lang w:eastAsia="ru-RU"/>
        </w:rPr>
        <w:pPrChange w:id="2062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2063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3D7E2EB9" w14:textId="6408E1D3" w:rsidR="00947AAF" w:rsidDel="00C42FE2" w:rsidRDefault="00947AAF">
      <w:pPr>
        <w:rPr>
          <w:del w:id="2064" w:author="Екатерина Луткова" w:date="2016-04-20T13:01:00Z"/>
          <w:lang w:eastAsia="ru-RU"/>
        </w:rPr>
        <w:pPrChange w:id="2065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2066" w:author="Екатерина Луткова" w:date="2016-04-20T13:01:00Z">
        <w:r w:rsidDel="00C42FE2">
          <w:rPr>
            <w:lang w:eastAsia="ru-RU"/>
          </w:rPr>
          <w:delText>выполнено деталей;</w:delText>
        </w:r>
      </w:del>
    </w:p>
    <w:p w14:paraId="2CD350FD" w14:textId="43CC4CF2" w:rsidR="00947AAF" w:rsidDel="00C42FE2" w:rsidRDefault="00947AAF">
      <w:pPr>
        <w:rPr>
          <w:del w:id="2067" w:author="Екатерина Луткова" w:date="2016-04-20T13:01:00Z"/>
        </w:rPr>
        <w:pPrChange w:id="2068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2069" w:author="Екатерина Луткова" w:date="2016-04-20T13:01:00Z">
        <w:r w:rsidDel="00C42FE2">
          <w:delText>сырье и материалы (сумма);</w:delText>
        </w:r>
      </w:del>
    </w:p>
    <w:p w14:paraId="41D6D553" w14:textId="0FB0ABF8" w:rsidR="00947AAF" w:rsidDel="00C42FE2" w:rsidRDefault="00947AAF">
      <w:pPr>
        <w:rPr>
          <w:del w:id="2070" w:author="Екатерина Луткова" w:date="2016-04-20T13:01:00Z"/>
        </w:rPr>
        <w:pPrChange w:id="2071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2072" w:author="Екатерина Луткова" w:date="2016-04-20T13:01:00Z">
        <w:r w:rsidDel="00C42FE2">
          <w:delText>основная зарплата (сумма);</w:delText>
        </w:r>
      </w:del>
    </w:p>
    <w:p w14:paraId="69C29BB4" w14:textId="07C20A96" w:rsidR="00947AAF" w:rsidDel="00C42FE2" w:rsidRDefault="00947AAF">
      <w:pPr>
        <w:rPr>
          <w:del w:id="2073" w:author="Екатерина Луткова" w:date="2016-04-20T13:01:00Z"/>
        </w:rPr>
        <w:pPrChange w:id="2074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2075" w:author="Екатерина Луткова" w:date="2016-04-20T13:01:00Z">
        <w:r w:rsidDel="00C42FE2">
          <w:delText>транспортные (сумма);</w:delText>
        </w:r>
      </w:del>
    </w:p>
    <w:p w14:paraId="69DC3E53" w14:textId="3A1CC687" w:rsidR="00947AAF" w:rsidDel="00C42FE2" w:rsidRDefault="00947AAF">
      <w:pPr>
        <w:rPr>
          <w:del w:id="2076" w:author="Екатерина Луткова" w:date="2016-04-20T13:01:00Z"/>
        </w:rPr>
        <w:pPrChange w:id="2077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2078" w:author="Екатерина Луткова" w:date="2016-04-20T13:01:00Z">
        <w:r w:rsidDel="00C42FE2">
          <w:delText>электроэнергия для формовых(сумма);</w:delText>
        </w:r>
      </w:del>
    </w:p>
    <w:p w14:paraId="414FF29C" w14:textId="7CF8FF0F" w:rsidR="00947AAF" w:rsidDel="00C42FE2" w:rsidRDefault="00947AAF">
      <w:pPr>
        <w:rPr>
          <w:del w:id="2079" w:author="Екатерина Луткова" w:date="2016-04-20T13:01:00Z"/>
        </w:rPr>
        <w:pPrChange w:id="2080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2081" w:author="Екатерина Луткова" w:date="2016-04-20T13:01:00Z">
        <w:r w:rsidDel="00C42FE2">
          <w:delText>электроэнергия прочая(сумма);</w:delText>
        </w:r>
      </w:del>
    </w:p>
    <w:p w14:paraId="331B1933" w14:textId="650F91F8" w:rsidR="00947AAF" w:rsidDel="00C42FE2" w:rsidRDefault="00947AAF">
      <w:pPr>
        <w:rPr>
          <w:del w:id="2082" w:author="Екатерина Луткова" w:date="2016-04-20T13:01:00Z"/>
          <w:lang w:eastAsia="ru-RU"/>
        </w:rPr>
        <w:pPrChange w:id="2083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2084" w:author="Екатерина Луткова" w:date="2016-04-20T13:01:00Z">
        <w:r w:rsidDel="00C42FE2">
          <w:rPr>
            <w:lang w:eastAsia="ru-RU"/>
          </w:rPr>
          <w:delText>Группировка осуществлена по номеру наряда. В конце ставится итого по наряду.</w:delText>
        </w:r>
      </w:del>
    </w:p>
    <w:p w14:paraId="31A27ACB" w14:textId="702BAF03" w:rsidR="00947AAF" w:rsidDel="00C42FE2" w:rsidRDefault="00947AAF">
      <w:pPr>
        <w:rPr>
          <w:del w:id="2085" w:author="Екатерина Луткова" w:date="2016-04-20T13:01:00Z"/>
          <w:lang w:eastAsia="ru-RU"/>
        </w:rPr>
        <w:pPrChange w:id="2086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2087" w:author="Екатерина Луткова" w:date="2016-04-20T13:01:00Z">
        <w:r w:rsidDel="00C42FE2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4.5.3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414D793D" w14:textId="5B878E2E" w:rsidR="00947AAF" w:rsidDel="00C42FE2" w:rsidRDefault="00947AAF">
      <w:pPr>
        <w:rPr>
          <w:del w:id="2088" w:author="Екатерина Луткова" w:date="2016-04-20T13:01:00Z"/>
          <w:lang w:eastAsia="ru-RU"/>
        </w:rPr>
        <w:pPrChange w:id="2089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2090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2091" w:author="Екатерина Луткова" w:date="2016-04-01T18:01:00Z">
        <w:r w:rsidDel="00495E8B">
          <w:rPr>
            <w:lang w:eastAsia="ru-RU"/>
          </w:rPr>
          <w:delText>на текущую дату текущего месяца, на любой месяц (выбор), на текущий год на текущую дату.</w:delText>
        </w:r>
      </w:del>
    </w:p>
    <w:p w14:paraId="5430FB8A" w14:textId="77777777" w:rsidR="00FB39AE" w:rsidRPr="00FB39AE" w:rsidRDefault="00FB39AE">
      <w:pPr>
        <w:spacing w:before="100" w:beforeAutospacing="1" w:after="100" w:afterAutospacing="1" w:line="360" w:lineRule="auto"/>
        <w:jc w:val="center"/>
        <w:rPr>
          <w:lang w:eastAsia="ru-RU"/>
        </w:rPr>
        <w:pPrChange w:id="2092" w:author="Екатерина Луткова" w:date="2016-04-20T13:01:00Z">
          <w:pPr>
            <w:pStyle w:val="a4"/>
          </w:pPr>
        </w:pPrChange>
      </w:pPr>
    </w:p>
    <w:p w14:paraId="762EC9ED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2093" w:name="_Toc448917606"/>
      <w:r>
        <w:rPr>
          <w:lang w:eastAsia="ru-RU"/>
        </w:rPr>
        <w:t>Модуль «Отгрузка»</w:t>
      </w:r>
      <w:bookmarkEnd w:id="2093"/>
    </w:p>
    <w:p w14:paraId="7C057F68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«Отгрузка»</w:t>
      </w:r>
      <w:r w:rsidR="00FD3E1A">
        <w:rPr>
          <w:lang w:eastAsia="ru-RU"/>
        </w:rPr>
        <w:t xml:space="preserve"> (рис. 15)</w:t>
      </w:r>
      <w:r>
        <w:rPr>
          <w:lang w:eastAsia="ru-RU"/>
        </w:rPr>
        <w:t xml:space="preserve"> заполняется при отгрузке готовой продукции.</w:t>
      </w:r>
    </w:p>
    <w:p w14:paraId="79F5B1C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Поля «Грузополучатель», «Плательщик» выбираются из раскрывающегося списка (названия содержит справочник «Заказчики» </w:t>
      </w:r>
      <w:r w:rsidRPr="00E86132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4.3.5</w:t>
      </w:r>
      <w:r w:rsidRPr="00E86132">
        <w:rPr>
          <w:lang w:eastAsia="ru-RU"/>
        </w:rPr>
        <w:t>]</w:t>
      </w:r>
      <w:r>
        <w:rPr>
          <w:lang w:eastAsia="ru-RU"/>
        </w:rPr>
        <w:t>). Поле «Основание» заполняется автоматически из справочника «Заказчики».</w:t>
      </w:r>
    </w:p>
    <w:p w14:paraId="61B279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документу присваивается автоматически. Дата составления прописывается </w:t>
      </w:r>
      <w:r w:rsidRPr="0050217A">
        <w:rPr>
          <w:lang w:eastAsia="ru-RU"/>
        </w:rPr>
        <w:t xml:space="preserve">вручную. При отгрузке по замене брака к номеру документа добавляется литер «Б», в цене проставляется «0». При </w:t>
      </w:r>
      <w:proofErr w:type="spellStart"/>
      <w:r w:rsidRPr="0050217A">
        <w:rPr>
          <w:lang w:eastAsia="ru-RU"/>
        </w:rPr>
        <w:t>довозе</w:t>
      </w:r>
      <w:proofErr w:type="spellEnd"/>
      <w:r w:rsidRPr="0050217A">
        <w:rPr>
          <w:lang w:eastAsia="ru-RU"/>
        </w:rPr>
        <w:t xml:space="preserve"> продукции к номеру документа добавляется литер «Д», в цене проставляется «0».</w:t>
      </w:r>
    </w:p>
    <w:p w14:paraId="16F4012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Основание для накладной – номер выставленного счета. Прописывается вручную, в соответствии ему заполняется поле «К платежному документу» из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 w:rsidRPr="000A76A8">
        <w:rPr>
          <w:lang w:eastAsia="ru-RU"/>
        </w:rPr>
        <w:t>4</w:t>
      </w:r>
      <w:r w:rsidR="00FD3E1A">
        <w:rPr>
          <w:lang w:eastAsia="ru-RU"/>
        </w:rPr>
        <w:t>.10</w:t>
      </w:r>
      <w:r w:rsidRPr="000A76A8">
        <w:rPr>
          <w:lang w:eastAsia="ru-RU"/>
        </w:rPr>
        <w:t>]</w:t>
      </w:r>
      <w:r>
        <w:rPr>
          <w:lang w:eastAsia="ru-RU"/>
        </w:rPr>
        <w:t xml:space="preserve">.  </w:t>
      </w:r>
    </w:p>
    <w:p w14:paraId="29DDEED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заполняются поля таблицы для товарной накладной. Выбирается номер чертежа, слева появляется соответствующая ему группа и наименование детали. Код появляется автоматически по данным чертежа</w:t>
      </w:r>
      <w:r w:rsidRPr="000A76A8">
        <w:rPr>
          <w:lang w:eastAsia="ru-RU"/>
        </w:rPr>
        <w:t xml:space="preserve"> 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 xml:space="preserve">. Количество и номер партии вручную. Из модуля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 xml:space="preserve"> берется цена по калькуляции, цена – цена по чертежу, и считается сумма без НДС и с учетом НДС. </w:t>
      </w:r>
    </w:p>
    <w:p w14:paraId="421FAF1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Считается масса нетто всей отгрузки и итоговая сумма с НДС и без НДС.</w:t>
      </w:r>
    </w:p>
    <w:p w14:paraId="548D56DB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Все остальные поля стандартные и не заполняются.</w:t>
      </w:r>
    </w:p>
    <w:p w14:paraId="4D49E44D" w14:textId="77777777" w:rsidR="00DD7803" w:rsidRDefault="00D26461" w:rsidP="00FD3E1A">
      <w:pPr>
        <w:spacing w:before="100" w:beforeAutospacing="1" w:after="100" w:afterAutospacing="1" w:line="360" w:lineRule="auto"/>
        <w:jc w:val="both"/>
        <w:rPr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1A37CD2E" wp14:editId="69C71621">
            <wp:extent cx="6840855" cy="3769995"/>
            <wp:effectExtent l="0" t="0" r="0" b="1905"/>
            <wp:docPr id="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886" w14:textId="77777777" w:rsidR="00FD3E1A" w:rsidRDefault="00FD3E1A" w:rsidP="00FD3E1A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15 - Отгрузка</w:t>
      </w:r>
    </w:p>
    <w:p w14:paraId="6C92FB64" w14:textId="77777777" w:rsidR="00DD7803" w:rsidRPr="0050217A" w:rsidRDefault="00DD7803" w:rsidP="006E25FC">
      <w:pPr>
        <w:pStyle w:val="3"/>
        <w:numPr>
          <w:ilvl w:val="1"/>
          <w:numId w:val="24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2094" w:name="_Toc448917607"/>
      <w:r>
        <w:rPr>
          <w:lang w:eastAsia="ru-RU"/>
        </w:rPr>
        <w:t>1 ТТН</w:t>
      </w:r>
      <w:bookmarkEnd w:id="2094"/>
    </w:p>
    <w:p w14:paraId="5DC32C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Кнопка «ТТН»</w:t>
      </w:r>
      <w:r w:rsidR="0091258A">
        <w:rPr>
          <w:lang w:eastAsia="ru-RU"/>
        </w:rPr>
        <w:t xml:space="preserve"> (рис. 16)</w:t>
      </w:r>
      <w:r>
        <w:rPr>
          <w:lang w:eastAsia="ru-RU"/>
        </w:rPr>
        <w:t xml:space="preserve"> служит для формирования товарно-транспортной накладной.  </w:t>
      </w:r>
    </w:p>
    <w:p w14:paraId="239AAFE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Номер присваивается автоматически.</w:t>
      </w:r>
    </w:p>
    <w:p w14:paraId="005A2A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Выбирается водитель из раскрывающегося списка. Марка автомобиля</w:t>
      </w:r>
      <w:r w:rsidR="00FD3E1A">
        <w:rPr>
          <w:lang w:eastAsia="ru-RU"/>
        </w:rPr>
        <w:t xml:space="preserve">, номерной знак, удостоверение </w:t>
      </w:r>
      <w:r w:rsidRPr="00044CCC">
        <w:rPr>
          <w:lang w:eastAsia="ru-RU"/>
        </w:rPr>
        <w:t>[</w:t>
      </w:r>
      <w:r w:rsidR="00FD3E1A">
        <w:rPr>
          <w:lang w:eastAsia="ru-RU"/>
        </w:rPr>
        <w:t>п. 4.3.14</w:t>
      </w:r>
      <w:r w:rsidRPr="00044CCC">
        <w:rPr>
          <w:lang w:eastAsia="ru-RU"/>
        </w:rPr>
        <w:t>]</w:t>
      </w:r>
      <w:r>
        <w:rPr>
          <w:lang w:eastAsia="ru-RU"/>
        </w:rPr>
        <w:t xml:space="preserve">. </w:t>
      </w:r>
    </w:p>
    <w:p w14:paraId="1E28A8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путевой лист, экземпляр,</w:t>
      </w:r>
      <w:r w:rsidR="00FD3E1A">
        <w:rPr>
          <w:lang w:eastAsia="ru-RU"/>
        </w:rPr>
        <w:t xml:space="preserve"> доверенность, грузовых мест</w:t>
      </w:r>
      <w:r>
        <w:rPr>
          <w:lang w:eastAsia="ru-RU"/>
        </w:rPr>
        <w:t xml:space="preserve">, </w:t>
      </w:r>
      <w:r w:rsidR="00FD3E1A">
        <w:rPr>
          <w:lang w:eastAsia="ru-RU"/>
        </w:rPr>
        <w:t xml:space="preserve">ответственный получателя, ответственный за перевозку и </w:t>
      </w:r>
      <w:r>
        <w:rPr>
          <w:lang w:eastAsia="ru-RU"/>
        </w:rPr>
        <w:t xml:space="preserve">сумма прописываются вручную. </w:t>
      </w:r>
    </w:p>
    <w:p w14:paraId="18DCDE02" w14:textId="77777777" w:rsidR="00DD7803" w:rsidRDefault="00D26461" w:rsidP="00FD3E1A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15A8E794" wp14:editId="0BC8C859">
            <wp:extent cx="3329940" cy="3390265"/>
            <wp:effectExtent l="0" t="0" r="3810" b="635"/>
            <wp:docPr id="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A1B4" w14:textId="77777777" w:rsidR="00FD3E1A" w:rsidRDefault="0091258A" w:rsidP="00FD3E1A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16</w:t>
      </w:r>
      <w:r w:rsidR="00FD3E1A">
        <w:rPr>
          <w:noProof/>
          <w:lang w:eastAsia="ru-RU"/>
        </w:rPr>
        <w:t xml:space="preserve"> - ТТН</w:t>
      </w:r>
    </w:p>
    <w:p w14:paraId="13717253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2095" w:name="_Toc448917608"/>
      <w:r w:rsidRPr="00AE67E1">
        <w:rPr>
          <w:lang w:eastAsia="ru-RU"/>
        </w:rPr>
        <w:t>4</w:t>
      </w:r>
      <w:r>
        <w:rPr>
          <w:lang w:eastAsia="ru-RU"/>
        </w:rPr>
        <w:t>.7.2 Торговая накладная</w:t>
      </w:r>
      <w:bookmarkEnd w:id="2095"/>
    </w:p>
    <w:p w14:paraId="023B9E6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7 </w:t>
      </w:r>
      <w:r w:rsidR="001C32D0">
        <w:rPr>
          <w:lang w:eastAsia="ru-RU"/>
        </w:rPr>
        <w:t>к договору 2016-04-01 от 1 апреля 2016 г.</w:t>
      </w:r>
    </w:p>
    <w:p w14:paraId="44390E3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2096" w:name="_Toc448917609"/>
      <w:r>
        <w:rPr>
          <w:lang w:eastAsia="ru-RU"/>
        </w:rPr>
        <w:t>4.7.3 Счет-фактура</w:t>
      </w:r>
      <w:bookmarkEnd w:id="2096"/>
    </w:p>
    <w:p w14:paraId="5BE244C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8 </w:t>
      </w:r>
      <w:r w:rsidR="001C32D0">
        <w:rPr>
          <w:lang w:eastAsia="ru-RU"/>
        </w:rPr>
        <w:t>к договору 2016-04-01 от 1 апреля 2016 г.</w:t>
      </w:r>
    </w:p>
    <w:p w14:paraId="12760C2C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2097" w:name="_Toc448917610"/>
      <w:r>
        <w:rPr>
          <w:lang w:eastAsia="ru-RU"/>
        </w:rPr>
        <w:t>4.7.4 Товарно-транспортная накладная</w:t>
      </w:r>
      <w:bookmarkEnd w:id="2097"/>
    </w:p>
    <w:p w14:paraId="55BDA117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9 </w:t>
      </w:r>
      <w:r w:rsidR="001C32D0">
        <w:rPr>
          <w:lang w:eastAsia="ru-RU"/>
        </w:rPr>
        <w:t>к договору 2016-04-01 от 1 апреля 2016 г.</w:t>
      </w:r>
    </w:p>
    <w:p w14:paraId="66D9D688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2098" w:name="_Toc448917611"/>
      <w:r>
        <w:rPr>
          <w:lang w:eastAsia="ru-RU"/>
        </w:rPr>
        <w:t>4.7.5 Паспорт</w:t>
      </w:r>
      <w:bookmarkEnd w:id="2098"/>
    </w:p>
    <w:p w14:paraId="4E07FDD1" w14:textId="77777777" w:rsidR="00D32A6E" w:rsidDel="00362A64" w:rsidRDefault="00D32A6E">
      <w:pPr>
        <w:spacing w:before="100" w:beforeAutospacing="1" w:after="100" w:afterAutospacing="1" w:line="360" w:lineRule="auto"/>
        <w:ind w:firstLine="709"/>
        <w:jc w:val="both"/>
        <w:rPr>
          <w:del w:id="2099" w:author="Екатерина Луткова" w:date="2016-04-20T13:02:00Z"/>
          <w:lang w:eastAsia="ru-RU"/>
        </w:rPr>
        <w:pPrChange w:id="2100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r>
        <w:rPr>
          <w:lang w:eastAsia="ru-RU"/>
        </w:rPr>
        <w:t xml:space="preserve">см. приложение № 10 </w:t>
      </w:r>
      <w:r w:rsidR="001C32D0">
        <w:rPr>
          <w:lang w:eastAsia="ru-RU"/>
        </w:rPr>
        <w:t>к договору 2016-04-01 от 1 апреля 2016 г.</w:t>
      </w:r>
    </w:p>
    <w:p w14:paraId="4910A47E" w14:textId="77777777" w:rsidR="00362A64" w:rsidRDefault="00362A64" w:rsidP="006E25FC">
      <w:pPr>
        <w:spacing w:before="100" w:beforeAutospacing="1" w:after="100" w:afterAutospacing="1" w:line="360" w:lineRule="auto"/>
        <w:ind w:firstLine="709"/>
        <w:jc w:val="both"/>
        <w:rPr>
          <w:ins w:id="2101" w:author="Екатерина Луткова" w:date="2016-04-20T13:09:00Z"/>
          <w:lang w:eastAsia="ru-RU"/>
        </w:rPr>
      </w:pPr>
    </w:p>
    <w:p w14:paraId="20275B08" w14:textId="77777777" w:rsidR="00362A64" w:rsidRDefault="00362A64">
      <w:pPr>
        <w:pStyle w:val="3"/>
        <w:ind w:firstLine="709"/>
        <w:rPr>
          <w:ins w:id="2102" w:author="Екатерина Луткова" w:date="2016-04-20T13:09:00Z"/>
          <w:lang w:eastAsia="ru-RU"/>
        </w:rPr>
        <w:pPrChange w:id="2103" w:author="Екатерина Луткова" w:date="2016-04-20T13:10:00Z">
          <w:pPr>
            <w:pStyle w:val="a4"/>
            <w:spacing w:line="360" w:lineRule="auto"/>
            <w:ind w:left="0" w:firstLine="709"/>
          </w:pPr>
        </w:pPrChange>
      </w:pPr>
      <w:bookmarkStart w:id="2104" w:name="_Toc448917612"/>
      <w:ins w:id="2105" w:author="Екатерина Луткова" w:date="2016-04-20T13:09:00Z">
        <w:r>
          <w:rPr>
            <w:lang w:eastAsia="ru-RU"/>
          </w:rPr>
          <w:t>4.7.6 Универсальный передаточный документ</w:t>
        </w:r>
      </w:ins>
    </w:p>
    <w:p w14:paraId="23A10FAC" w14:textId="4EE0D3BA" w:rsidR="00947AAF" w:rsidDel="00C42FE2" w:rsidRDefault="00362A64">
      <w:pPr>
        <w:pStyle w:val="3"/>
        <w:rPr>
          <w:del w:id="2106" w:author="Екатерина Луткова" w:date="2016-04-20T13:02:00Z"/>
          <w:lang w:eastAsia="ru-RU"/>
        </w:rPr>
        <w:pPrChange w:id="2107" w:author="Екатерина Луткова" w:date="2016-04-20T13:02:00Z">
          <w:pPr>
            <w:pStyle w:val="3"/>
            <w:ind w:firstLine="708"/>
          </w:pPr>
        </w:pPrChange>
      </w:pPr>
      <w:ins w:id="2108" w:author="Екатерина Луткова" w:date="2016-04-20T13:10:00Z">
        <w:r>
          <w:rPr>
            <w:lang w:eastAsia="ru-RU"/>
          </w:rPr>
          <w:t>см. приложение № 11 к договору 2016-04-01 от 1 апреля 2016 г.</w:t>
        </w:r>
      </w:ins>
      <w:del w:id="2109" w:author="Екатерина Луткова" w:date="2016-04-20T13:02:00Z">
        <w:r w:rsidR="00947AAF" w:rsidDel="00C42FE2">
          <w:rPr>
            <w:lang w:eastAsia="ru-RU"/>
          </w:rPr>
          <w:delText>4.7.7 Учет прямых затрат на отгрузку</w:delText>
        </w:r>
        <w:bookmarkEnd w:id="2104"/>
      </w:del>
    </w:p>
    <w:p w14:paraId="74E2FDAB" w14:textId="1B642F2A" w:rsidR="00947AAF" w:rsidDel="00C42FE2" w:rsidRDefault="00947AAF">
      <w:pPr>
        <w:rPr>
          <w:del w:id="2110" w:author="Екатерина Луткова" w:date="2016-04-20T13:02:00Z"/>
          <w:lang w:eastAsia="ru-RU"/>
        </w:rPr>
        <w:pPrChange w:id="2111" w:author="Екатерина Луткова" w:date="2016-04-20T13:02:00Z">
          <w:pPr>
            <w:ind w:firstLine="709"/>
          </w:pPr>
        </w:pPrChange>
      </w:pPr>
      <w:del w:id="2112" w:author="Екатерина Луткова" w:date="2016-04-20T13:02:00Z">
        <w:r w:rsidDel="00C42FE2">
          <w:rPr>
            <w:lang w:eastAsia="ru-RU"/>
          </w:rPr>
          <w:delText>Формируется сводная таблица, которая содержит следующие поля:</w:delText>
        </w:r>
      </w:del>
    </w:p>
    <w:p w14:paraId="432A6E33" w14:textId="6D72207E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2113" w:author="Екатерина Луткова" w:date="2016-04-20T13:02:00Z"/>
          <w:lang w:eastAsia="ru-RU"/>
        </w:rPr>
        <w:pPrChange w:id="2114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2115" w:author="Екатерина Луткова" w:date="2016-04-20T13:02:00Z">
        <w:r w:rsidDel="00C42FE2">
          <w:rPr>
            <w:lang w:eastAsia="ru-RU"/>
          </w:rPr>
          <w:delText>чертеж;</w:delText>
        </w:r>
      </w:del>
    </w:p>
    <w:p w14:paraId="4DD275B7" w14:textId="4E55717E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2116" w:author="Екатерина Луткова" w:date="2016-04-20T13:02:00Z"/>
          <w:lang w:eastAsia="ru-RU"/>
        </w:rPr>
        <w:pPrChange w:id="2117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2118" w:author="Екатерина Луткова" w:date="2016-04-20T13:02:00Z">
        <w:r w:rsidDel="00C42FE2">
          <w:rPr>
            <w:lang w:eastAsia="ru-RU"/>
          </w:rPr>
          <w:delText>группа;</w:delText>
        </w:r>
      </w:del>
    </w:p>
    <w:p w14:paraId="1DFAC97F" w14:textId="3EEFC205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2119" w:author="Екатерина Луткова" w:date="2016-04-20T13:02:00Z"/>
          <w:lang w:eastAsia="ru-RU"/>
        </w:rPr>
        <w:pPrChange w:id="2120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2121" w:author="Екатерина Луткова" w:date="2016-04-20T13:02:00Z">
        <w:r w:rsidDel="00C42FE2">
          <w:rPr>
            <w:lang w:eastAsia="ru-RU"/>
          </w:rPr>
          <w:delText>наименование;</w:delText>
        </w:r>
      </w:del>
    </w:p>
    <w:p w14:paraId="3910C2B6" w14:textId="0EF30C17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2122" w:author="Екатерина Луткова" w:date="2016-04-20T13:02:00Z"/>
          <w:lang w:eastAsia="ru-RU"/>
        </w:rPr>
        <w:pPrChange w:id="2123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2124" w:author="Екатерина Луткова" w:date="2016-04-20T13:02:00Z">
        <w:r w:rsidDel="00C42FE2">
          <w:rPr>
            <w:lang w:eastAsia="ru-RU"/>
          </w:rPr>
          <w:delText>отгружено деталей;</w:delText>
        </w:r>
      </w:del>
    </w:p>
    <w:p w14:paraId="530A9516" w14:textId="78C23CD2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125" w:author="Екатерина Луткова" w:date="2016-04-20T13:02:00Z"/>
        </w:rPr>
        <w:pPrChange w:id="2126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127" w:author="Екатерина Луткова" w:date="2016-04-20T13:02:00Z">
        <w:r w:rsidDel="00C42FE2">
          <w:delText>сырье и материалы (сумма);</w:delText>
        </w:r>
      </w:del>
    </w:p>
    <w:p w14:paraId="58064615" w14:textId="4EA43967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128" w:author="Екатерина Луткова" w:date="2016-04-20T13:02:00Z"/>
        </w:rPr>
        <w:pPrChange w:id="2129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130" w:author="Екатерина Луткова" w:date="2016-04-20T13:02:00Z">
        <w:r w:rsidDel="00C42FE2">
          <w:delText>основная зарплата (сумма);</w:delText>
        </w:r>
      </w:del>
    </w:p>
    <w:p w14:paraId="03BB6C59" w14:textId="0D3AFAAA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131" w:author="Екатерина Луткова" w:date="2016-04-20T13:02:00Z"/>
        </w:rPr>
        <w:pPrChange w:id="2132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133" w:author="Екатерина Луткова" w:date="2016-04-20T13:02:00Z">
        <w:r w:rsidDel="00C42FE2">
          <w:delText>транспортные (сумма);</w:delText>
        </w:r>
      </w:del>
    </w:p>
    <w:p w14:paraId="48384835" w14:textId="2AAF01DC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134" w:author="Екатерина Луткова" w:date="2016-04-20T13:02:00Z"/>
        </w:rPr>
        <w:pPrChange w:id="2135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136" w:author="Екатерина Луткова" w:date="2016-04-20T13:02:00Z">
        <w:r w:rsidDel="00C42FE2">
          <w:delText>электроэнергия для формовых(сумма);</w:delText>
        </w:r>
      </w:del>
    </w:p>
    <w:p w14:paraId="3236E3BC" w14:textId="16E70DF2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137" w:author="Екатерина Луткова" w:date="2016-04-20T13:02:00Z"/>
        </w:rPr>
        <w:pPrChange w:id="2138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139" w:author="Екатерина Луткова" w:date="2016-04-20T13:02:00Z">
        <w:r w:rsidDel="00C42FE2">
          <w:delText>электроэнергия прочая(сумма);</w:delText>
        </w:r>
      </w:del>
    </w:p>
    <w:p w14:paraId="7ECB6BE6" w14:textId="390EB928" w:rsidR="00947AAF" w:rsidDel="00C42FE2" w:rsidRDefault="00947AAF">
      <w:pPr>
        <w:pStyle w:val="a4"/>
        <w:spacing w:line="360" w:lineRule="auto"/>
        <w:ind w:left="0"/>
        <w:rPr>
          <w:del w:id="2140" w:author="Екатерина Луткова" w:date="2016-04-20T13:02:00Z"/>
          <w:lang w:eastAsia="ru-RU"/>
        </w:rPr>
        <w:pPrChange w:id="2141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del w:id="2142" w:author="Екатерина Луткова" w:date="2016-04-20T13:02:00Z">
        <w:r w:rsidDel="00C42FE2">
          <w:rPr>
            <w:lang w:eastAsia="ru-RU"/>
          </w:rPr>
          <w:delText>Группировка осуществлена по номеру документа. В конце ставится итого по накладной.</w:delText>
        </w:r>
      </w:del>
    </w:p>
    <w:p w14:paraId="5CF75721" w14:textId="3049C970" w:rsidR="00947AAF" w:rsidDel="00C42FE2" w:rsidRDefault="00947AAF">
      <w:pPr>
        <w:pStyle w:val="a4"/>
        <w:spacing w:line="360" w:lineRule="auto"/>
        <w:ind w:left="0"/>
        <w:rPr>
          <w:del w:id="2143" w:author="Екатерина Луткова" w:date="2016-04-20T13:02:00Z"/>
          <w:lang w:eastAsia="ru-RU"/>
        </w:rPr>
        <w:pPrChange w:id="2144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del w:id="2145" w:author="Екатерина Луткова" w:date="2016-04-20T13:02:00Z">
        <w:r w:rsidDel="00C42FE2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4.5.3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17D68181" w14:textId="0AC87B0F" w:rsidR="00947AAF" w:rsidDel="00C42FE2" w:rsidRDefault="00947AAF">
      <w:pPr>
        <w:pStyle w:val="a4"/>
        <w:spacing w:line="360" w:lineRule="auto"/>
        <w:ind w:left="0"/>
        <w:rPr>
          <w:del w:id="2146" w:author="Екатерина Луткова" w:date="2016-04-20T13:02:00Z"/>
          <w:lang w:eastAsia="ru-RU"/>
        </w:rPr>
        <w:pPrChange w:id="2147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del w:id="2148" w:author="Екатерина Луткова" w:date="2016-04-20T13:02:00Z">
        <w:r w:rsidDel="00C42FE2">
          <w:rPr>
            <w:lang w:eastAsia="ru-RU"/>
          </w:rPr>
          <w:delText xml:space="preserve">Отчет формируется </w:delText>
        </w:r>
      </w:del>
      <w:del w:id="2149" w:author="Екатерина Луткова" w:date="2016-04-01T18:02:00Z">
        <w:r w:rsidDel="00495E8B">
          <w:rPr>
            <w:lang w:eastAsia="ru-RU"/>
          </w:rPr>
          <w:delText>на текущую дату текущего месяца, на любой месяц (выбор), на текущий год на текущую дату.</w:delText>
        </w:r>
      </w:del>
    </w:p>
    <w:p w14:paraId="1B32F6A6" w14:textId="77777777" w:rsidR="001E1753" w:rsidRDefault="001E1753">
      <w:pPr>
        <w:spacing w:before="100" w:beforeAutospacing="1" w:after="100" w:afterAutospacing="1" w:line="360" w:lineRule="auto"/>
        <w:ind w:firstLine="709"/>
        <w:jc w:val="both"/>
        <w:rPr>
          <w:ins w:id="2150" w:author="Екатерина Луткова" w:date="2016-04-20T12:07:00Z"/>
          <w:lang w:eastAsia="ru-RU"/>
        </w:rPr>
        <w:pPrChange w:id="2151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</w:p>
    <w:p w14:paraId="2CE1F157" w14:textId="5BC4F86C" w:rsidR="00295E57" w:rsidRDefault="00295E57">
      <w:pPr>
        <w:pStyle w:val="2"/>
        <w:numPr>
          <w:ilvl w:val="1"/>
          <w:numId w:val="18"/>
        </w:numPr>
        <w:ind w:left="0" w:firstLine="709"/>
        <w:rPr>
          <w:ins w:id="2152" w:author="Екатерина Луткова" w:date="2016-04-20T12:32:00Z"/>
          <w:lang w:eastAsia="ru-RU"/>
        </w:rPr>
        <w:pPrChange w:id="2153" w:author="Екатерина Луткова" w:date="2016-04-20T12:33:00Z">
          <w:pPr>
            <w:pStyle w:val="a4"/>
            <w:spacing w:line="360" w:lineRule="auto"/>
            <w:ind w:left="0" w:firstLine="709"/>
          </w:pPr>
        </w:pPrChange>
      </w:pPr>
      <w:bookmarkStart w:id="2154" w:name="_Toc448917613"/>
      <w:ins w:id="2155" w:author="Екатерина Луткова" w:date="2016-04-20T12:07:00Z">
        <w:r>
          <w:rPr>
            <w:lang w:eastAsia="ru-RU"/>
          </w:rPr>
          <w:t>Модуль «Отчеты»</w:t>
        </w:r>
      </w:ins>
      <w:bookmarkEnd w:id="2154"/>
    </w:p>
    <w:p w14:paraId="22729BB1" w14:textId="1A95120D" w:rsidR="00C42FE2" w:rsidRDefault="00C42FE2" w:rsidP="00C42FE2">
      <w:pPr>
        <w:pStyle w:val="3"/>
        <w:ind w:firstLine="708"/>
        <w:rPr>
          <w:ins w:id="2156" w:author="Екатерина Луткова" w:date="2016-04-20T12:54:00Z"/>
          <w:lang w:eastAsia="ru-RU"/>
        </w:rPr>
      </w:pPr>
      <w:ins w:id="2157" w:author="Екатерина Луткова" w:date="2016-04-20T12:54:00Z">
        <w:r>
          <w:rPr>
            <w:lang w:eastAsia="ru-RU"/>
          </w:rPr>
          <w:t>4.8.1.  Сводный отчет по способу изготовления</w:t>
        </w:r>
      </w:ins>
    </w:p>
    <w:p w14:paraId="21CBA04E" w14:textId="77777777" w:rsidR="00C42FE2" w:rsidRDefault="00C42FE2" w:rsidP="00C42FE2">
      <w:pPr>
        <w:spacing w:before="100" w:beforeAutospacing="1" w:after="100" w:afterAutospacing="1" w:line="360" w:lineRule="auto"/>
        <w:jc w:val="both"/>
        <w:rPr>
          <w:ins w:id="2158" w:author="Екатерина Луткова" w:date="2016-04-20T12:54:00Z"/>
          <w:lang w:eastAsia="ru-RU"/>
        </w:rPr>
      </w:pPr>
      <w:ins w:id="2159" w:author="Екатерина Луткова" w:date="2016-04-20T12:54:00Z">
        <w:r>
          <w:rPr>
            <w:lang w:eastAsia="ru-RU"/>
          </w:rPr>
          <w:tab/>
          <w:t>Данный отчет содержит следующую информацию по заявкам:</w:t>
        </w:r>
      </w:ins>
    </w:p>
    <w:p w14:paraId="1BD1A35C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160" w:author="Екатерина Луткова" w:date="2016-04-20T12:54:00Z"/>
          <w:lang w:eastAsia="ru-RU"/>
        </w:rPr>
      </w:pPr>
      <w:ins w:id="2161" w:author="Екатерина Луткова" w:date="2016-04-20T12:54:00Z">
        <w:r>
          <w:rPr>
            <w:lang w:eastAsia="ru-RU"/>
          </w:rPr>
          <w:t>Номер заявки;</w:t>
        </w:r>
      </w:ins>
    </w:p>
    <w:p w14:paraId="5474BDCA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162" w:author="Екатерина Луткова" w:date="2016-04-20T12:54:00Z"/>
          <w:lang w:eastAsia="ru-RU"/>
        </w:rPr>
      </w:pPr>
      <w:ins w:id="2163" w:author="Екатерина Луткова" w:date="2016-04-20T12:54:00Z">
        <w:r>
          <w:rPr>
            <w:lang w:eastAsia="ru-RU"/>
          </w:rPr>
          <w:lastRenderedPageBreak/>
          <w:t>Чертеж (№ чертежа);</w:t>
        </w:r>
      </w:ins>
    </w:p>
    <w:p w14:paraId="1DA1BF28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164" w:author="Екатерина Луткова" w:date="2016-04-20T12:54:00Z"/>
          <w:lang w:eastAsia="ru-RU"/>
        </w:rPr>
      </w:pPr>
      <w:ins w:id="2165" w:author="Екатерина Луткова" w:date="2016-04-20T12:54:00Z">
        <w:r>
          <w:rPr>
            <w:lang w:eastAsia="ru-RU"/>
          </w:rPr>
          <w:t>Группа;</w:t>
        </w:r>
      </w:ins>
    </w:p>
    <w:p w14:paraId="612F3407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166" w:author="Екатерина Луткова" w:date="2016-04-20T12:54:00Z"/>
          <w:lang w:eastAsia="ru-RU"/>
        </w:rPr>
      </w:pPr>
      <w:ins w:id="2167" w:author="Екатерина Луткова" w:date="2016-04-20T12:54:00Z">
        <w:r>
          <w:rPr>
            <w:lang w:eastAsia="ru-RU"/>
          </w:rPr>
          <w:t>Наименование;</w:t>
        </w:r>
      </w:ins>
    </w:p>
    <w:p w14:paraId="6AEBC9DB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168" w:author="Екатерина Луткова" w:date="2016-04-20T12:54:00Z"/>
          <w:lang w:eastAsia="ru-RU"/>
        </w:rPr>
      </w:pPr>
      <w:ins w:id="2169" w:author="Екатерина Луткова" w:date="2016-04-20T12:54:00Z">
        <w:r>
          <w:rPr>
            <w:lang w:eastAsia="ru-RU"/>
          </w:rPr>
          <w:t>Количество (по заявке);</w:t>
        </w:r>
      </w:ins>
    </w:p>
    <w:p w14:paraId="72ABC42D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170" w:author="Екатерина Луткова" w:date="2016-04-20T12:54:00Z"/>
          <w:lang w:eastAsia="ru-RU"/>
        </w:rPr>
      </w:pPr>
      <w:ins w:id="2171" w:author="Екатерина Луткова" w:date="2016-04-20T12:54:00Z">
        <w:r>
          <w:rPr>
            <w:lang w:eastAsia="ru-RU"/>
          </w:rPr>
          <w:t xml:space="preserve">Время – </w:t>
        </w:r>
        <w:r>
          <w:rPr>
            <w:lang w:val="en-US" w:eastAsia="ru-RU"/>
          </w:rPr>
          <w:t>t</w:t>
        </w:r>
        <w:r>
          <w:rPr>
            <w:lang w:eastAsia="ru-RU"/>
          </w:rPr>
          <w:t>=</w:t>
        </w:r>
        <w:r>
          <w:rPr>
            <w:lang w:val="en-US" w:eastAsia="ru-RU"/>
          </w:rPr>
          <w:t>t</w:t>
        </w:r>
        <w:proofErr w:type="spellStart"/>
        <w:r>
          <w:rPr>
            <w:lang w:eastAsia="ru-RU"/>
          </w:rPr>
          <w:t>заг</w:t>
        </w:r>
        <w:proofErr w:type="spellEnd"/>
        <w:r>
          <w:rPr>
            <w:lang w:eastAsia="ru-RU"/>
          </w:rPr>
          <w:t>+</w:t>
        </w:r>
        <w:r>
          <w:rPr>
            <w:lang w:val="en-US" w:eastAsia="ru-RU"/>
          </w:rPr>
          <w:t>t</w:t>
        </w:r>
        <w:r>
          <w:rPr>
            <w:lang w:eastAsia="ru-RU"/>
          </w:rPr>
          <w:t>в+</w:t>
        </w:r>
        <w:r>
          <w:rPr>
            <w:lang w:val="en-US" w:eastAsia="ru-RU"/>
          </w:rPr>
          <w:t>t</w:t>
        </w:r>
        <w:proofErr w:type="spellStart"/>
        <w:r>
          <w:rPr>
            <w:lang w:eastAsia="ru-RU"/>
          </w:rPr>
          <w:t>выгр</w:t>
        </w:r>
        <w:proofErr w:type="spellEnd"/>
        <w:r>
          <w:rPr>
            <w:lang w:eastAsia="ru-RU"/>
          </w:rPr>
          <w:t xml:space="preserve"> (берется из технологической карты чертежа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4.5.2</w:t>
        </w:r>
        <w:r w:rsidRPr="00FB39AE">
          <w:rPr>
            <w:lang w:eastAsia="ru-RU"/>
          </w:rPr>
          <w:t>]</w:t>
        </w:r>
        <w:r>
          <w:rPr>
            <w:lang w:eastAsia="ru-RU"/>
          </w:rPr>
          <w:t xml:space="preserve">). </w:t>
        </w:r>
      </w:ins>
    </w:p>
    <w:p w14:paraId="4291E8A9" w14:textId="77777777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2172" w:author="Екатерина Луткова" w:date="2016-04-20T12:54:00Z"/>
          <w:lang w:eastAsia="ru-RU"/>
        </w:rPr>
      </w:pPr>
      <w:ins w:id="2173" w:author="Екатерина Луткова" w:date="2016-04-20T12:54:00Z">
        <w:r>
          <w:rPr>
            <w:lang w:eastAsia="ru-RU"/>
          </w:rPr>
          <w:t xml:space="preserve">Группировка ведется по всем способам изготовления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4.3.4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.</w:t>
        </w:r>
      </w:ins>
    </w:p>
    <w:p w14:paraId="5FDA7B9C" w14:textId="72976E0A" w:rsidR="00575532" w:rsidRDefault="00C42FE2">
      <w:pPr>
        <w:ind w:firstLine="709"/>
        <w:rPr>
          <w:ins w:id="2174" w:author="Екатерина Луткова" w:date="2016-04-20T12:55:00Z"/>
          <w:lang w:eastAsia="ru-RU"/>
        </w:rPr>
        <w:pPrChange w:id="2175" w:author="Екатерина Луткова" w:date="2016-04-20T12:32:00Z">
          <w:pPr>
            <w:pStyle w:val="a4"/>
            <w:spacing w:line="360" w:lineRule="auto"/>
            <w:ind w:left="0" w:firstLine="709"/>
          </w:pPr>
        </w:pPrChange>
      </w:pPr>
      <w:ins w:id="2176" w:author="Екатерина Луткова" w:date="2016-04-20T12:54:00Z">
        <w:r>
          <w:rPr>
            <w:lang w:eastAsia="ru-RU"/>
          </w:rPr>
          <w:t>Отчет формируется за заданный период (предусмотреть ввод диапазона дат: с … по …).</w:t>
        </w:r>
      </w:ins>
    </w:p>
    <w:p w14:paraId="57FBB458" w14:textId="7305C699" w:rsidR="00C42FE2" w:rsidRDefault="00C42FE2" w:rsidP="00C42FE2">
      <w:pPr>
        <w:pStyle w:val="3"/>
        <w:ind w:firstLine="708"/>
        <w:rPr>
          <w:ins w:id="2177" w:author="Екатерина Луткова" w:date="2016-04-20T12:55:00Z"/>
          <w:lang w:eastAsia="ru-RU"/>
        </w:rPr>
      </w:pPr>
      <w:ins w:id="2178" w:author="Екатерина Луткова" w:date="2016-04-20T12:55:00Z">
        <w:r>
          <w:rPr>
            <w:lang w:eastAsia="ru-RU"/>
          </w:rPr>
          <w:t xml:space="preserve">4.8.2.  </w:t>
        </w:r>
      </w:ins>
      <w:ins w:id="2179" w:author="Екатерина Луткова" w:date="2016-04-20T12:56:00Z">
        <w:r>
          <w:rPr>
            <w:lang w:eastAsia="ru-RU"/>
          </w:rPr>
          <w:t>Заказы и отгрузка по чертежу</w:t>
        </w:r>
      </w:ins>
    </w:p>
    <w:p w14:paraId="6E4280FD" w14:textId="6D8F6A6E" w:rsidR="00C42FE2" w:rsidRDefault="0045628D">
      <w:pPr>
        <w:spacing w:before="100" w:beforeAutospacing="1" w:after="100" w:afterAutospacing="1" w:line="360" w:lineRule="auto"/>
        <w:ind w:firstLine="709"/>
        <w:jc w:val="both"/>
        <w:rPr>
          <w:ins w:id="2180" w:author="Екатерина Луткова" w:date="2016-04-20T13:16:00Z"/>
          <w:lang w:eastAsia="ru-RU"/>
        </w:rPr>
        <w:pPrChange w:id="2181" w:author="Екатерина Луткова" w:date="2016-04-20T12:56:00Z">
          <w:pPr>
            <w:spacing w:before="100" w:beforeAutospacing="1" w:after="100" w:afterAutospacing="1" w:line="360" w:lineRule="auto"/>
            <w:jc w:val="both"/>
          </w:pPr>
        </w:pPrChange>
      </w:pPr>
      <w:ins w:id="2182" w:author="Екатерина Луткова" w:date="2016-04-20T12:55:00Z">
        <w:r>
          <w:rPr>
            <w:lang w:eastAsia="ru-RU"/>
          </w:rPr>
          <w:t>Данный отчет содержит информацию о количестве заказанной и отгруженной продукции и разнице между ними</w:t>
        </w:r>
      </w:ins>
      <w:ins w:id="2183" w:author="Екатерина Луткова" w:date="2016-04-20T13:16:00Z">
        <w:r>
          <w:rPr>
            <w:lang w:eastAsia="ru-RU"/>
          </w:rPr>
          <w:t>, которая показывает с</w:t>
        </w:r>
        <w:r w:rsidR="00CE3CB8">
          <w:rPr>
            <w:lang w:eastAsia="ru-RU"/>
          </w:rPr>
          <w:t xml:space="preserve">колько деталей нужно изготовить (см. </w:t>
        </w:r>
      </w:ins>
      <w:ins w:id="2184" w:author="Екатерина Луткова" w:date="2016-04-20T16:38:00Z">
        <w:r w:rsidR="00CE3CB8">
          <w:rPr>
            <w:lang w:eastAsia="ru-RU"/>
          </w:rPr>
          <w:t>рис.).</w:t>
        </w:r>
      </w:ins>
    </w:p>
    <w:p w14:paraId="5504B7A8" w14:textId="651DD23D" w:rsidR="0045628D" w:rsidRDefault="0045628D">
      <w:pPr>
        <w:spacing w:before="100" w:beforeAutospacing="1" w:after="100" w:afterAutospacing="1" w:line="360" w:lineRule="auto"/>
        <w:ind w:firstLine="709"/>
        <w:jc w:val="both"/>
        <w:rPr>
          <w:ins w:id="2185" w:author="Екатерина Луткова" w:date="2016-04-20T12:55:00Z"/>
          <w:lang w:eastAsia="ru-RU"/>
        </w:rPr>
        <w:pPrChange w:id="2186" w:author="Екатерина Луткова" w:date="2016-04-20T12:56:00Z">
          <w:pPr>
            <w:spacing w:before="100" w:beforeAutospacing="1" w:after="100" w:afterAutospacing="1" w:line="360" w:lineRule="auto"/>
            <w:jc w:val="both"/>
          </w:pPr>
        </w:pPrChange>
      </w:pPr>
      <w:ins w:id="2187" w:author="Екатерина Луткова" w:date="2016-04-20T13:17:00Z">
        <w:r>
          <w:rPr>
            <w:lang w:eastAsia="ru-RU"/>
          </w:rPr>
          <w:t>Содержит следующие поля:</w:t>
        </w:r>
      </w:ins>
    </w:p>
    <w:p w14:paraId="085B4EC4" w14:textId="77777777" w:rsidR="00C42FE2" w:rsidRDefault="00C42FE2" w:rsidP="00C42FE2">
      <w:pPr>
        <w:pStyle w:val="a4"/>
        <w:numPr>
          <w:ilvl w:val="0"/>
          <w:numId w:val="37"/>
        </w:numPr>
        <w:spacing w:before="100" w:beforeAutospacing="1" w:after="100" w:afterAutospacing="1" w:line="360" w:lineRule="auto"/>
        <w:ind w:left="0" w:firstLine="709"/>
        <w:jc w:val="both"/>
        <w:rPr>
          <w:ins w:id="2188" w:author="Екатерина Луткова" w:date="2016-04-20T12:55:00Z"/>
          <w:lang w:eastAsia="ru-RU"/>
        </w:rPr>
      </w:pPr>
      <w:ins w:id="2189" w:author="Екатерина Луткова" w:date="2016-04-20T12:55:00Z">
        <w:r>
          <w:rPr>
            <w:lang w:eastAsia="ru-RU"/>
          </w:rPr>
          <w:t>№ чертежа;</w:t>
        </w:r>
      </w:ins>
    </w:p>
    <w:p w14:paraId="31E97B90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90" w:author="Екатерина Луткова" w:date="2016-04-20T12:55:00Z"/>
          <w:lang w:eastAsia="ru-RU"/>
        </w:rPr>
      </w:pPr>
      <w:ins w:id="2191" w:author="Екатерина Луткова" w:date="2016-04-20T12:55:00Z">
        <w:r>
          <w:rPr>
            <w:lang w:eastAsia="ru-RU"/>
          </w:rPr>
          <w:t>Наименование детали;</w:t>
        </w:r>
      </w:ins>
    </w:p>
    <w:p w14:paraId="65360C4A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92" w:author="Екатерина Луткова" w:date="2016-04-20T13:18:00Z"/>
          <w:lang w:eastAsia="ru-RU"/>
        </w:rPr>
      </w:pPr>
      <w:ins w:id="2193" w:author="Екатерина Луткова" w:date="2016-04-20T12:55:00Z">
        <w:r>
          <w:rPr>
            <w:lang w:eastAsia="ru-RU"/>
          </w:rPr>
          <w:t>Группа;</w:t>
        </w:r>
      </w:ins>
    </w:p>
    <w:p w14:paraId="4D7C8ACD" w14:textId="3DE5A64D" w:rsidR="0045628D" w:rsidRDefault="0045628D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94" w:author="Екатерина Луткова" w:date="2016-04-20T12:55:00Z"/>
          <w:lang w:eastAsia="ru-RU"/>
        </w:rPr>
      </w:pPr>
      <w:ins w:id="2195" w:author="Екатерина Луткова" w:date="2016-04-20T13:18:00Z">
        <w:r>
          <w:rPr>
            <w:lang w:eastAsia="ru-RU"/>
          </w:rPr>
          <w:t>Заказчик;</w:t>
        </w:r>
      </w:ins>
    </w:p>
    <w:p w14:paraId="65826FF0" w14:textId="23197D78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96" w:author="Екатерина Луткова" w:date="2016-04-20T12:55:00Z"/>
          <w:lang w:eastAsia="ru-RU"/>
        </w:rPr>
      </w:pPr>
      <w:ins w:id="2197" w:author="Екатерина Луткова" w:date="2016-04-20T12:55:00Z">
        <w:r>
          <w:rPr>
            <w:lang w:eastAsia="ru-RU"/>
          </w:rPr>
          <w:t>Номер заявки</w:t>
        </w:r>
      </w:ins>
      <w:ins w:id="2198" w:author="Екатерина Луткова" w:date="2016-04-20T13:12:00Z">
        <w:r w:rsidR="00362A64">
          <w:rPr>
            <w:lang w:eastAsia="ru-RU"/>
          </w:rPr>
          <w:t xml:space="preserve"> (заявок, если данный чертеж был заказан в нескольких заявках)</w:t>
        </w:r>
      </w:ins>
      <w:ins w:id="2199" w:author="Екатерина Луткова" w:date="2016-04-20T12:55:00Z">
        <w:r>
          <w:rPr>
            <w:lang w:eastAsia="ru-RU"/>
          </w:rPr>
          <w:t>;</w:t>
        </w:r>
      </w:ins>
    </w:p>
    <w:p w14:paraId="580D2A18" w14:textId="23EF36CB" w:rsidR="00C42FE2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200" w:author="Екатерина Луткова" w:date="2016-04-20T13:13:00Z"/>
          <w:lang w:eastAsia="ru-RU"/>
        </w:rPr>
      </w:pPr>
      <w:ins w:id="2201" w:author="Екатерина Луткова" w:date="2016-04-20T12:55:00Z">
        <w:r>
          <w:rPr>
            <w:lang w:eastAsia="ru-RU"/>
          </w:rPr>
          <w:t>Дата регистрации заявки</w:t>
        </w:r>
      </w:ins>
      <w:ins w:id="2202" w:author="Екатерина Луткова" w:date="2016-04-20T13:13:00Z">
        <w:r>
          <w:rPr>
            <w:lang w:eastAsia="ru-RU"/>
          </w:rPr>
          <w:t xml:space="preserve"> (-</w:t>
        </w:r>
        <w:proofErr w:type="spellStart"/>
        <w:r>
          <w:rPr>
            <w:lang w:eastAsia="ru-RU"/>
          </w:rPr>
          <w:t>ок</w:t>
        </w:r>
        <w:proofErr w:type="spellEnd"/>
        <w:r>
          <w:rPr>
            <w:lang w:eastAsia="ru-RU"/>
          </w:rPr>
          <w:t>)</w:t>
        </w:r>
      </w:ins>
      <w:ins w:id="2203" w:author="Екатерина Луткова" w:date="2016-04-20T13:12:00Z">
        <w:r>
          <w:rPr>
            <w:lang w:eastAsia="ru-RU"/>
          </w:rPr>
          <w:t>;</w:t>
        </w:r>
      </w:ins>
    </w:p>
    <w:p w14:paraId="4BB53716" w14:textId="196B5D0E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204" w:author="Екатерина Луткова" w:date="2016-04-20T12:55:00Z"/>
          <w:lang w:eastAsia="ru-RU"/>
        </w:rPr>
      </w:pPr>
      <w:ins w:id="2205" w:author="Екатерина Луткова" w:date="2016-04-20T13:13:00Z">
        <w:r>
          <w:rPr>
            <w:lang w:eastAsia="ru-RU"/>
          </w:rPr>
          <w:t>Количество заявленного по заявке (-</w:t>
        </w:r>
        <w:proofErr w:type="spellStart"/>
        <w:r>
          <w:rPr>
            <w:lang w:eastAsia="ru-RU"/>
          </w:rPr>
          <w:t>кам</w:t>
        </w:r>
        <w:proofErr w:type="spellEnd"/>
        <w:r>
          <w:rPr>
            <w:lang w:eastAsia="ru-RU"/>
          </w:rPr>
          <w:t>);</w:t>
        </w:r>
      </w:ins>
    </w:p>
    <w:p w14:paraId="563BF84E" w14:textId="2B15C730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206" w:author="Екатерина Луткова" w:date="2016-04-20T13:22:00Z"/>
          <w:lang w:eastAsia="ru-RU"/>
        </w:rPr>
      </w:pPr>
      <w:ins w:id="2207" w:author="Екатерина Луткова" w:date="2016-04-20T13:12:00Z">
        <w:r>
          <w:rPr>
            <w:lang w:eastAsia="ru-RU"/>
          </w:rPr>
          <w:t>№ товарной накладной</w:t>
        </w:r>
      </w:ins>
      <w:ins w:id="2208" w:author="Екатерина Луткова" w:date="2016-04-20T13:13:00Z">
        <w:r>
          <w:rPr>
            <w:lang w:eastAsia="ru-RU"/>
          </w:rPr>
          <w:t xml:space="preserve"> (-ых)</w:t>
        </w:r>
      </w:ins>
      <w:ins w:id="2209" w:author="Екатерина Луткова" w:date="2016-04-20T13:12:00Z">
        <w:r>
          <w:rPr>
            <w:lang w:eastAsia="ru-RU"/>
          </w:rPr>
          <w:t xml:space="preserve"> (при отгрузке);</w:t>
        </w:r>
      </w:ins>
    </w:p>
    <w:p w14:paraId="0F8ED623" w14:textId="75B9AB3E" w:rsidR="0045628D" w:rsidRDefault="0045628D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210" w:author="Екатерина Луткова" w:date="2016-04-20T13:12:00Z"/>
          <w:lang w:eastAsia="ru-RU"/>
        </w:rPr>
      </w:pPr>
      <w:ins w:id="2211" w:author="Екатерина Луткова" w:date="2016-04-20T13:22:00Z">
        <w:r>
          <w:rPr>
            <w:lang w:eastAsia="ru-RU"/>
          </w:rPr>
          <w:t>Дата отгрузки;</w:t>
        </w:r>
      </w:ins>
    </w:p>
    <w:p w14:paraId="1BBB5D9B" w14:textId="69277B4B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212" w:author="Екатерина Луткова" w:date="2016-04-20T13:14:00Z"/>
          <w:lang w:eastAsia="ru-RU"/>
        </w:rPr>
      </w:pPr>
      <w:ins w:id="2213" w:author="Екатерина Луткова" w:date="2016-04-20T13:13:00Z">
        <w:r>
          <w:rPr>
            <w:lang w:eastAsia="ru-RU"/>
          </w:rPr>
          <w:t>Количест</w:t>
        </w:r>
      </w:ins>
      <w:ins w:id="2214" w:author="Екатерина Луткова" w:date="2016-04-20T13:14:00Z">
        <w:r>
          <w:rPr>
            <w:lang w:eastAsia="ru-RU"/>
          </w:rPr>
          <w:t>во отгруженного по накладной;</w:t>
        </w:r>
      </w:ins>
    </w:p>
    <w:p w14:paraId="2250149E" w14:textId="40830C55" w:rsidR="0045628D" w:rsidRDefault="0045628D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215" w:author="Екатерина Луткова" w:date="2016-04-20T12:55:00Z"/>
          <w:lang w:eastAsia="ru-RU"/>
        </w:rPr>
        <w:pPrChange w:id="2216" w:author="Екатерина Луткова" w:date="2016-04-20T13:15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ins w:id="2217" w:author="Екатерина Луткова" w:date="2016-04-20T13:14:00Z">
        <w:r>
          <w:rPr>
            <w:lang w:eastAsia="ru-RU"/>
          </w:rPr>
          <w:t xml:space="preserve">Разница </w:t>
        </w:r>
        <w:proofErr w:type="gramStart"/>
        <w:r>
          <w:rPr>
            <w:lang w:eastAsia="ru-RU"/>
          </w:rPr>
          <w:t>( кол</w:t>
        </w:r>
      </w:ins>
      <w:ins w:id="2218" w:author="Екатерина Луткова" w:date="2016-04-20T13:15:00Z">
        <w:r>
          <w:rPr>
            <w:lang w:eastAsia="ru-RU"/>
          </w:rPr>
          <w:t>и</w:t>
        </w:r>
      </w:ins>
      <w:ins w:id="2219" w:author="Екатерина Луткова" w:date="2016-04-20T13:14:00Z">
        <w:r>
          <w:rPr>
            <w:lang w:eastAsia="ru-RU"/>
          </w:rPr>
          <w:t>чество</w:t>
        </w:r>
        <w:proofErr w:type="gramEnd"/>
        <w:r>
          <w:rPr>
            <w:lang w:eastAsia="ru-RU"/>
          </w:rPr>
          <w:t xml:space="preserve"> заявленного </w:t>
        </w:r>
      </w:ins>
      <w:ins w:id="2220" w:author="Екатерина Луткова" w:date="2016-04-20T13:15:00Z">
        <w:r>
          <w:rPr>
            <w:lang w:eastAsia="ru-RU"/>
          </w:rPr>
          <w:t>–</w:t>
        </w:r>
      </w:ins>
      <w:ins w:id="2221" w:author="Екатерина Луткова" w:date="2016-04-20T13:14:00Z">
        <w:r>
          <w:rPr>
            <w:lang w:eastAsia="ru-RU"/>
          </w:rPr>
          <w:t xml:space="preserve"> </w:t>
        </w:r>
      </w:ins>
      <w:ins w:id="2222" w:author="Екатерина Луткова" w:date="2016-04-20T13:15:00Z">
        <w:r>
          <w:rPr>
            <w:lang w:eastAsia="ru-RU"/>
          </w:rPr>
          <w:t>количество отгруженного).</w:t>
        </w:r>
      </w:ins>
    </w:p>
    <w:p w14:paraId="0C14C7BE" w14:textId="77777777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2223" w:author="Екатерина Луткова" w:date="2016-04-20T12:55:00Z"/>
          <w:lang w:eastAsia="ru-RU"/>
        </w:rPr>
      </w:pPr>
      <w:ins w:id="2224" w:author="Екатерина Луткова" w:date="2016-04-20T12:55:00Z">
        <w:r>
          <w:rPr>
            <w:lang w:eastAsia="ru-RU"/>
          </w:rPr>
          <w:t>Группировка ведется по номеру чертежа.</w:t>
        </w:r>
      </w:ins>
    </w:p>
    <w:p w14:paraId="143F8284" w14:textId="0E9121B8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2225" w:author="Екатерина Луткова" w:date="2016-04-20T13:17:00Z"/>
          <w:lang w:eastAsia="ru-RU"/>
        </w:rPr>
      </w:pPr>
      <w:ins w:id="2226" w:author="Екатерина Луткова" w:date="2016-04-20T12:55:00Z">
        <w:r>
          <w:rPr>
            <w:lang w:eastAsia="ru-RU"/>
          </w:rPr>
          <w:t xml:space="preserve">Отчет формируется </w:t>
        </w:r>
        <w:r w:rsidR="00CE3CB8">
          <w:rPr>
            <w:lang w:eastAsia="ru-RU"/>
          </w:rPr>
          <w:t>за заданный период по конкретному чертежу, так же по всем чертежам.</w:t>
        </w:r>
      </w:ins>
    </w:p>
    <w:p w14:paraId="4417509E" w14:textId="1E9EBA6A" w:rsidR="0045628D" w:rsidRPr="00FB39AE" w:rsidRDefault="00CE3CB8" w:rsidP="00C42FE2">
      <w:pPr>
        <w:pStyle w:val="a4"/>
        <w:spacing w:before="100" w:beforeAutospacing="1" w:after="100" w:afterAutospacing="1" w:line="360" w:lineRule="auto"/>
        <w:jc w:val="both"/>
        <w:rPr>
          <w:ins w:id="2227" w:author="Екатерина Луткова" w:date="2016-04-20T12:55:00Z"/>
          <w:lang w:eastAsia="ru-RU"/>
        </w:rPr>
      </w:pPr>
      <w:ins w:id="2228" w:author="Екатерина Луткова" w:date="2016-04-20T16:39:00Z">
        <w:r>
          <w:rPr>
            <w:noProof/>
            <w:lang w:eastAsia="ru-RU"/>
          </w:rPr>
          <w:lastRenderedPageBreak/>
          <w:drawing>
            <wp:inline distT="0" distB="0" distL="0" distR="0" wp14:anchorId="4A62273C" wp14:editId="69592851">
              <wp:extent cx="6202045" cy="3097530"/>
              <wp:effectExtent l="0" t="0" r="8255" b="7620"/>
              <wp:docPr id="15" name="Рисунок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02045" cy="30975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36F193C" w14:textId="187C0508" w:rsidR="00C42FE2" w:rsidRDefault="00C42FE2" w:rsidP="00C42FE2">
      <w:pPr>
        <w:pStyle w:val="3"/>
        <w:ind w:firstLine="708"/>
        <w:rPr>
          <w:ins w:id="2229" w:author="Екатерина Луткова" w:date="2016-04-20T12:57:00Z"/>
          <w:noProof/>
          <w:lang w:eastAsia="ru-RU"/>
        </w:rPr>
      </w:pPr>
      <w:ins w:id="2230" w:author="Екатерина Луткова" w:date="2016-04-20T12:56:00Z">
        <w:r>
          <w:rPr>
            <w:lang w:eastAsia="ru-RU"/>
          </w:rPr>
          <w:t xml:space="preserve">4.8.3. </w:t>
        </w:r>
      </w:ins>
      <w:ins w:id="2231" w:author="Екатерина Луткова" w:date="2016-04-20T12:57:00Z">
        <w:r>
          <w:rPr>
            <w:noProof/>
            <w:lang w:eastAsia="ru-RU"/>
          </w:rPr>
          <w:t xml:space="preserve"> Учет переработанного материала</w:t>
        </w:r>
      </w:ins>
    </w:p>
    <w:p w14:paraId="6827EAB0" w14:textId="77777777" w:rsidR="00C42FE2" w:rsidRDefault="00C42FE2" w:rsidP="00C42FE2">
      <w:pPr>
        <w:rPr>
          <w:ins w:id="2232" w:author="Екатерина Луткова" w:date="2016-04-20T12:57:00Z"/>
          <w:lang w:eastAsia="ru-RU"/>
        </w:rPr>
      </w:pPr>
      <w:ins w:id="2233" w:author="Екатерина Луткова" w:date="2016-04-20T12:57:00Z">
        <w:r>
          <w:rPr>
            <w:lang w:eastAsia="ru-RU"/>
          </w:rPr>
          <w:tab/>
          <w:t>Формируется сводный отчет, который имеет следующие поля:</w:t>
        </w:r>
      </w:ins>
    </w:p>
    <w:p w14:paraId="5E633E3F" w14:textId="77777777" w:rsidR="00C42FE2" w:rsidRDefault="00C42FE2" w:rsidP="00C42FE2">
      <w:pPr>
        <w:pStyle w:val="a4"/>
        <w:numPr>
          <w:ilvl w:val="0"/>
          <w:numId w:val="31"/>
        </w:numPr>
        <w:rPr>
          <w:ins w:id="2234" w:author="Екатерина Луткова" w:date="2016-04-20T12:57:00Z"/>
          <w:lang w:eastAsia="ru-RU"/>
        </w:rPr>
      </w:pPr>
      <w:ins w:id="2235" w:author="Екатерина Луткова" w:date="2016-04-20T12:57:00Z">
        <w:r>
          <w:rPr>
            <w:lang w:eastAsia="ru-RU"/>
          </w:rPr>
          <w:t>Чертеж;</w:t>
        </w:r>
      </w:ins>
    </w:p>
    <w:p w14:paraId="2057EEB3" w14:textId="77777777" w:rsidR="00C42FE2" w:rsidRDefault="00C42FE2" w:rsidP="00C42FE2">
      <w:pPr>
        <w:pStyle w:val="a4"/>
        <w:numPr>
          <w:ilvl w:val="0"/>
          <w:numId w:val="31"/>
        </w:numPr>
        <w:rPr>
          <w:ins w:id="2236" w:author="Екатерина Луткова" w:date="2016-04-20T12:57:00Z"/>
          <w:lang w:eastAsia="ru-RU"/>
        </w:rPr>
      </w:pPr>
      <w:ins w:id="2237" w:author="Екатерина Луткова" w:date="2016-04-20T12:57:00Z">
        <w:r>
          <w:rPr>
            <w:lang w:eastAsia="ru-RU"/>
          </w:rPr>
          <w:t>Группа;</w:t>
        </w:r>
      </w:ins>
    </w:p>
    <w:p w14:paraId="686D0D82" w14:textId="77777777" w:rsidR="00C42FE2" w:rsidRDefault="00C42FE2" w:rsidP="00C42FE2">
      <w:pPr>
        <w:pStyle w:val="a4"/>
        <w:numPr>
          <w:ilvl w:val="0"/>
          <w:numId w:val="31"/>
        </w:numPr>
        <w:rPr>
          <w:ins w:id="2238" w:author="Екатерина Луткова" w:date="2016-04-20T12:57:00Z"/>
          <w:lang w:eastAsia="ru-RU"/>
        </w:rPr>
      </w:pPr>
      <w:ins w:id="2239" w:author="Екатерина Луткова" w:date="2016-04-20T12:57:00Z">
        <w:r>
          <w:rPr>
            <w:lang w:eastAsia="ru-RU"/>
          </w:rPr>
          <w:t>Наименование;</w:t>
        </w:r>
      </w:ins>
    </w:p>
    <w:p w14:paraId="3AAC352E" w14:textId="4D8E3A0D" w:rsidR="00C42FE2" w:rsidRDefault="00C42FE2" w:rsidP="00C42FE2">
      <w:pPr>
        <w:pStyle w:val="a4"/>
        <w:numPr>
          <w:ilvl w:val="0"/>
          <w:numId w:val="31"/>
        </w:numPr>
        <w:rPr>
          <w:ins w:id="2240" w:author="Екатерина Луткова" w:date="2016-04-20T12:57:00Z"/>
          <w:lang w:eastAsia="ru-RU"/>
        </w:rPr>
      </w:pPr>
      <w:ins w:id="2241" w:author="Екатерина Луткова" w:date="2016-04-20T12:57:00Z">
        <w:r>
          <w:rPr>
            <w:lang w:eastAsia="ru-RU"/>
          </w:rPr>
          <w:t>Выполнено деталей (из «Наряда»);</w:t>
        </w:r>
      </w:ins>
    </w:p>
    <w:p w14:paraId="7B80F056" w14:textId="38A08A7C" w:rsidR="00C42FE2" w:rsidRDefault="00C42FE2" w:rsidP="00C42FE2">
      <w:pPr>
        <w:pStyle w:val="a4"/>
        <w:numPr>
          <w:ilvl w:val="0"/>
          <w:numId w:val="31"/>
        </w:numPr>
        <w:rPr>
          <w:ins w:id="2242" w:author="Екатерина Луткова" w:date="2016-04-20T12:57:00Z"/>
          <w:lang w:eastAsia="ru-RU"/>
        </w:rPr>
      </w:pPr>
      <w:ins w:id="2243" w:author="Екатерина Луткова" w:date="2016-04-20T12:57:00Z">
        <w:r>
          <w:rPr>
            <w:lang w:eastAsia="ru-RU"/>
          </w:rPr>
          <w:t>Партия</w:t>
        </w:r>
      </w:ins>
      <w:ins w:id="2244" w:author="Екатерина Луткова" w:date="2016-04-20T12:58:00Z">
        <w:r>
          <w:rPr>
            <w:lang w:eastAsia="ru-RU"/>
          </w:rPr>
          <w:t xml:space="preserve"> (из «Наряда»)</w:t>
        </w:r>
      </w:ins>
      <w:ins w:id="2245" w:author="Екатерина Луткова" w:date="2016-04-20T12:57:00Z">
        <w:r>
          <w:rPr>
            <w:lang w:eastAsia="ru-RU"/>
          </w:rPr>
          <w:t>;</w:t>
        </w:r>
      </w:ins>
    </w:p>
    <w:p w14:paraId="1C911026" w14:textId="77777777" w:rsidR="00C42FE2" w:rsidRDefault="00C42FE2" w:rsidP="00C42FE2">
      <w:pPr>
        <w:pStyle w:val="a4"/>
        <w:numPr>
          <w:ilvl w:val="0"/>
          <w:numId w:val="31"/>
        </w:numPr>
        <w:rPr>
          <w:ins w:id="2246" w:author="Екатерина Луткова" w:date="2016-04-20T12:57:00Z"/>
          <w:lang w:eastAsia="ru-RU"/>
        </w:rPr>
      </w:pPr>
      <w:ins w:id="2247" w:author="Екатерина Луткова" w:date="2016-04-20T12:57:00Z">
        <w:r>
          <w:rPr>
            <w:lang w:eastAsia="ru-RU"/>
          </w:rPr>
          <w:t xml:space="preserve">Использовано материала (выполнено деталей * массу с отходами из модуля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).</w:t>
        </w:r>
      </w:ins>
    </w:p>
    <w:p w14:paraId="042553DB" w14:textId="77777777" w:rsidR="00C42FE2" w:rsidRDefault="00C42FE2" w:rsidP="00C42FE2">
      <w:pPr>
        <w:pStyle w:val="a4"/>
        <w:rPr>
          <w:ins w:id="2248" w:author="Екатерина Луткова" w:date="2016-04-20T12:57:00Z"/>
          <w:lang w:eastAsia="ru-RU"/>
        </w:rPr>
      </w:pPr>
      <w:ins w:id="2249" w:author="Екатерина Луткова" w:date="2016-04-20T12:57:00Z">
        <w:r>
          <w:rPr>
            <w:lang w:eastAsia="ru-RU"/>
          </w:rPr>
          <w:t>Группировка ведется по каждому материалу.</w:t>
        </w:r>
      </w:ins>
    </w:p>
    <w:p w14:paraId="270EA811" w14:textId="77777777" w:rsidR="00C42FE2" w:rsidRDefault="00C42FE2" w:rsidP="00C42FE2">
      <w:pPr>
        <w:pStyle w:val="a4"/>
        <w:rPr>
          <w:ins w:id="2250" w:author="Екатерина Луткова" w:date="2016-04-20T12:57:00Z"/>
          <w:lang w:eastAsia="ru-RU"/>
        </w:rPr>
      </w:pPr>
      <w:ins w:id="2251" w:author="Екатерина Луткова" w:date="2016-04-20T12:57:00Z">
        <w:r>
          <w:rPr>
            <w:lang w:eastAsia="ru-RU"/>
          </w:rPr>
          <w:t>Отчет формируется за заданный период.</w:t>
        </w:r>
      </w:ins>
    </w:p>
    <w:p w14:paraId="55441B8B" w14:textId="762A7BC5" w:rsidR="00C42FE2" w:rsidRDefault="00C42FE2" w:rsidP="00C42FE2">
      <w:pPr>
        <w:pStyle w:val="3"/>
        <w:ind w:firstLine="708"/>
        <w:rPr>
          <w:ins w:id="2252" w:author="Екатерина Луткова" w:date="2016-04-20T12:58:00Z"/>
          <w:lang w:eastAsia="ru-RU"/>
        </w:rPr>
      </w:pPr>
      <w:ins w:id="2253" w:author="Екатерина Луткова" w:date="2016-04-20T12:58:00Z">
        <w:r>
          <w:rPr>
            <w:lang w:eastAsia="ru-RU"/>
          </w:rPr>
          <w:t>4.8.4.  Учет прямых затрат на заявку</w:t>
        </w:r>
      </w:ins>
    </w:p>
    <w:p w14:paraId="30E180EF" w14:textId="77777777" w:rsidR="00C42FE2" w:rsidRDefault="00C42FE2" w:rsidP="00C42FE2">
      <w:pPr>
        <w:ind w:firstLine="708"/>
        <w:rPr>
          <w:ins w:id="2254" w:author="Екатерина Луткова" w:date="2016-04-20T12:58:00Z"/>
          <w:lang w:eastAsia="ru-RU"/>
        </w:rPr>
      </w:pPr>
      <w:ins w:id="2255" w:author="Екатерина Луткова" w:date="2016-04-20T12:58:00Z">
        <w:r>
          <w:rPr>
            <w:lang w:eastAsia="ru-RU"/>
          </w:rPr>
          <w:t>Выбирается номер заявки и формируется сводная таблица.</w:t>
        </w:r>
      </w:ins>
    </w:p>
    <w:p w14:paraId="561C17B5" w14:textId="77777777" w:rsidR="00C42FE2" w:rsidRDefault="00C42FE2" w:rsidP="00C42FE2">
      <w:pPr>
        <w:ind w:firstLine="708"/>
        <w:rPr>
          <w:ins w:id="2256" w:author="Екатерина Луткова" w:date="2016-04-20T12:58:00Z"/>
          <w:lang w:eastAsia="ru-RU"/>
        </w:rPr>
      </w:pPr>
      <w:ins w:id="2257" w:author="Екатерина Луткова" w:date="2016-04-20T12:58:00Z">
        <w:r>
          <w:rPr>
            <w:lang w:eastAsia="ru-RU"/>
          </w:rPr>
          <w:t>Анализ ведется по единице детали в заявке, а так же по всей заявке.</w:t>
        </w:r>
      </w:ins>
    </w:p>
    <w:p w14:paraId="0EC64E27" w14:textId="77777777" w:rsidR="00C42FE2" w:rsidRDefault="00C42FE2" w:rsidP="00C42FE2">
      <w:pPr>
        <w:ind w:firstLine="708"/>
        <w:rPr>
          <w:ins w:id="2258" w:author="Екатерина Луткова" w:date="2016-04-20T12:58:00Z"/>
          <w:lang w:eastAsia="ru-RU"/>
        </w:rPr>
      </w:pPr>
      <w:ins w:id="2259" w:author="Екатерина Луткова" w:date="2016-04-20T12:58:00Z">
        <w:r>
          <w:rPr>
            <w:lang w:eastAsia="ru-RU"/>
          </w:rPr>
          <w:t>Цена детали – цена по чертежу из модуля «Чертежи».</w:t>
        </w:r>
      </w:ins>
    </w:p>
    <w:p w14:paraId="68B0E803" w14:textId="77777777" w:rsidR="00C42FE2" w:rsidRDefault="00C42FE2" w:rsidP="00C42FE2">
      <w:pPr>
        <w:ind w:firstLine="708"/>
        <w:rPr>
          <w:ins w:id="2260" w:author="Екатерина Луткова" w:date="2016-04-20T12:58:00Z"/>
          <w:lang w:eastAsia="ru-RU"/>
        </w:rPr>
      </w:pPr>
      <w:ins w:id="2261" w:author="Екатерина Луткова" w:date="2016-04-20T12:58:00Z">
        <w:r>
          <w:rPr>
            <w:lang w:eastAsia="ru-RU"/>
          </w:rPr>
          <w:t xml:space="preserve">% доли прямых затрат = «по калькуляции на шт.» * 100 </w:t>
        </w:r>
        <w:r w:rsidRPr="002E2A46">
          <w:rPr>
            <w:lang w:eastAsia="ru-RU"/>
          </w:rPr>
          <w:t>/</w:t>
        </w:r>
        <w:r>
          <w:rPr>
            <w:lang w:eastAsia="ru-RU"/>
          </w:rPr>
          <w:t xml:space="preserve"> «цена».</w:t>
        </w:r>
      </w:ins>
    </w:p>
    <w:p w14:paraId="65C19D9E" w14:textId="77777777" w:rsidR="00C42FE2" w:rsidRDefault="00C42FE2" w:rsidP="00C42FE2">
      <w:pPr>
        <w:spacing w:line="480" w:lineRule="auto"/>
        <w:ind w:firstLine="708"/>
        <w:rPr>
          <w:ins w:id="2262" w:author="Екатерина Луткова" w:date="2016-04-20T12:58:00Z"/>
          <w:lang w:eastAsia="ru-RU"/>
        </w:rPr>
      </w:pPr>
      <w:ins w:id="2263" w:author="Екатерина Луткова" w:date="2016-04-20T12:58:00Z">
        <w:r>
          <w:rPr>
            <w:lang w:eastAsia="ru-RU"/>
          </w:rPr>
          <w:t>По калькуляции = «по калькуляции на шт.» * количество деталей.</w:t>
        </w:r>
      </w:ins>
    </w:p>
    <w:p w14:paraId="4FC8B121" w14:textId="77777777" w:rsidR="00C42FE2" w:rsidRDefault="00C42FE2" w:rsidP="00C42FE2">
      <w:pPr>
        <w:spacing w:line="480" w:lineRule="auto"/>
        <w:ind w:firstLine="708"/>
        <w:rPr>
          <w:ins w:id="2264" w:author="Екатерина Луткова" w:date="2016-04-20T12:58:00Z"/>
          <w:lang w:eastAsia="ru-RU"/>
        </w:rPr>
      </w:pPr>
      <w:ins w:id="2265" w:author="Екатерина Луткова" w:date="2016-04-20T12:58:00Z">
        <w:r>
          <w:rPr>
            <w:lang w:eastAsia="ru-RU"/>
          </w:rPr>
          <w:t>Сумма на прочие расходы = «сумма по заявке» - «Всего по калькуляции».</w:t>
        </w:r>
      </w:ins>
    </w:p>
    <w:p w14:paraId="61402D0E" w14:textId="77777777" w:rsidR="00C42FE2" w:rsidRDefault="00C42FE2" w:rsidP="00C42FE2">
      <w:pPr>
        <w:spacing w:line="480" w:lineRule="auto"/>
        <w:ind w:firstLine="708"/>
        <w:rPr>
          <w:ins w:id="2266" w:author="Екатерина Луткова" w:date="2016-04-20T12:58:00Z"/>
          <w:lang w:eastAsia="ru-RU"/>
        </w:rPr>
      </w:pPr>
      <w:ins w:id="2267" w:author="Екатерина Луткова" w:date="2016-04-20T12:58:00Z">
        <w:r w:rsidRPr="00E457D0">
          <w:rPr>
            <w:noProof/>
            <w:lang w:eastAsia="ru-RU"/>
          </w:rPr>
          <w:lastRenderedPageBreak/>
          <w:drawing>
            <wp:inline distT="0" distB="0" distL="0" distR="0" wp14:anchorId="760D6BC4" wp14:editId="7BEC3DCD">
              <wp:extent cx="6438900" cy="3251728"/>
              <wp:effectExtent l="0" t="0" r="0" b="6350"/>
              <wp:docPr id="10" name="Рисунок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41277" cy="325292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9906E9E" w14:textId="345FA108" w:rsidR="00C42FE2" w:rsidRDefault="00C42FE2" w:rsidP="00C42FE2">
      <w:pPr>
        <w:pStyle w:val="3"/>
        <w:ind w:firstLine="708"/>
        <w:rPr>
          <w:ins w:id="2268" w:author="Екатерина Луткова" w:date="2016-04-20T12:59:00Z"/>
          <w:lang w:eastAsia="ru-RU"/>
        </w:rPr>
      </w:pPr>
      <w:ins w:id="2269" w:author="Екатерина Луткова" w:date="2016-04-20T12:58:00Z">
        <w:r>
          <w:rPr>
            <w:lang w:eastAsia="ru-RU"/>
          </w:rPr>
          <w:t>4.8.5.</w:t>
        </w:r>
      </w:ins>
      <w:ins w:id="2270" w:author="Екатерина Луткова" w:date="2016-04-20T12:59:00Z">
        <w:r>
          <w:rPr>
            <w:lang w:eastAsia="ru-RU"/>
          </w:rPr>
          <w:t xml:space="preserve">  Учет прямых затрат на наряд</w:t>
        </w:r>
      </w:ins>
    </w:p>
    <w:p w14:paraId="64F09BBB" w14:textId="77777777" w:rsidR="00C42FE2" w:rsidRDefault="00C42FE2" w:rsidP="00C42FE2">
      <w:pPr>
        <w:ind w:firstLine="709"/>
        <w:rPr>
          <w:ins w:id="2271" w:author="Екатерина Луткова" w:date="2016-04-20T12:59:00Z"/>
          <w:lang w:eastAsia="ru-RU"/>
        </w:rPr>
      </w:pPr>
      <w:ins w:id="2272" w:author="Екатерина Луткова" w:date="2016-04-20T12:59:00Z">
        <w:r>
          <w:rPr>
            <w:lang w:eastAsia="ru-RU"/>
          </w:rPr>
          <w:t>Формируется сводная таблица, которая содержит следующие поля:</w:t>
        </w:r>
      </w:ins>
    </w:p>
    <w:p w14:paraId="7D934A31" w14:textId="77777777" w:rsidR="00C42FE2" w:rsidRDefault="00C42FE2" w:rsidP="00C42FE2">
      <w:pPr>
        <w:pStyle w:val="a4"/>
        <w:numPr>
          <w:ilvl w:val="0"/>
          <w:numId w:val="32"/>
        </w:numPr>
        <w:rPr>
          <w:ins w:id="2273" w:author="Екатерина Луткова" w:date="2016-04-20T12:59:00Z"/>
          <w:lang w:eastAsia="ru-RU"/>
        </w:rPr>
      </w:pPr>
      <w:ins w:id="2274" w:author="Екатерина Луткова" w:date="2016-04-20T12:59:00Z">
        <w:r>
          <w:rPr>
            <w:lang w:eastAsia="ru-RU"/>
          </w:rPr>
          <w:t>чертеж;</w:t>
        </w:r>
      </w:ins>
    </w:p>
    <w:p w14:paraId="16924445" w14:textId="77777777" w:rsidR="00C42FE2" w:rsidRDefault="00C42FE2" w:rsidP="00C42FE2">
      <w:pPr>
        <w:pStyle w:val="a4"/>
        <w:numPr>
          <w:ilvl w:val="0"/>
          <w:numId w:val="32"/>
        </w:numPr>
        <w:rPr>
          <w:ins w:id="2275" w:author="Екатерина Луткова" w:date="2016-04-20T12:59:00Z"/>
          <w:lang w:eastAsia="ru-RU"/>
        </w:rPr>
      </w:pPr>
      <w:ins w:id="2276" w:author="Екатерина Луткова" w:date="2016-04-20T12:59:00Z">
        <w:r>
          <w:rPr>
            <w:lang w:eastAsia="ru-RU"/>
          </w:rPr>
          <w:t>группа;</w:t>
        </w:r>
      </w:ins>
    </w:p>
    <w:p w14:paraId="0451D852" w14:textId="77777777" w:rsidR="00C42FE2" w:rsidRDefault="00C42FE2" w:rsidP="00C42FE2">
      <w:pPr>
        <w:pStyle w:val="a4"/>
        <w:numPr>
          <w:ilvl w:val="0"/>
          <w:numId w:val="32"/>
        </w:numPr>
        <w:rPr>
          <w:ins w:id="2277" w:author="Екатерина Луткова" w:date="2016-04-20T12:59:00Z"/>
          <w:lang w:eastAsia="ru-RU"/>
        </w:rPr>
      </w:pPr>
      <w:ins w:id="2278" w:author="Екатерина Луткова" w:date="2016-04-20T12:59:00Z">
        <w:r>
          <w:rPr>
            <w:lang w:eastAsia="ru-RU"/>
          </w:rPr>
          <w:t>наименование;</w:t>
        </w:r>
      </w:ins>
    </w:p>
    <w:p w14:paraId="52E47FAE" w14:textId="77777777" w:rsidR="00C42FE2" w:rsidRDefault="00C42FE2" w:rsidP="00C42FE2">
      <w:pPr>
        <w:pStyle w:val="a4"/>
        <w:numPr>
          <w:ilvl w:val="0"/>
          <w:numId w:val="32"/>
        </w:numPr>
        <w:rPr>
          <w:ins w:id="2279" w:author="Екатерина Луткова" w:date="2016-04-20T12:59:00Z"/>
          <w:lang w:eastAsia="ru-RU"/>
        </w:rPr>
      </w:pPr>
      <w:ins w:id="2280" w:author="Екатерина Луткова" w:date="2016-04-20T12:59:00Z">
        <w:r>
          <w:rPr>
            <w:lang w:eastAsia="ru-RU"/>
          </w:rPr>
          <w:t>выполнено деталей;</w:t>
        </w:r>
      </w:ins>
    </w:p>
    <w:p w14:paraId="23031167" w14:textId="77777777" w:rsidR="00C42FE2" w:rsidRDefault="00C42FE2" w:rsidP="00C42FE2">
      <w:pPr>
        <w:numPr>
          <w:ilvl w:val="0"/>
          <w:numId w:val="32"/>
        </w:numPr>
        <w:jc w:val="both"/>
        <w:rPr>
          <w:ins w:id="2281" w:author="Екатерина Луткова" w:date="2016-04-20T12:59:00Z"/>
        </w:rPr>
      </w:pPr>
      <w:ins w:id="2282" w:author="Екатерина Луткова" w:date="2016-04-20T12:59:00Z">
        <w:r>
          <w:t>сырье и материалы (сумма);</w:t>
        </w:r>
      </w:ins>
    </w:p>
    <w:p w14:paraId="47BF5211" w14:textId="77777777" w:rsidR="00C42FE2" w:rsidRDefault="00C42FE2" w:rsidP="00C42FE2">
      <w:pPr>
        <w:numPr>
          <w:ilvl w:val="0"/>
          <w:numId w:val="32"/>
        </w:numPr>
        <w:jc w:val="both"/>
        <w:rPr>
          <w:ins w:id="2283" w:author="Екатерина Луткова" w:date="2016-04-20T12:59:00Z"/>
        </w:rPr>
      </w:pPr>
      <w:ins w:id="2284" w:author="Екатерина Луткова" w:date="2016-04-20T12:59:00Z">
        <w:r>
          <w:t>основная зарплата (сумма);</w:t>
        </w:r>
      </w:ins>
    </w:p>
    <w:p w14:paraId="11BC321E" w14:textId="77777777" w:rsidR="00C42FE2" w:rsidRDefault="00C42FE2" w:rsidP="00C42FE2">
      <w:pPr>
        <w:numPr>
          <w:ilvl w:val="0"/>
          <w:numId w:val="32"/>
        </w:numPr>
        <w:jc w:val="both"/>
        <w:rPr>
          <w:ins w:id="2285" w:author="Екатерина Луткова" w:date="2016-04-20T12:59:00Z"/>
        </w:rPr>
      </w:pPr>
      <w:ins w:id="2286" w:author="Екатерина Луткова" w:date="2016-04-20T12:59:00Z">
        <w:r>
          <w:t>транспортные (сумма);</w:t>
        </w:r>
      </w:ins>
    </w:p>
    <w:p w14:paraId="7BDB5780" w14:textId="77777777" w:rsidR="00C42FE2" w:rsidRDefault="00C42FE2" w:rsidP="00C42FE2">
      <w:pPr>
        <w:numPr>
          <w:ilvl w:val="0"/>
          <w:numId w:val="32"/>
        </w:numPr>
        <w:jc w:val="both"/>
        <w:rPr>
          <w:ins w:id="2287" w:author="Екатерина Луткова" w:date="2016-04-20T12:59:00Z"/>
        </w:rPr>
      </w:pPr>
      <w:ins w:id="2288" w:author="Екатерина Луткова" w:date="2016-04-20T12:59:00Z">
        <w:r>
          <w:t>электроэнергия для формовых(сумма);</w:t>
        </w:r>
      </w:ins>
    </w:p>
    <w:p w14:paraId="28B8C8F4" w14:textId="77777777" w:rsidR="00C42FE2" w:rsidRDefault="00C42FE2" w:rsidP="00C42FE2">
      <w:pPr>
        <w:numPr>
          <w:ilvl w:val="0"/>
          <w:numId w:val="32"/>
        </w:numPr>
        <w:jc w:val="both"/>
        <w:rPr>
          <w:ins w:id="2289" w:author="Екатерина Луткова" w:date="2016-04-20T12:59:00Z"/>
        </w:rPr>
      </w:pPr>
      <w:ins w:id="2290" w:author="Екатерина Луткова" w:date="2016-04-20T12:59:00Z">
        <w:r>
          <w:t>электроэнергия прочая(сумма);</w:t>
        </w:r>
      </w:ins>
    </w:p>
    <w:p w14:paraId="5402116E" w14:textId="77777777" w:rsidR="00C42FE2" w:rsidRDefault="00C42FE2" w:rsidP="00C42FE2">
      <w:pPr>
        <w:pStyle w:val="a4"/>
        <w:spacing w:line="360" w:lineRule="auto"/>
        <w:ind w:left="0" w:firstLine="709"/>
        <w:rPr>
          <w:ins w:id="2291" w:author="Екатерина Луткова" w:date="2016-04-20T12:59:00Z"/>
          <w:lang w:eastAsia="ru-RU"/>
        </w:rPr>
      </w:pPr>
      <w:ins w:id="2292" w:author="Екатерина Луткова" w:date="2016-04-20T12:59:00Z">
        <w:r>
          <w:rPr>
            <w:lang w:eastAsia="ru-RU"/>
          </w:rPr>
          <w:t>Группировка осуществлена по номеру наряда. В конце ставится итого по наряду.</w:t>
        </w:r>
      </w:ins>
    </w:p>
    <w:p w14:paraId="6E638C2A" w14:textId="77777777" w:rsidR="00C42FE2" w:rsidRDefault="00C42FE2" w:rsidP="00C42FE2">
      <w:pPr>
        <w:pStyle w:val="a4"/>
        <w:spacing w:line="360" w:lineRule="auto"/>
        <w:ind w:left="0" w:firstLine="709"/>
        <w:rPr>
          <w:ins w:id="2293" w:author="Екатерина Луткова" w:date="2016-04-20T12:59:00Z"/>
          <w:lang w:eastAsia="ru-RU"/>
        </w:rPr>
      </w:pPr>
      <w:ins w:id="2294" w:author="Екатерина Луткова" w:date="2016-04-20T12:59:00Z">
        <w:r>
          <w:rPr>
            <w:lang w:eastAsia="ru-RU"/>
          </w:rPr>
          <w:t xml:space="preserve">Суммы на каждый чертеж берутся из фактической калькуляции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4.5.3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.</w:t>
        </w:r>
      </w:ins>
    </w:p>
    <w:p w14:paraId="7C0513FA" w14:textId="77777777" w:rsidR="00C42FE2" w:rsidRDefault="00C42FE2" w:rsidP="00C42FE2">
      <w:pPr>
        <w:pStyle w:val="a4"/>
        <w:spacing w:line="360" w:lineRule="auto"/>
        <w:ind w:left="0" w:firstLine="709"/>
        <w:rPr>
          <w:ins w:id="2295" w:author="Екатерина Луткова" w:date="2016-04-20T12:59:00Z"/>
          <w:lang w:eastAsia="ru-RU"/>
        </w:rPr>
      </w:pPr>
      <w:ins w:id="2296" w:author="Екатерина Луткова" w:date="2016-04-20T12:59:00Z">
        <w:r>
          <w:rPr>
            <w:lang w:eastAsia="ru-RU"/>
          </w:rPr>
          <w:t>Отчет формируется за заданный период.</w:t>
        </w:r>
      </w:ins>
    </w:p>
    <w:p w14:paraId="174AE101" w14:textId="527D8510" w:rsidR="00C42FE2" w:rsidRDefault="00C42FE2" w:rsidP="00C42FE2">
      <w:pPr>
        <w:pStyle w:val="3"/>
        <w:ind w:firstLine="708"/>
        <w:rPr>
          <w:ins w:id="2297" w:author="Екатерина Луткова" w:date="2016-04-20T13:00:00Z"/>
          <w:lang w:eastAsia="ru-RU"/>
        </w:rPr>
      </w:pPr>
      <w:ins w:id="2298" w:author="Екатерина Луткова" w:date="2016-04-20T13:00:00Z">
        <w:r>
          <w:rPr>
            <w:lang w:eastAsia="ru-RU"/>
          </w:rPr>
          <w:t>4.8.6. Учет прямых затрат на отгрузку</w:t>
        </w:r>
      </w:ins>
    </w:p>
    <w:p w14:paraId="2EA6A2FB" w14:textId="77777777" w:rsidR="00C42FE2" w:rsidRDefault="00C42FE2" w:rsidP="00C42FE2">
      <w:pPr>
        <w:ind w:firstLine="709"/>
        <w:rPr>
          <w:ins w:id="2299" w:author="Екатерина Луткова" w:date="2016-04-20T13:00:00Z"/>
          <w:lang w:eastAsia="ru-RU"/>
        </w:rPr>
      </w:pPr>
      <w:ins w:id="2300" w:author="Екатерина Луткова" w:date="2016-04-20T13:00:00Z">
        <w:r>
          <w:rPr>
            <w:lang w:eastAsia="ru-RU"/>
          </w:rPr>
          <w:t>Формируется сводная таблица, которая содержит следующие поля:</w:t>
        </w:r>
      </w:ins>
    </w:p>
    <w:p w14:paraId="49C732D4" w14:textId="77777777" w:rsidR="00C42FE2" w:rsidRDefault="00C42FE2" w:rsidP="00C42FE2">
      <w:pPr>
        <w:pStyle w:val="a4"/>
        <w:numPr>
          <w:ilvl w:val="0"/>
          <w:numId w:val="32"/>
        </w:numPr>
        <w:rPr>
          <w:ins w:id="2301" w:author="Екатерина Луткова" w:date="2016-04-20T13:00:00Z"/>
          <w:lang w:eastAsia="ru-RU"/>
        </w:rPr>
      </w:pPr>
      <w:ins w:id="2302" w:author="Екатерина Луткова" w:date="2016-04-20T13:00:00Z">
        <w:r>
          <w:rPr>
            <w:lang w:eastAsia="ru-RU"/>
          </w:rPr>
          <w:t>чертеж;</w:t>
        </w:r>
      </w:ins>
    </w:p>
    <w:p w14:paraId="79F5B8F7" w14:textId="77777777" w:rsidR="00C42FE2" w:rsidRDefault="00C42FE2" w:rsidP="00C42FE2">
      <w:pPr>
        <w:pStyle w:val="a4"/>
        <w:numPr>
          <w:ilvl w:val="0"/>
          <w:numId w:val="32"/>
        </w:numPr>
        <w:rPr>
          <w:ins w:id="2303" w:author="Екатерина Луткова" w:date="2016-04-20T13:00:00Z"/>
          <w:lang w:eastAsia="ru-RU"/>
        </w:rPr>
      </w:pPr>
      <w:ins w:id="2304" w:author="Екатерина Луткова" w:date="2016-04-20T13:00:00Z">
        <w:r>
          <w:rPr>
            <w:lang w:eastAsia="ru-RU"/>
          </w:rPr>
          <w:t>группа;</w:t>
        </w:r>
      </w:ins>
    </w:p>
    <w:p w14:paraId="62C5E6A5" w14:textId="77777777" w:rsidR="00C42FE2" w:rsidRDefault="00C42FE2" w:rsidP="00C42FE2">
      <w:pPr>
        <w:pStyle w:val="a4"/>
        <w:numPr>
          <w:ilvl w:val="0"/>
          <w:numId w:val="32"/>
        </w:numPr>
        <w:rPr>
          <w:ins w:id="2305" w:author="Екатерина Луткова" w:date="2016-04-20T13:00:00Z"/>
          <w:lang w:eastAsia="ru-RU"/>
        </w:rPr>
      </w:pPr>
      <w:ins w:id="2306" w:author="Екатерина Луткова" w:date="2016-04-20T13:00:00Z">
        <w:r>
          <w:rPr>
            <w:lang w:eastAsia="ru-RU"/>
          </w:rPr>
          <w:t>наименование;</w:t>
        </w:r>
      </w:ins>
    </w:p>
    <w:p w14:paraId="5D2E3F27" w14:textId="77777777" w:rsidR="00C42FE2" w:rsidRDefault="00C42FE2" w:rsidP="00C42FE2">
      <w:pPr>
        <w:pStyle w:val="a4"/>
        <w:numPr>
          <w:ilvl w:val="0"/>
          <w:numId w:val="32"/>
        </w:numPr>
        <w:rPr>
          <w:ins w:id="2307" w:author="Екатерина Луткова" w:date="2016-04-20T13:00:00Z"/>
          <w:lang w:eastAsia="ru-RU"/>
        </w:rPr>
      </w:pPr>
      <w:ins w:id="2308" w:author="Екатерина Луткова" w:date="2016-04-20T13:00:00Z">
        <w:r>
          <w:rPr>
            <w:lang w:eastAsia="ru-RU"/>
          </w:rPr>
          <w:t>отгружено деталей;</w:t>
        </w:r>
      </w:ins>
    </w:p>
    <w:p w14:paraId="523994A2" w14:textId="77777777" w:rsidR="00C42FE2" w:rsidRDefault="00C42FE2" w:rsidP="00C42FE2">
      <w:pPr>
        <w:numPr>
          <w:ilvl w:val="0"/>
          <w:numId w:val="32"/>
        </w:numPr>
        <w:jc w:val="both"/>
        <w:rPr>
          <w:ins w:id="2309" w:author="Екатерина Луткова" w:date="2016-04-20T13:00:00Z"/>
        </w:rPr>
      </w:pPr>
      <w:ins w:id="2310" w:author="Екатерина Луткова" w:date="2016-04-20T13:00:00Z">
        <w:r>
          <w:t>сырье и материалы (сумма);</w:t>
        </w:r>
      </w:ins>
    </w:p>
    <w:p w14:paraId="0607E00D" w14:textId="77777777" w:rsidR="00C42FE2" w:rsidRDefault="00C42FE2" w:rsidP="00C42FE2">
      <w:pPr>
        <w:numPr>
          <w:ilvl w:val="0"/>
          <w:numId w:val="32"/>
        </w:numPr>
        <w:jc w:val="both"/>
        <w:rPr>
          <w:ins w:id="2311" w:author="Екатерина Луткова" w:date="2016-04-20T13:00:00Z"/>
        </w:rPr>
      </w:pPr>
      <w:ins w:id="2312" w:author="Екатерина Луткова" w:date="2016-04-20T13:00:00Z">
        <w:r>
          <w:t>основная зарплата (сумма);</w:t>
        </w:r>
      </w:ins>
    </w:p>
    <w:p w14:paraId="772AF3FD" w14:textId="77777777" w:rsidR="00C42FE2" w:rsidRDefault="00C42FE2" w:rsidP="00C42FE2">
      <w:pPr>
        <w:numPr>
          <w:ilvl w:val="0"/>
          <w:numId w:val="32"/>
        </w:numPr>
        <w:jc w:val="both"/>
        <w:rPr>
          <w:ins w:id="2313" w:author="Екатерина Луткова" w:date="2016-04-20T13:00:00Z"/>
        </w:rPr>
      </w:pPr>
      <w:ins w:id="2314" w:author="Екатерина Луткова" w:date="2016-04-20T13:00:00Z">
        <w:r>
          <w:t>транспортные (сумма);</w:t>
        </w:r>
      </w:ins>
    </w:p>
    <w:p w14:paraId="45DF23A0" w14:textId="77777777" w:rsidR="00C42FE2" w:rsidRDefault="00C42FE2" w:rsidP="00C42FE2">
      <w:pPr>
        <w:numPr>
          <w:ilvl w:val="0"/>
          <w:numId w:val="32"/>
        </w:numPr>
        <w:jc w:val="both"/>
        <w:rPr>
          <w:ins w:id="2315" w:author="Екатерина Луткова" w:date="2016-04-20T13:00:00Z"/>
        </w:rPr>
      </w:pPr>
      <w:ins w:id="2316" w:author="Екатерина Луткова" w:date="2016-04-20T13:00:00Z">
        <w:r>
          <w:lastRenderedPageBreak/>
          <w:t>электроэнергия для формовых(сумма);</w:t>
        </w:r>
      </w:ins>
    </w:p>
    <w:p w14:paraId="1C668E90" w14:textId="77777777" w:rsidR="00C42FE2" w:rsidRDefault="00C42FE2" w:rsidP="00C42FE2">
      <w:pPr>
        <w:numPr>
          <w:ilvl w:val="0"/>
          <w:numId w:val="32"/>
        </w:numPr>
        <w:jc w:val="both"/>
        <w:rPr>
          <w:ins w:id="2317" w:author="Екатерина Луткова" w:date="2016-04-20T13:00:00Z"/>
        </w:rPr>
      </w:pPr>
      <w:ins w:id="2318" w:author="Екатерина Луткова" w:date="2016-04-20T13:00:00Z">
        <w:r>
          <w:t>электроэнергия прочая(сумма);</w:t>
        </w:r>
      </w:ins>
    </w:p>
    <w:p w14:paraId="2577F132" w14:textId="77777777" w:rsidR="00C42FE2" w:rsidRDefault="00C42FE2" w:rsidP="00C42FE2">
      <w:pPr>
        <w:pStyle w:val="a4"/>
        <w:spacing w:line="360" w:lineRule="auto"/>
        <w:ind w:left="0" w:firstLine="709"/>
        <w:rPr>
          <w:ins w:id="2319" w:author="Екатерина Луткова" w:date="2016-04-20T13:00:00Z"/>
          <w:lang w:eastAsia="ru-RU"/>
        </w:rPr>
      </w:pPr>
      <w:ins w:id="2320" w:author="Екатерина Луткова" w:date="2016-04-20T13:00:00Z">
        <w:r>
          <w:rPr>
            <w:lang w:eastAsia="ru-RU"/>
          </w:rPr>
          <w:t>Группировка осуществлена по номеру документа. В конце ставится итого по накладной.</w:t>
        </w:r>
      </w:ins>
    </w:p>
    <w:p w14:paraId="056CDE90" w14:textId="77777777" w:rsidR="00C42FE2" w:rsidRDefault="00C42FE2" w:rsidP="00C42FE2">
      <w:pPr>
        <w:pStyle w:val="a4"/>
        <w:spacing w:line="360" w:lineRule="auto"/>
        <w:ind w:left="0" w:firstLine="709"/>
        <w:rPr>
          <w:ins w:id="2321" w:author="Екатерина Луткова" w:date="2016-04-20T13:00:00Z"/>
          <w:lang w:eastAsia="ru-RU"/>
        </w:rPr>
      </w:pPr>
      <w:ins w:id="2322" w:author="Екатерина Луткова" w:date="2016-04-20T13:00:00Z">
        <w:r>
          <w:rPr>
            <w:lang w:eastAsia="ru-RU"/>
          </w:rPr>
          <w:t xml:space="preserve">Суммы на каждый чертеж берутся из фактической калькуляции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4.5.3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.</w:t>
        </w:r>
      </w:ins>
    </w:p>
    <w:p w14:paraId="3CA2F428" w14:textId="77777777" w:rsidR="00C42FE2" w:rsidRDefault="00C42FE2" w:rsidP="00C42FE2">
      <w:pPr>
        <w:pStyle w:val="a4"/>
        <w:spacing w:line="360" w:lineRule="auto"/>
        <w:ind w:left="0" w:firstLine="709"/>
        <w:rPr>
          <w:ins w:id="2323" w:author="Екатерина Луткова" w:date="2016-04-20T13:00:00Z"/>
          <w:lang w:eastAsia="ru-RU"/>
        </w:rPr>
      </w:pPr>
      <w:ins w:id="2324" w:author="Екатерина Луткова" w:date="2016-04-20T13:00:00Z">
        <w:r>
          <w:rPr>
            <w:lang w:eastAsia="ru-RU"/>
          </w:rPr>
          <w:t>Отчет формируется за заданный период.</w:t>
        </w:r>
      </w:ins>
    </w:p>
    <w:p w14:paraId="63E2390A" w14:textId="60319AD6" w:rsidR="00C42FE2" w:rsidRDefault="00362A64">
      <w:pPr>
        <w:pStyle w:val="3"/>
        <w:ind w:firstLine="709"/>
        <w:rPr>
          <w:ins w:id="2325" w:author="Екатерина Луткова" w:date="2016-04-20T13:04:00Z"/>
          <w:lang w:eastAsia="ru-RU"/>
        </w:rPr>
        <w:pPrChange w:id="2326" w:author="Екатерина Луткова" w:date="2016-04-20T13:04:00Z">
          <w:pPr>
            <w:pStyle w:val="a4"/>
            <w:spacing w:line="360" w:lineRule="auto"/>
            <w:ind w:left="0" w:firstLine="709"/>
          </w:pPr>
        </w:pPrChange>
      </w:pPr>
      <w:ins w:id="2327" w:author="Екатерина Луткова" w:date="2016-04-20T13:04:00Z">
        <w:r>
          <w:rPr>
            <w:lang w:eastAsia="ru-RU"/>
          </w:rPr>
          <w:t>4.8.7. Отчет по заработной плате</w:t>
        </w:r>
      </w:ins>
    </w:p>
    <w:p w14:paraId="2CAC11BF" w14:textId="77CDB331" w:rsidR="00362A64" w:rsidRDefault="00362A64">
      <w:pPr>
        <w:ind w:firstLine="709"/>
        <w:rPr>
          <w:ins w:id="2328" w:author="Екатерина Луткова" w:date="2016-04-20T13:05:00Z"/>
          <w:lang w:eastAsia="ru-RU"/>
        </w:rPr>
        <w:pPrChange w:id="2329" w:author="Екатерина Луткова" w:date="2016-04-20T12:32:00Z">
          <w:pPr>
            <w:pStyle w:val="a4"/>
            <w:spacing w:line="360" w:lineRule="auto"/>
            <w:ind w:left="0" w:firstLine="709"/>
          </w:pPr>
        </w:pPrChange>
      </w:pPr>
      <w:ins w:id="2330" w:author="Екатерина Луткова" w:date="2016-04-20T13:05:00Z">
        <w:r>
          <w:rPr>
            <w:lang w:eastAsia="ru-RU"/>
          </w:rPr>
          <w:t>Отчет формируется из модуля «Наряд».</w:t>
        </w:r>
      </w:ins>
    </w:p>
    <w:p w14:paraId="42AB8828" w14:textId="6C77C014" w:rsidR="00362A64" w:rsidRPr="00575532" w:rsidRDefault="00362A64">
      <w:pPr>
        <w:ind w:firstLine="709"/>
        <w:rPr>
          <w:lang w:eastAsia="ru-RU"/>
        </w:rPr>
        <w:pPrChange w:id="2331" w:author="Екатерина Луткова" w:date="2016-04-20T13:08:00Z">
          <w:pPr>
            <w:pStyle w:val="a4"/>
            <w:spacing w:line="360" w:lineRule="auto"/>
            <w:ind w:left="0" w:firstLine="709"/>
          </w:pPr>
        </w:pPrChange>
      </w:pPr>
      <w:ins w:id="2332" w:author="Екатерина Луткова" w:date="2016-04-20T13:08:00Z">
        <w:r>
          <w:rPr>
            <w:lang w:eastAsia="ru-RU"/>
          </w:rPr>
          <w:t>Формируется</w:t>
        </w:r>
      </w:ins>
      <w:ins w:id="2333" w:author="Екатерина Луткова" w:date="2016-04-20T13:05:00Z">
        <w:r>
          <w:rPr>
            <w:lang w:eastAsia="ru-RU"/>
          </w:rPr>
          <w:t xml:space="preserve"> по конкретному исполнителю (сотруднику), так же по всем </w:t>
        </w:r>
      </w:ins>
      <w:ins w:id="2334" w:author="Екатерина Луткова" w:date="2016-04-20T13:08:00Z">
        <w:r>
          <w:rPr>
            <w:lang w:eastAsia="ru-RU"/>
          </w:rPr>
          <w:t>исполнителям (</w:t>
        </w:r>
      </w:ins>
      <w:ins w:id="2335" w:author="Екатерина Луткова" w:date="2016-04-20T13:05:00Z">
        <w:r>
          <w:rPr>
            <w:lang w:eastAsia="ru-RU"/>
          </w:rPr>
          <w:t>сотрудникам</w:t>
        </w:r>
      </w:ins>
      <w:ins w:id="2336" w:author="Екатерина Луткова" w:date="2016-04-20T13:08:00Z">
        <w:r>
          <w:rPr>
            <w:lang w:eastAsia="ru-RU"/>
          </w:rPr>
          <w:t>)</w:t>
        </w:r>
      </w:ins>
      <w:ins w:id="2337" w:author="Екатерина Луткова" w:date="2016-04-20T13:05:00Z">
        <w:r>
          <w:rPr>
            <w:lang w:eastAsia="ru-RU"/>
          </w:rPr>
          <w:t xml:space="preserve"> </w:t>
        </w:r>
      </w:ins>
      <w:ins w:id="2338" w:author="Екатерина Луткова" w:date="2016-04-20T13:06:00Z">
        <w:r>
          <w:rPr>
            <w:lang w:eastAsia="ru-RU"/>
          </w:rPr>
          <w:t>за текущий день и за заданный месяц.</w:t>
        </w:r>
      </w:ins>
      <w:ins w:id="2339" w:author="Екатерина Луткова" w:date="2016-04-20T13:07:00Z">
        <w:r>
          <w:rPr>
            <w:lang w:eastAsia="ru-RU"/>
          </w:rPr>
          <w:t xml:space="preserve"> В данном отчете приводится основная заработная плата (берется из «</w:t>
        </w:r>
      </w:ins>
      <w:ins w:id="2340" w:author="Екатерина Луткова" w:date="2016-04-20T13:08:00Z">
        <w:r>
          <w:rPr>
            <w:lang w:eastAsia="ru-RU"/>
          </w:rPr>
          <w:t>Н</w:t>
        </w:r>
      </w:ins>
      <w:ins w:id="2341" w:author="Екатерина Луткова" w:date="2016-04-20T13:07:00Z">
        <w:r>
          <w:rPr>
            <w:lang w:eastAsia="ru-RU"/>
          </w:rPr>
          <w:t>аряда</w:t>
        </w:r>
      </w:ins>
      <w:ins w:id="2342" w:author="Екатерина Луткова" w:date="2016-04-20T13:08:00Z">
        <w:r>
          <w:rPr>
            <w:lang w:eastAsia="ru-RU"/>
          </w:rPr>
          <w:t>»</w:t>
        </w:r>
      </w:ins>
      <w:ins w:id="2343" w:author="Екатерина Луткова" w:date="2016-04-20T13:07:00Z">
        <w:r>
          <w:rPr>
            <w:lang w:eastAsia="ru-RU"/>
          </w:rPr>
          <w:t xml:space="preserve">). </w:t>
        </w:r>
      </w:ins>
    </w:p>
    <w:p w14:paraId="0D2D0E68" w14:textId="7CB5520D" w:rsidR="00DD7803" w:rsidRPr="00D32A6E" w:rsidRDefault="00D32A6E" w:rsidP="006E25FC">
      <w:pPr>
        <w:pStyle w:val="2"/>
        <w:spacing w:before="100" w:beforeAutospacing="1" w:after="100" w:afterAutospacing="1" w:line="360" w:lineRule="auto"/>
        <w:jc w:val="both"/>
      </w:pPr>
      <w:bookmarkStart w:id="2344" w:name="_Toc448917614"/>
      <w:r>
        <w:rPr>
          <w:lang w:eastAsia="ru-RU"/>
        </w:rPr>
        <w:t>4.</w:t>
      </w:r>
      <w:ins w:id="2345" w:author="Екатерина Луткова" w:date="2016-04-20T12:07:00Z">
        <w:r w:rsidR="00295E57">
          <w:rPr>
            <w:lang w:eastAsia="ru-RU"/>
          </w:rPr>
          <w:t>9</w:t>
        </w:r>
      </w:ins>
      <w:del w:id="2346" w:author="Екатерина Луткова" w:date="2016-04-20T12:07:00Z">
        <w:r w:rsidDel="00295E57">
          <w:rPr>
            <w:lang w:eastAsia="ru-RU"/>
          </w:rPr>
          <w:delText>8</w:delText>
        </w:r>
      </w:del>
      <w:r>
        <w:rPr>
          <w:lang w:eastAsia="ru-RU"/>
        </w:rPr>
        <w:t xml:space="preserve"> </w:t>
      </w:r>
      <w:r w:rsidR="00DD7803" w:rsidRPr="00D32A6E">
        <w:t>Журнал обрезки облоя</w:t>
      </w:r>
      <w:bookmarkEnd w:id="2344"/>
      <w:r w:rsidR="00DD7803" w:rsidRPr="00D32A6E">
        <w:t xml:space="preserve"> </w:t>
      </w:r>
    </w:p>
    <w:p w14:paraId="148E65EE" w14:textId="77777777" w:rsidR="00DD7803" w:rsidRPr="003A63E1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«Журнал обрезки облоя» содержит следующие поля:</w:t>
      </w: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681"/>
        <w:gridCol w:w="3260"/>
        <w:gridCol w:w="2835"/>
      </w:tblGrid>
      <w:tr w:rsidR="00DD7803" w:rsidRPr="00635B56" w14:paraId="380E816C" w14:textId="77777777" w:rsidTr="00BD39BD">
        <w:trPr>
          <w:trHeight w:val="456"/>
          <w:jc w:val="center"/>
        </w:trPr>
        <w:tc>
          <w:tcPr>
            <w:tcW w:w="3681" w:type="dxa"/>
          </w:tcPr>
          <w:p w14:paraId="35E90D2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Название</w:t>
            </w:r>
          </w:p>
        </w:tc>
        <w:tc>
          <w:tcPr>
            <w:tcW w:w="3260" w:type="dxa"/>
          </w:tcPr>
          <w:p w14:paraId="48A9E1F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384E89F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:rsidRPr="00635B56" w14:paraId="103240F1" w14:textId="77777777" w:rsidTr="00BD39BD">
        <w:trPr>
          <w:trHeight w:val="760"/>
          <w:jc w:val="center"/>
        </w:trPr>
        <w:tc>
          <w:tcPr>
            <w:tcW w:w="3681" w:type="dxa"/>
          </w:tcPr>
          <w:p w14:paraId="1F87DFC8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</w:t>
            </w:r>
          </w:p>
        </w:tc>
        <w:tc>
          <w:tcPr>
            <w:tcW w:w="3260" w:type="dxa"/>
          </w:tcPr>
          <w:p w14:paraId="3AA0C37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447679F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Char(6)</w:t>
            </w:r>
          </w:p>
        </w:tc>
      </w:tr>
      <w:tr w:rsidR="00DD7803" w:rsidRPr="00635B56" w14:paraId="5376EC2A" w14:textId="77777777" w:rsidTr="00BD39BD">
        <w:trPr>
          <w:trHeight w:val="437"/>
          <w:jc w:val="center"/>
        </w:trPr>
        <w:tc>
          <w:tcPr>
            <w:tcW w:w="3681" w:type="dxa"/>
          </w:tcPr>
          <w:p w14:paraId="72F21E3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</w:p>
        </w:tc>
        <w:tc>
          <w:tcPr>
            <w:tcW w:w="3260" w:type="dxa"/>
          </w:tcPr>
          <w:p w14:paraId="4D7DF47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обрезчицы</w:t>
            </w:r>
          </w:p>
        </w:tc>
        <w:tc>
          <w:tcPr>
            <w:tcW w:w="2835" w:type="dxa"/>
          </w:tcPr>
          <w:p w14:paraId="7417E34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FB8C4AA" w14:textId="77777777" w:rsidTr="00BD39BD">
        <w:trPr>
          <w:trHeight w:val="295"/>
          <w:jc w:val="center"/>
        </w:trPr>
        <w:tc>
          <w:tcPr>
            <w:tcW w:w="3681" w:type="dxa"/>
          </w:tcPr>
          <w:p w14:paraId="144EEB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</w:t>
            </w:r>
          </w:p>
        </w:tc>
        <w:tc>
          <w:tcPr>
            <w:tcW w:w="3260" w:type="dxa"/>
          </w:tcPr>
          <w:p w14:paraId="32A53C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 обрезки. Шаблон ввода: 01.01.2011</w:t>
            </w:r>
          </w:p>
        </w:tc>
        <w:tc>
          <w:tcPr>
            <w:tcW w:w="2835" w:type="dxa"/>
          </w:tcPr>
          <w:p w14:paraId="0801FFA3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 w:rsidRPr="00411E16">
              <w:rPr>
                <w:szCs w:val="24"/>
              </w:rPr>
              <w:t>(15)</w:t>
            </w:r>
          </w:p>
        </w:tc>
      </w:tr>
      <w:tr w:rsidR="00DD7803" w:rsidRPr="00635B56" w14:paraId="49B8F8BD" w14:textId="77777777" w:rsidTr="00BD39BD">
        <w:trPr>
          <w:trHeight w:val="295"/>
          <w:jc w:val="center"/>
        </w:trPr>
        <w:tc>
          <w:tcPr>
            <w:tcW w:w="3681" w:type="dxa"/>
          </w:tcPr>
          <w:p w14:paraId="7E5D8D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Группа</w:t>
            </w:r>
          </w:p>
        </w:tc>
        <w:tc>
          <w:tcPr>
            <w:tcW w:w="3260" w:type="dxa"/>
          </w:tcPr>
          <w:p w14:paraId="6602406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Наименование группы</w:t>
            </w:r>
          </w:p>
        </w:tc>
        <w:tc>
          <w:tcPr>
            <w:tcW w:w="2835" w:type="dxa"/>
          </w:tcPr>
          <w:p w14:paraId="7F6E68D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(40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42010055" w14:textId="77777777" w:rsidTr="00BD39BD">
        <w:trPr>
          <w:trHeight w:val="456"/>
          <w:jc w:val="center"/>
        </w:trPr>
        <w:tc>
          <w:tcPr>
            <w:tcW w:w="3681" w:type="dxa"/>
          </w:tcPr>
          <w:p w14:paraId="582B559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Чертеж</w:t>
            </w:r>
          </w:p>
        </w:tc>
        <w:tc>
          <w:tcPr>
            <w:tcW w:w="3260" w:type="dxa"/>
          </w:tcPr>
          <w:p w14:paraId="117F16B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835" w:type="dxa"/>
          </w:tcPr>
          <w:p w14:paraId="5396247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Char|(20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09964E61" w14:textId="77777777" w:rsidTr="00BD39BD">
        <w:trPr>
          <w:trHeight w:val="456"/>
          <w:jc w:val="center"/>
        </w:trPr>
        <w:tc>
          <w:tcPr>
            <w:tcW w:w="3681" w:type="dxa"/>
          </w:tcPr>
          <w:p w14:paraId="3B768B5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3260" w:type="dxa"/>
          </w:tcPr>
          <w:p w14:paraId="4DCBF62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 детали</w:t>
            </w:r>
          </w:p>
        </w:tc>
        <w:tc>
          <w:tcPr>
            <w:tcW w:w="2835" w:type="dxa"/>
          </w:tcPr>
          <w:p w14:paraId="24AFDBF7" w14:textId="77777777" w:rsidR="00DD7803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Char(40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5DEA631" w14:textId="77777777" w:rsidTr="00BD39BD">
        <w:trPr>
          <w:trHeight w:val="471"/>
          <w:jc w:val="center"/>
        </w:trPr>
        <w:tc>
          <w:tcPr>
            <w:tcW w:w="3681" w:type="dxa"/>
          </w:tcPr>
          <w:p w14:paraId="664982D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3260" w:type="dxa"/>
          </w:tcPr>
          <w:p w14:paraId="2D2CE3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2835" w:type="dxa"/>
          </w:tcPr>
          <w:p w14:paraId="2E2328BD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73C47BB8" w14:textId="77777777" w:rsidTr="00BD39BD">
        <w:trPr>
          <w:trHeight w:val="456"/>
          <w:jc w:val="center"/>
        </w:trPr>
        <w:tc>
          <w:tcPr>
            <w:tcW w:w="3681" w:type="dxa"/>
          </w:tcPr>
          <w:p w14:paraId="199A5CE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</w:t>
            </w:r>
          </w:p>
        </w:tc>
        <w:tc>
          <w:tcPr>
            <w:tcW w:w="3260" w:type="dxa"/>
          </w:tcPr>
          <w:p w14:paraId="51E9C44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 деталей</w:t>
            </w:r>
          </w:p>
        </w:tc>
        <w:tc>
          <w:tcPr>
            <w:tcW w:w="2835" w:type="dxa"/>
          </w:tcPr>
          <w:p w14:paraId="101AEB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8DD3F6F" w14:textId="77777777" w:rsidTr="00BD39BD">
        <w:trPr>
          <w:trHeight w:val="456"/>
          <w:jc w:val="center"/>
        </w:trPr>
        <w:tc>
          <w:tcPr>
            <w:tcW w:w="3681" w:type="dxa"/>
          </w:tcPr>
          <w:p w14:paraId="53CB24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брака</w:t>
            </w:r>
          </w:p>
        </w:tc>
        <w:tc>
          <w:tcPr>
            <w:tcW w:w="3260" w:type="dxa"/>
          </w:tcPr>
          <w:p w14:paraId="333F4B5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отбракованных деталей</w:t>
            </w:r>
          </w:p>
        </w:tc>
        <w:tc>
          <w:tcPr>
            <w:tcW w:w="2835" w:type="dxa"/>
          </w:tcPr>
          <w:p w14:paraId="1E39577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3D66EDE" w14:textId="77777777" w:rsidTr="00BD39BD">
        <w:trPr>
          <w:trHeight w:val="456"/>
          <w:jc w:val="center"/>
        </w:trPr>
        <w:tc>
          <w:tcPr>
            <w:tcW w:w="3681" w:type="dxa"/>
          </w:tcPr>
          <w:p w14:paraId="7AD738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3260" w:type="dxa"/>
          </w:tcPr>
          <w:p w14:paraId="2DA2428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2835" w:type="dxa"/>
          </w:tcPr>
          <w:p w14:paraId="44DF413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(25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7AD6556E" w14:textId="77777777" w:rsidTr="00BD39BD">
        <w:trPr>
          <w:trHeight w:val="456"/>
          <w:jc w:val="center"/>
        </w:trPr>
        <w:tc>
          <w:tcPr>
            <w:tcW w:w="3681" w:type="dxa"/>
          </w:tcPr>
          <w:p w14:paraId="14680CD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</w:t>
            </w:r>
          </w:p>
        </w:tc>
        <w:tc>
          <w:tcPr>
            <w:tcW w:w="3260" w:type="dxa"/>
          </w:tcPr>
          <w:p w14:paraId="76C19E4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 (1шт.)</w:t>
            </w:r>
          </w:p>
        </w:tc>
        <w:tc>
          <w:tcPr>
            <w:tcW w:w="2835" w:type="dxa"/>
          </w:tcPr>
          <w:p w14:paraId="7CE1BB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  <w:tr w:rsidR="00DD7803" w:rsidRPr="00635B56" w14:paraId="78411A1D" w14:textId="77777777" w:rsidTr="00BD39BD">
        <w:trPr>
          <w:trHeight w:val="456"/>
          <w:jc w:val="center"/>
        </w:trPr>
        <w:tc>
          <w:tcPr>
            <w:tcW w:w="3681" w:type="dxa"/>
          </w:tcPr>
          <w:p w14:paraId="0B98640F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Заработная плата</w:t>
            </w:r>
          </w:p>
        </w:tc>
        <w:tc>
          <w:tcPr>
            <w:tcW w:w="3260" w:type="dxa"/>
          </w:tcPr>
          <w:p w14:paraId="70435A1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количество*Цена обрезки</w:t>
            </w:r>
          </w:p>
        </w:tc>
        <w:tc>
          <w:tcPr>
            <w:tcW w:w="2835" w:type="dxa"/>
          </w:tcPr>
          <w:p w14:paraId="62E4A2A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</w:tbl>
    <w:p w14:paraId="7493B9E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Фамилия обрезчицы и фамилия изготовителя выбираются из раскрывающегося списка </w:t>
      </w:r>
      <w:r w:rsidRPr="00BD39BD">
        <w:t>[</w:t>
      </w:r>
      <w:r w:rsidR="00507C7D">
        <w:t xml:space="preserve">п. </w:t>
      </w:r>
      <w:r>
        <w:t>4.3.7</w:t>
      </w:r>
      <w:r w:rsidRPr="00BD39BD">
        <w:t>]</w:t>
      </w:r>
      <w:r>
        <w:t xml:space="preserve">. Выбирается номер чертежа; группа, наименование, материал, цена обрезки – автоматически в соответствии с характеристиками чертежа </w:t>
      </w:r>
      <w:r w:rsidRPr="00BD39BD">
        <w:t>[</w:t>
      </w:r>
      <w:r w:rsidR="00507C7D">
        <w:t xml:space="preserve">п. </w:t>
      </w:r>
      <w:r>
        <w:t>4.5</w:t>
      </w:r>
      <w:r w:rsidRPr="00BD39BD">
        <w:t>]</w:t>
      </w:r>
      <w:r>
        <w:t xml:space="preserve">. </w:t>
      </w:r>
    </w:p>
    <w:p w14:paraId="624EC394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Вручную вводятся дата, входное количество, количество брака.</w:t>
      </w:r>
    </w:p>
    <w:p w14:paraId="02B1F2B1" w14:textId="77777777" w:rsidR="00DD7803" w:rsidRPr="00BD39B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lastRenderedPageBreak/>
        <w:t>Заработная плата считается автоматически.</w:t>
      </w:r>
    </w:p>
    <w:p w14:paraId="7FB80F5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Предусмотрена выборка по фамилии обрезчицы ее заработной платы </w:t>
      </w:r>
      <w:r w:rsidRPr="00507C7D">
        <w:t xml:space="preserve">на текущую дату и за </w:t>
      </w:r>
      <w:r>
        <w:t>месяц.</w:t>
      </w:r>
    </w:p>
    <w:p w14:paraId="53309E46" w14:textId="5EE2F253" w:rsidR="00FD3E1A" w:rsidRDefault="00FD3E1A" w:rsidP="00FD3E1A">
      <w:pPr>
        <w:pStyle w:val="3"/>
        <w:ind w:firstLine="708"/>
      </w:pPr>
      <w:bookmarkStart w:id="2347" w:name="_Toc448917615"/>
      <w:r>
        <w:t>4.</w:t>
      </w:r>
      <w:ins w:id="2348" w:author="Екатерина Луткова" w:date="2016-04-20T12:07:00Z">
        <w:r w:rsidR="00295E57">
          <w:t>9</w:t>
        </w:r>
      </w:ins>
      <w:del w:id="2349" w:author="Екатерина Луткова" w:date="2016-04-20T12:07:00Z">
        <w:r w:rsidDel="00295E57">
          <w:delText>8</w:delText>
        </w:r>
      </w:del>
      <w:r>
        <w:t>.1 Реестр брака</w:t>
      </w:r>
      <w:bookmarkEnd w:id="2347"/>
      <w:r w:rsidR="00DD7803">
        <w:t xml:space="preserve"> </w:t>
      </w:r>
    </w:p>
    <w:p w14:paraId="0B34B9FA" w14:textId="77777777" w:rsidR="00FD3E1A" w:rsidRDefault="00FD3E1A" w:rsidP="00FD3E1A">
      <w:pPr>
        <w:jc w:val="both"/>
        <w:rPr>
          <w:ins w:id="2350" w:author="Екатерина Луткова" w:date="2016-04-01T18:04:00Z"/>
        </w:rPr>
      </w:pPr>
      <w:r>
        <w:tab/>
        <w:t xml:space="preserve">В журнале обрезки облоя ведется реестр брака. </w:t>
      </w:r>
    </w:p>
    <w:p w14:paraId="232C59C3" w14:textId="777C51CC" w:rsidR="00495E8B" w:rsidRDefault="00495E8B" w:rsidP="00FD3E1A">
      <w:pPr>
        <w:jc w:val="both"/>
      </w:pPr>
      <w:ins w:id="2351" w:author="Екатерина Луткова" w:date="2016-04-01T18:04:00Z">
        <w:r>
          <w:tab/>
          <w:t>Реестр выводится по всем исполнителям, а так же есть возможность выбора конкретного исполнителя.</w:t>
        </w:r>
      </w:ins>
    </w:p>
    <w:p w14:paraId="00CF576F" w14:textId="77777777" w:rsidR="00FD3E1A" w:rsidRDefault="00FD3E1A" w:rsidP="00FD3E1A">
      <w:pPr>
        <w:jc w:val="both"/>
        <w:rPr>
          <w:ins w:id="2352" w:author="Екатерина Луткова" w:date="2016-04-01T18:05:00Z"/>
        </w:rPr>
      </w:pPr>
      <w:r>
        <w:tab/>
        <w:t>Содержит следующие поля</w:t>
      </w:r>
      <w:r w:rsidR="00507C7D">
        <w:t xml:space="preserve"> (все суммы берутся из плановой калькуляции на данную деталь)</w:t>
      </w:r>
      <w:r>
        <w:t>:</w:t>
      </w:r>
    </w:p>
    <w:p w14:paraId="775AF5A5" w14:textId="63134487" w:rsidR="00495E8B" w:rsidRDefault="00495E8B">
      <w:pPr>
        <w:pStyle w:val="a4"/>
        <w:numPr>
          <w:ilvl w:val="0"/>
          <w:numId w:val="38"/>
        </w:numPr>
        <w:jc w:val="both"/>
        <w:pPrChange w:id="2353" w:author="Екатерина Луткова" w:date="2016-04-01T18:05:00Z">
          <w:pPr>
            <w:jc w:val="both"/>
          </w:pPr>
        </w:pPrChange>
      </w:pPr>
      <w:ins w:id="2354" w:author="Екатерина Луткова" w:date="2016-04-01T18:05:00Z">
        <w:r>
          <w:t>заявка;</w:t>
        </w:r>
      </w:ins>
    </w:p>
    <w:p w14:paraId="2D59E5DD" w14:textId="77777777" w:rsidR="00FD3E1A" w:rsidRDefault="00FD3E1A" w:rsidP="00FD3E1A">
      <w:pPr>
        <w:numPr>
          <w:ilvl w:val="0"/>
          <w:numId w:val="28"/>
        </w:numPr>
        <w:jc w:val="both"/>
      </w:pPr>
      <w:r>
        <w:t>чертеж (его номер);</w:t>
      </w:r>
    </w:p>
    <w:p w14:paraId="6CD40D06" w14:textId="77777777" w:rsidR="00FD3E1A" w:rsidRDefault="00FD3E1A" w:rsidP="00FD3E1A">
      <w:pPr>
        <w:numPr>
          <w:ilvl w:val="0"/>
          <w:numId w:val="28"/>
        </w:numPr>
        <w:jc w:val="both"/>
      </w:pPr>
      <w:r>
        <w:t>наименование детали;</w:t>
      </w:r>
    </w:p>
    <w:p w14:paraId="1E049E4C" w14:textId="77777777" w:rsidR="00FD3E1A" w:rsidRDefault="00FD3E1A" w:rsidP="00FD3E1A">
      <w:pPr>
        <w:numPr>
          <w:ilvl w:val="0"/>
          <w:numId w:val="28"/>
        </w:numPr>
        <w:jc w:val="both"/>
        <w:rPr>
          <w:ins w:id="2355" w:author="Екатерина Луткова" w:date="2016-04-01T18:06:00Z"/>
        </w:rPr>
      </w:pPr>
      <w:r>
        <w:t>количество брака;</w:t>
      </w:r>
    </w:p>
    <w:p w14:paraId="1025FFDA" w14:textId="793CEAD1" w:rsidR="00495E8B" w:rsidRDefault="00495E8B" w:rsidP="00FD3E1A">
      <w:pPr>
        <w:numPr>
          <w:ilvl w:val="0"/>
          <w:numId w:val="28"/>
        </w:numPr>
        <w:jc w:val="both"/>
        <w:rPr>
          <w:ins w:id="2356" w:author="Екатерина Луткова" w:date="2016-04-01T18:05:00Z"/>
        </w:rPr>
      </w:pPr>
      <w:ins w:id="2357" w:author="Екатерина Луткова" w:date="2016-04-01T18:06:00Z">
        <w:r>
          <w:t>материал;</w:t>
        </w:r>
      </w:ins>
    </w:p>
    <w:p w14:paraId="7538D445" w14:textId="2E57C614" w:rsidR="00495E8B" w:rsidRDefault="00495E8B" w:rsidP="00FD3E1A">
      <w:pPr>
        <w:numPr>
          <w:ilvl w:val="0"/>
          <w:numId w:val="28"/>
        </w:numPr>
        <w:jc w:val="both"/>
        <w:rPr>
          <w:ins w:id="2358" w:author="Екатерина Луткова" w:date="2016-04-01T18:06:00Z"/>
        </w:rPr>
      </w:pPr>
      <w:ins w:id="2359" w:author="Екатерина Луткова" w:date="2016-04-01T18:05:00Z">
        <w:r>
          <w:t>убыток по материалу, кг (вес детали по черт</w:t>
        </w:r>
      </w:ins>
      <w:ins w:id="2360" w:author="Екатерина Луткова" w:date="2016-04-01T18:06:00Z">
        <w:r>
          <w:t>. из модуля «</w:t>
        </w:r>
        <w:proofErr w:type="gramStart"/>
        <w:r>
          <w:t>Чертежи»</w:t>
        </w:r>
      </w:ins>
      <w:ins w:id="2361" w:author="Екатерина Луткова" w:date="2016-04-01T18:08:00Z">
        <w:r w:rsidR="003F5BA8">
          <w:t xml:space="preserve"> </w:t>
        </w:r>
      </w:ins>
      <w:ins w:id="2362" w:author="Екатерина Луткова" w:date="2016-04-01T18:06:00Z">
        <w:r w:rsidR="003F5BA8">
          <w:t xml:space="preserve"> *</w:t>
        </w:r>
        <w:proofErr w:type="gramEnd"/>
        <w:r w:rsidR="003F5BA8">
          <w:t xml:space="preserve"> </w:t>
        </w:r>
        <w:r>
          <w:t xml:space="preserve"> умножается на количество брака);</w:t>
        </w:r>
      </w:ins>
    </w:p>
    <w:p w14:paraId="31095FAB" w14:textId="7B45EF98" w:rsidR="00495E8B" w:rsidRDefault="00495E8B" w:rsidP="00FD3E1A">
      <w:pPr>
        <w:numPr>
          <w:ilvl w:val="0"/>
          <w:numId w:val="28"/>
        </w:numPr>
        <w:jc w:val="both"/>
        <w:rPr>
          <w:ins w:id="2363" w:author="Екатерина Луткова" w:date="2016-04-01T18:09:00Z"/>
        </w:rPr>
      </w:pPr>
      <w:ins w:id="2364" w:author="Екатерина Луткова" w:date="2016-04-01T18:06:00Z">
        <w:r>
          <w:t xml:space="preserve">убыток материала, </w:t>
        </w:r>
        <w:proofErr w:type="spellStart"/>
        <w:r>
          <w:t>руб</w:t>
        </w:r>
        <w:proofErr w:type="spellEnd"/>
        <w:r>
          <w:t xml:space="preserve"> (цена материала из справочника </w:t>
        </w:r>
      </w:ins>
      <w:ins w:id="2365" w:author="Екатерина Луткова" w:date="2016-04-01T18:07:00Z">
        <w:r>
          <w:t xml:space="preserve">«Материалы» </w:t>
        </w:r>
      </w:ins>
      <w:ins w:id="2366" w:author="Екатерина Луткова" w:date="2016-04-01T18:09:00Z">
        <w:r w:rsidR="003F5BA8">
          <w:t>*</w:t>
        </w:r>
      </w:ins>
      <w:ins w:id="2367" w:author="Екатерина Луткова" w:date="2016-04-01T18:07:00Z">
        <w:r w:rsidR="003F5BA8">
          <w:t xml:space="preserve"> умножается вес детали по </w:t>
        </w:r>
        <w:proofErr w:type="gramStart"/>
        <w:r w:rsidR="003F5BA8">
          <w:t>черт.</w:t>
        </w:r>
      </w:ins>
      <w:ins w:id="2368" w:author="Екатерина Луткова" w:date="2016-04-01T18:08:00Z">
        <w:r w:rsidR="003F5BA8">
          <w:t>*</w:t>
        </w:r>
        <w:proofErr w:type="gramEnd"/>
        <w:r w:rsidR="003F5BA8">
          <w:t xml:space="preserve"> количество брака);</w:t>
        </w:r>
      </w:ins>
    </w:p>
    <w:p w14:paraId="69740773" w14:textId="2CC7F702" w:rsidR="003F5BA8" w:rsidRDefault="003F5BA8" w:rsidP="00FD3E1A">
      <w:pPr>
        <w:numPr>
          <w:ilvl w:val="0"/>
          <w:numId w:val="28"/>
        </w:numPr>
        <w:jc w:val="both"/>
        <w:rPr>
          <w:ins w:id="2369" w:author="Екатерина Луткова" w:date="2016-04-01T18:09:00Z"/>
        </w:rPr>
      </w:pPr>
      <w:ins w:id="2370" w:author="Екатерина Луткова" w:date="2016-04-01T18:09:00Z">
        <w:r>
          <w:t>прямые затраты</w:t>
        </w:r>
      </w:ins>
      <w:ins w:id="2371" w:author="Екатерина Луткова" w:date="2016-04-01T18:10:00Z">
        <w:r>
          <w:t xml:space="preserve"> (берутся из плановой калькуляции)</w:t>
        </w:r>
      </w:ins>
      <w:ins w:id="2372" w:author="Екатерина Луткова" w:date="2016-04-01T18:09:00Z">
        <w:r>
          <w:t>:</w:t>
        </w:r>
      </w:ins>
    </w:p>
    <w:p w14:paraId="234EC20A" w14:textId="4127CADC" w:rsidR="003F5BA8" w:rsidRDefault="003F5BA8">
      <w:pPr>
        <w:ind w:left="1416"/>
        <w:jc w:val="both"/>
        <w:rPr>
          <w:ins w:id="2373" w:author="Екатерина Луткова" w:date="2016-04-01T18:10:00Z"/>
        </w:rPr>
        <w:pPrChange w:id="2374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375" w:author="Екатерина Луткова" w:date="2016-04-01T18:09:00Z">
        <w:r>
          <w:t>- транспортные</w:t>
        </w:r>
      </w:ins>
      <w:ins w:id="2376" w:author="Екатерина Луткова" w:date="2016-04-01T18:10:00Z">
        <w:r>
          <w:t>, руб.;</w:t>
        </w:r>
      </w:ins>
    </w:p>
    <w:p w14:paraId="2E9E2514" w14:textId="1F002EAB" w:rsidR="003F5BA8" w:rsidRDefault="003F5BA8">
      <w:pPr>
        <w:ind w:left="1416"/>
        <w:jc w:val="both"/>
        <w:rPr>
          <w:ins w:id="2377" w:author="Екатерина Луткова" w:date="2016-04-01T18:10:00Z"/>
        </w:rPr>
        <w:pPrChange w:id="2378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379" w:author="Екатерина Луткова" w:date="2016-04-01T18:10:00Z">
        <w:r>
          <w:t>- основная заработная плата, руб.;</w:t>
        </w:r>
      </w:ins>
    </w:p>
    <w:p w14:paraId="650B2192" w14:textId="2363348D" w:rsidR="003F5BA8" w:rsidRDefault="003F5BA8">
      <w:pPr>
        <w:ind w:left="1416"/>
        <w:jc w:val="both"/>
        <w:rPr>
          <w:ins w:id="2380" w:author="Екатерина Луткова" w:date="2016-04-01T18:10:00Z"/>
        </w:rPr>
        <w:pPrChange w:id="2381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382" w:author="Екатерина Луткова" w:date="2016-04-01T18:11:00Z">
        <w:r>
          <w:t xml:space="preserve">- </w:t>
        </w:r>
      </w:ins>
      <w:ins w:id="2383" w:author="Екатерина Луткова" w:date="2016-04-01T18:10:00Z">
        <w:r>
          <w:t xml:space="preserve">дополнительная </w:t>
        </w:r>
        <w:proofErr w:type="spellStart"/>
        <w:r>
          <w:t>зп</w:t>
        </w:r>
        <w:proofErr w:type="spellEnd"/>
        <w:r>
          <w:t>, руб.;</w:t>
        </w:r>
      </w:ins>
    </w:p>
    <w:p w14:paraId="7713DADE" w14:textId="476CC9D1" w:rsidR="003F5BA8" w:rsidRDefault="003F5BA8">
      <w:pPr>
        <w:ind w:left="1416"/>
        <w:jc w:val="both"/>
        <w:rPr>
          <w:ins w:id="2384" w:author="Екатерина Луткова" w:date="2016-04-01T18:11:00Z"/>
        </w:rPr>
        <w:pPrChange w:id="2385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386" w:author="Екатерина Луткова" w:date="2016-04-01T18:11:00Z">
        <w:r>
          <w:t>- отчисления ЕСН, руб.;</w:t>
        </w:r>
      </w:ins>
    </w:p>
    <w:p w14:paraId="50B83F9A" w14:textId="63CB67DB" w:rsidR="003F5BA8" w:rsidRDefault="003F5BA8">
      <w:pPr>
        <w:ind w:left="1416"/>
        <w:jc w:val="both"/>
        <w:rPr>
          <w:ins w:id="2387" w:author="Екатерина Луткова" w:date="2016-04-01T18:11:00Z"/>
        </w:rPr>
        <w:pPrChange w:id="2388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389" w:author="Екатерина Луткова" w:date="2016-04-01T18:11:00Z">
        <w:r>
          <w:t>- электроэнергия для формовых, руб.;</w:t>
        </w:r>
      </w:ins>
    </w:p>
    <w:p w14:paraId="0E5BD940" w14:textId="255D647B" w:rsidR="003F5BA8" w:rsidRDefault="003F5BA8">
      <w:pPr>
        <w:ind w:left="1416"/>
        <w:jc w:val="both"/>
        <w:pPrChange w:id="2390" w:author="Екатерина Луткова" w:date="2016-04-01T18:11:00Z">
          <w:pPr>
            <w:numPr>
              <w:numId w:val="28"/>
            </w:numPr>
            <w:ind w:left="720" w:hanging="360"/>
            <w:jc w:val="both"/>
          </w:pPr>
        </w:pPrChange>
      </w:pPr>
      <w:ins w:id="2391" w:author="Екатерина Луткова" w:date="2016-04-01T18:11:00Z">
        <w:r>
          <w:t>- электроэнергия прочая, руб.</w:t>
        </w:r>
      </w:ins>
    </w:p>
    <w:p w14:paraId="32399643" w14:textId="1B19830C" w:rsidR="00FD3E1A" w:rsidDel="003F5BA8" w:rsidRDefault="00FD3E1A" w:rsidP="00FD3E1A">
      <w:pPr>
        <w:numPr>
          <w:ilvl w:val="0"/>
          <w:numId w:val="28"/>
        </w:numPr>
        <w:jc w:val="both"/>
        <w:rPr>
          <w:del w:id="2392" w:author="Екатерина Луткова" w:date="2016-04-01T18:12:00Z"/>
        </w:rPr>
      </w:pPr>
      <w:del w:id="2393" w:author="Екатерина Луткова" w:date="2016-04-01T18:12:00Z">
        <w:r w:rsidDel="003F5BA8">
          <w:delText>сырье и материалы</w:delText>
        </w:r>
        <w:r w:rsidR="00507C7D" w:rsidDel="003F5BA8">
          <w:delText xml:space="preserve"> (сумма)</w:delText>
        </w:r>
        <w:r w:rsidDel="003F5BA8">
          <w:delText>;</w:delText>
        </w:r>
      </w:del>
    </w:p>
    <w:p w14:paraId="66465B35" w14:textId="3CC52FB6" w:rsidR="00995276" w:rsidDel="003F5BA8" w:rsidRDefault="00995276" w:rsidP="00FD3E1A">
      <w:pPr>
        <w:numPr>
          <w:ilvl w:val="0"/>
          <w:numId w:val="28"/>
        </w:numPr>
        <w:jc w:val="both"/>
        <w:rPr>
          <w:del w:id="2394" w:author="Екатерина Луткова" w:date="2016-04-01T18:12:00Z"/>
        </w:rPr>
      </w:pPr>
      <w:del w:id="2395" w:author="Екатерина Луткова" w:date="2016-04-01T18:12:00Z">
        <w:r w:rsidDel="003F5BA8">
          <w:delText>транспортные (сумма);</w:delText>
        </w:r>
      </w:del>
    </w:p>
    <w:p w14:paraId="3425FC69" w14:textId="77C63BC8" w:rsidR="00FD3E1A" w:rsidDel="003F5BA8" w:rsidRDefault="00507C7D" w:rsidP="00FD3E1A">
      <w:pPr>
        <w:numPr>
          <w:ilvl w:val="0"/>
          <w:numId w:val="28"/>
        </w:numPr>
        <w:jc w:val="both"/>
        <w:rPr>
          <w:del w:id="2396" w:author="Екатерина Луткова" w:date="2016-04-01T18:12:00Z"/>
        </w:rPr>
      </w:pPr>
      <w:del w:id="2397" w:author="Екатерина Луткова" w:date="2016-04-01T18:12:00Z">
        <w:r w:rsidDel="003F5BA8">
          <w:delText>основная зарплата</w:delText>
        </w:r>
        <w:r w:rsidR="00995276" w:rsidDel="003F5BA8">
          <w:delText xml:space="preserve"> </w:delText>
        </w:r>
        <w:r w:rsidDel="003F5BA8">
          <w:delText>(сумма);</w:delText>
        </w:r>
      </w:del>
    </w:p>
    <w:p w14:paraId="30512129" w14:textId="0AF06FF4" w:rsidR="00507C7D" w:rsidDel="003F5BA8" w:rsidRDefault="00507C7D" w:rsidP="00FD3E1A">
      <w:pPr>
        <w:numPr>
          <w:ilvl w:val="0"/>
          <w:numId w:val="28"/>
        </w:numPr>
        <w:jc w:val="both"/>
        <w:rPr>
          <w:del w:id="2398" w:author="Екатерина Луткова" w:date="2016-04-01T18:12:00Z"/>
        </w:rPr>
      </w:pPr>
      <w:del w:id="2399" w:author="Екатерина Луткова" w:date="2016-04-01T18:12:00Z">
        <w:r w:rsidDel="003F5BA8">
          <w:delText>дополнительная зарплата(сумма);</w:delText>
        </w:r>
      </w:del>
    </w:p>
    <w:p w14:paraId="3371F3A4" w14:textId="4503A6B4" w:rsidR="00507C7D" w:rsidDel="003F5BA8" w:rsidRDefault="00507C7D" w:rsidP="00FD3E1A">
      <w:pPr>
        <w:numPr>
          <w:ilvl w:val="0"/>
          <w:numId w:val="28"/>
        </w:numPr>
        <w:jc w:val="both"/>
        <w:rPr>
          <w:del w:id="2400" w:author="Екатерина Луткова" w:date="2016-04-01T18:12:00Z"/>
        </w:rPr>
      </w:pPr>
      <w:del w:id="2401" w:author="Екатерина Луткова" w:date="2016-04-01T18:12:00Z">
        <w:r w:rsidDel="003F5BA8">
          <w:delText>отчисления ЕСН(сумма);</w:delText>
        </w:r>
      </w:del>
    </w:p>
    <w:p w14:paraId="359CBAF0" w14:textId="381F10AC" w:rsidR="00507C7D" w:rsidDel="003F5BA8" w:rsidRDefault="00507C7D" w:rsidP="00FD3E1A">
      <w:pPr>
        <w:numPr>
          <w:ilvl w:val="0"/>
          <w:numId w:val="28"/>
        </w:numPr>
        <w:jc w:val="both"/>
        <w:rPr>
          <w:del w:id="2402" w:author="Екатерина Луткова" w:date="2016-04-01T18:12:00Z"/>
        </w:rPr>
      </w:pPr>
      <w:del w:id="2403" w:author="Екатерина Луткова" w:date="2016-04-01T18:12:00Z">
        <w:r w:rsidDel="003F5BA8">
          <w:delText>общецеховые(сумма);</w:delText>
        </w:r>
      </w:del>
    </w:p>
    <w:p w14:paraId="58BC534A" w14:textId="2109C95D" w:rsidR="00507C7D" w:rsidDel="003F5BA8" w:rsidRDefault="00507C7D" w:rsidP="00FD3E1A">
      <w:pPr>
        <w:numPr>
          <w:ilvl w:val="0"/>
          <w:numId w:val="28"/>
        </w:numPr>
        <w:jc w:val="both"/>
        <w:rPr>
          <w:del w:id="2404" w:author="Екатерина Луткова" w:date="2016-04-01T18:12:00Z"/>
        </w:rPr>
      </w:pPr>
      <w:del w:id="2405" w:author="Екатерина Луткова" w:date="2016-04-01T18:12:00Z">
        <w:r w:rsidDel="003F5BA8">
          <w:delText>общепроизводственные(сумма);</w:delText>
        </w:r>
      </w:del>
    </w:p>
    <w:p w14:paraId="4BD4305F" w14:textId="0F7EBCF2" w:rsidR="00507C7D" w:rsidDel="003F5BA8" w:rsidRDefault="00507C7D" w:rsidP="00FD3E1A">
      <w:pPr>
        <w:numPr>
          <w:ilvl w:val="0"/>
          <w:numId w:val="28"/>
        </w:numPr>
        <w:jc w:val="both"/>
        <w:rPr>
          <w:del w:id="2406" w:author="Екатерина Луткова" w:date="2016-04-01T18:12:00Z"/>
        </w:rPr>
      </w:pPr>
      <w:del w:id="2407" w:author="Екатерина Луткова" w:date="2016-04-01T18:12:00Z">
        <w:r w:rsidDel="003F5BA8">
          <w:delText>электроэнергия для формовых(сумма);</w:delText>
        </w:r>
      </w:del>
    </w:p>
    <w:p w14:paraId="26509B55" w14:textId="0C234052" w:rsidR="00507C7D" w:rsidDel="003F5BA8" w:rsidRDefault="00507C7D" w:rsidP="00FD3E1A">
      <w:pPr>
        <w:numPr>
          <w:ilvl w:val="0"/>
          <w:numId w:val="28"/>
        </w:numPr>
        <w:jc w:val="both"/>
        <w:rPr>
          <w:del w:id="2408" w:author="Екатерина Луткова" w:date="2016-04-01T18:12:00Z"/>
        </w:rPr>
      </w:pPr>
      <w:del w:id="2409" w:author="Екатерина Луткова" w:date="2016-04-01T18:12:00Z">
        <w:r w:rsidDel="003F5BA8">
          <w:delText>электроэнергия прочая(сумма);</w:delText>
        </w:r>
      </w:del>
    </w:p>
    <w:p w14:paraId="7D63D827" w14:textId="3F674A4D" w:rsidR="00507C7D" w:rsidDel="003F5BA8" w:rsidRDefault="00507C7D" w:rsidP="00FD3E1A">
      <w:pPr>
        <w:numPr>
          <w:ilvl w:val="0"/>
          <w:numId w:val="28"/>
        </w:numPr>
        <w:jc w:val="both"/>
        <w:rPr>
          <w:del w:id="2410" w:author="Екатерина Луткова" w:date="2016-04-01T18:12:00Z"/>
        </w:rPr>
      </w:pPr>
      <w:del w:id="2411" w:author="Екатерина Луткова" w:date="2016-04-01T18:12:00Z">
        <w:r w:rsidDel="003F5BA8">
          <w:delText>непредвиденные(сумма);</w:delText>
        </w:r>
      </w:del>
    </w:p>
    <w:p w14:paraId="7A684CEC" w14:textId="789A54DE" w:rsidR="00507C7D" w:rsidDel="003F5BA8" w:rsidRDefault="00507C7D" w:rsidP="00FD3E1A">
      <w:pPr>
        <w:numPr>
          <w:ilvl w:val="0"/>
          <w:numId w:val="28"/>
        </w:numPr>
        <w:jc w:val="both"/>
        <w:rPr>
          <w:del w:id="2412" w:author="Екатерина Луткова" w:date="2016-04-01T18:12:00Z"/>
        </w:rPr>
      </w:pPr>
      <w:del w:id="2413" w:author="Екатерина Луткова" w:date="2016-04-01T18:12:00Z">
        <w:r w:rsidDel="003F5BA8">
          <w:delText>себестоимость(сумма);</w:delText>
        </w:r>
      </w:del>
    </w:p>
    <w:p w14:paraId="0E5BE436" w14:textId="53B6D43D" w:rsidR="00507C7D" w:rsidDel="003F5BA8" w:rsidRDefault="00507C7D" w:rsidP="00FD3E1A">
      <w:pPr>
        <w:numPr>
          <w:ilvl w:val="0"/>
          <w:numId w:val="28"/>
        </w:numPr>
        <w:jc w:val="both"/>
        <w:rPr>
          <w:del w:id="2414" w:author="Екатерина Луткова" w:date="2016-04-01T18:12:00Z"/>
        </w:rPr>
      </w:pPr>
      <w:del w:id="2415" w:author="Екатерина Луткова" w:date="2016-04-01T18:12:00Z">
        <w:r w:rsidDel="003F5BA8">
          <w:delText>цена(сумма);</w:delText>
        </w:r>
      </w:del>
    </w:p>
    <w:p w14:paraId="764EA370" w14:textId="27F91149" w:rsidR="00507C7D" w:rsidDel="003F5BA8" w:rsidRDefault="00507C7D" w:rsidP="00FD3E1A">
      <w:pPr>
        <w:numPr>
          <w:ilvl w:val="0"/>
          <w:numId w:val="28"/>
        </w:numPr>
        <w:jc w:val="both"/>
        <w:rPr>
          <w:del w:id="2416" w:author="Екатерина Луткова" w:date="2016-04-01T18:12:00Z"/>
        </w:rPr>
      </w:pPr>
      <w:del w:id="2417" w:author="Екатерина Луткова" w:date="2016-04-01T18:12:00Z">
        <w:r w:rsidDel="003F5BA8">
          <w:delText>НДС;</w:delText>
        </w:r>
      </w:del>
    </w:p>
    <w:p w14:paraId="41E0E5E4" w14:textId="6CED8091" w:rsidR="00507C7D" w:rsidRPr="00FD3E1A" w:rsidDel="003F5BA8" w:rsidRDefault="00507C7D" w:rsidP="00FD3E1A">
      <w:pPr>
        <w:numPr>
          <w:ilvl w:val="0"/>
          <w:numId w:val="28"/>
        </w:numPr>
        <w:jc w:val="both"/>
        <w:rPr>
          <w:del w:id="2418" w:author="Екатерина Луткова" w:date="2016-04-01T18:12:00Z"/>
        </w:rPr>
      </w:pPr>
      <w:del w:id="2419" w:author="Екатерина Луткова" w:date="2016-04-01T18:12:00Z">
        <w:r w:rsidDel="003F5BA8">
          <w:delText>сумма ( количество брака*цену с НДС).</w:delText>
        </w:r>
      </w:del>
    </w:p>
    <w:p w14:paraId="6BE02C60" w14:textId="437731E5" w:rsidR="000D4006" w:rsidRDefault="000D4006">
      <w:pPr>
        <w:pStyle w:val="2"/>
        <w:spacing w:before="100" w:beforeAutospacing="1" w:after="100" w:afterAutospacing="1" w:line="360" w:lineRule="auto"/>
        <w:ind w:left="1129" w:firstLine="0"/>
        <w:jc w:val="both"/>
        <w:pPrChange w:id="2420" w:author="Екатерина Луткова" w:date="2016-04-20T12:09:00Z">
          <w:pPr>
            <w:pStyle w:val="2"/>
            <w:spacing w:before="100" w:beforeAutospacing="1" w:after="100" w:afterAutospacing="1" w:line="360" w:lineRule="auto"/>
            <w:jc w:val="both"/>
          </w:pPr>
        </w:pPrChange>
      </w:pPr>
      <w:bookmarkStart w:id="2421" w:name="_Toc448917616"/>
      <w:r>
        <w:t>4.</w:t>
      </w:r>
      <w:ins w:id="2422" w:author="Екатерина Луткова" w:date="2016-04-20T12:08:00Z">
        <w:r w:rsidR="00295E57">
          <w:t>10</w:t>
        </w:r>
      </w:ins>
      <w:del w:id="2423" w:author="Екатерина Луткова" w:date="2016-04-20T12:08:00Z">
        <w:r w:rsidDel="00295E57">
          <w:delText>9</w:delText>
        </w:r>
      </w:del>
      <w:r>
        <w:t xml:space="preserve"> Журнал прихода материалов</w:t>
      </w:r>
      <w:bookmarkEnd w:id="2421"/>
    </w:p>
    <w:p w14:paraId="121342D5" w14:textId="77777777" w:rsidR="000D4006" w:rsidRPr="00E9195A" w:rsidRDefault="000D4006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«Журнал прихода материалов» заполняется бухгалтером после прихода материалов на предприятие. </w:t>
      </w:r>
    </w:p>
    <w:tbl>
      <w:tblPr>
        <w:tblW w:w="94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2"/>
      </w:tblGrid>
      <w:tr w:rsidR="000D4006" w14:paraId="3DA17052" w14:textId="77777777" w:rsidTr="00FB39AE">
        <w:trPr>
          <w:jc w:val="center"/>
        </w:trPr>
        <w:tc>
          <w:tcPr>
            <w:tcW w:w="2977" w:type="dxa"/>
          </w:tcPr>
          <w:p w14:paraId="07F7A4D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427BC68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2" w:type="dxa"/>
          </w:tcPr>
          <w:p w14:paraId="217C6E5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0D4006" w14:paraId="53BD1FCF" w14:textId="77777777" w:rsidTr="00FB39AE">
        <w:trPr>
          <w:jc w:val="center"/>
        </w:trPr>
        <w:tc>
          <w:tcPr>
            <w:tcW w:w="2977" w:type="dxa"/>
          </w:tcPr>
          <w:p w14:paraId="755ED187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969" w:type="dxa"/>
          </w:tcPr>
          <w:p w14:paraId="51991CC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552" w:type="dxa"/>
          </w:tcPr>
          <w:p w14:paraId="79F1FE7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0D4006" w14:paraId="3934750F" w14:textId="77777777" w:rsidTr="00FB39AE">
        <w:trPr>
          <w:jc w:val="center"/>
        </w:trPr>
        <w:tc>
          <w:tcPr>
            <w:tcW w:w="2977" w:type="dxa"/>
          </w:tcPr>
          <w:p w14:paraId="197A21BE" w14:textId="77777777" w:rsidR="000D4006" w:rsidRPr="000D4006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№ СФ</w:t>
            </w:r>
          </w:p>
        </w:tc>
        <w:tc>
          <w:tcPr>
            <w:tcW w:w="3969" w:type="dxa"/>
          </w:tcPr>
          <w:p w14:paraId="7D6D2BD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Номер счет-фактуры</w:t>
            </w:r>
          </w:p>
        </w:tc>
        <w:tc>
          <w:tcPr>
            <w:tcW w:w="2552" w:type="dxa"/>
          </w:tcPr>
          <w:p w14:paraId="6037012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1AD831E8" w14:textId="77777777" w:rsidTr="00FB39AE">
        <w:trPr>
          <w:jc w:val="center"/>
        </w:trPr>
        <w:tc>
          <w:tcPr>
            <w:tcW w:w="2977" w:type="dxa"/>
          </w:tcPr>
          <w:p w14:paraId="2C7BA14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Поставщик</w:t>
            </w:r>
          </w:p>
        </w:tc>
        <w:tc>
          <w:tcPr>
            <w:tcW w:w="3969" w:type="dxa"/>
          </w:tcPr>
          <w:p w14:paraId="1DE62E8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 xml:space="preserve">Поставщик материала. Выбирается из справочника «Поставщики» [п. </w:t>
            </w:r>
            <w:r w:rsidRPr="00135028">
              <w:rPr>
                <w:szCs w:val="20"/>
              </w:rPr>
              <w:lastRenderedPageBreak/>
              <w:t>4.3.6]</w:t>
            </w:r>
          </w:p>
        </w:tc>
        <w:tc>
          <w:tcPr>
            <w:tcW w:w="2552" w:type="dxa"/>
          </w:tcPr>
          <w:p w14:paraId="2293CAC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lastRenderedPageBreak/>
              <w:t>Char(200)</w:t>
            </w:r>
          </w:p>
        </w:tc>
      </w:tr>
      <w:tr w:rsidR="000D4006" w14:paraId="68655D31" w14:textId="77777777" w:rsidTr="00FB39AE">
        <w:trPr>
          <w:jc w:val="center"/>
        </w:trPr>
        <w:tc>
          <w:tcPr>
            <w:tcW w:w="2977" w:type="dxa"/>
          </w:tcPr>
          <w:p w14:paraId="72FF486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Сумма по СФ</w:t>
            </w:r>
          </w:p>
        </w:tc>
        <w:tc>
          <w:tcPr>
            <w:tcW w:w="3969" w:type="dxa"/>
          </w:tcPr>
          <w:p w14:paraId="468A71D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 xml:space="preserve">Сумма по СФ, </w:t>
            </w:r>
            <w:proofErr w:type="spellStart"/>
            <w:r>
              <w:rPr>
                <w:szCs w:val="20"/>
              </w:rPr>
              <w:t>руб</w:t>
            </w:r>
            <w:proofErr w:type="spellEnd"/>
          </w:p>
        </w:tc>
        <w:tc>
          <w:tcPr>
            <w:tcW w:w="2552" w:type="dxa"/>
          </w:tcPr>
          <w:p w14:paraId="483D07E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287F0B76" w14:textId="77777777" w:rsidTr="00FB39AE">
        <w:trPr>
          <w:jc w:val="center"/>
        </w:trPr>
        <w:tc>
          <w:tcPr>
            <w:tcW w:w="2977" w:type="dxa"/>
          </w:tcPr>
          <w:p w14:paraId="13B5220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Дата</w:t>
            </w:r>
            <w:r>
              <w:rPr>
                <w:szCs w:val="20"/>
              </w:rPr>
              <w:t xml:space="preserve"> накладной</w:t>
            </w:r>
          </w:p>
        </w:tc>
        <w:tc>
          <w:tcPr>
            <w:tcW w:w="3969" w:type="dxa"/>
          </w:tcPr>
          <w:p w14:paraId="26E8333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 xml:space="preserve">Дата </w:t>
            </w:r>
            <w:r>
              <w:rPr>
                <w:szCs w:val="20"/>
              </w:rPr>
              <w:t>накладной</w:t>
            </w:r>
          </w:p>
        </w:tc>
        <w:tc>
          <w:tcPr>
            <w:tcW w:w="2552" w:type="dxa"/>
          </w:tcPr>
          <w:p w14:paraId="3501FE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Char(15)</w:t>
            </w:r>
          </w:p>
        </w:tc>
      </w:tr>
      <w:tr w:rsidR="000D4006" w14:paraId="2156A66A" w14:textId="77777777" w:rsidTr="00FB39AE">
        <w:trPr>
          <w:jc w:val="center"/>
        </w:trPr>
        <w:tc>
          <w:tcPr>
            <w:tcW w:w="2977" w:type="dxa"/>
          </w:tcPr>
          <w:p w14:paraId="2CE76EA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№ накладной</w:t>
            </w:r>
          </w:p>
        </w:tc>
        <w:tc>
          <w:tcPr>
            <w:tcW w:w="3969" w:type="dxa"/>
          </w:tcPr>
          <w:p w14:paraId="458DE79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№ накладной</w:t>
            </w:r>
          </w:p>
        </w:tc>
        <w:tc>
          <w:tcPr>
            <w:tcW w:w="2552" w:type="dxa"/>
          </w:tcPr>
          <w:p w14:paraId="6FFB938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6B742E57" w14:textId="77777777" w:rsidTr="00FB39AE">
        <w:trPr>
          <w:jc w:val="center"/>
        </w:trPr>
        <w:tc>
          <w:tcPr>
            <w:tcW w:w="2977" w:type="dxa"/>
          </w:tcPr>
          <w:p w14:paraId="143AEF6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Материал</w:t>
            </w:r>
          </w:p>
        </w:tc>
        <w:tc>
          <w:tcPr>
            <w:tcW w:w="3969" w:type="dxa"/>
          </w:tcPr>
          <w:p w14:paraId="33FDF89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Поступивший материал. Выбирается из справочника «Материалы» [п. 4.3.1]</w:t>
            </w:r>
          </w:p>
        </w:tc>
        <w:tc>
          <w:tcPr>
            <w:tcW w:w="2552" w:type="dxa"/>
          </w:tcPr>
          <w:p w14:paraId="3135791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Char(25)</w:t>
            </w:r>
          </w:p>
        </w:tc>
      </w:tr>
      <w:tr w:rsidR="000D4006" w14:paraId="08B4BB49" w14:textId="77777777" w:rsidTr="00FB39AE">
        <w:trPr>
          <w:jc w:val="center"/>
        </w:trPr>
        <w:tc>
          <w:tcPr>
            <w:tcW w:w="2977" w:type="dxa"/>
          </w:tcPr>
          <w:p w14:paraId="6322B38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Единицы измерения</w:t>
            </w:r>
          </w:p>
        </w:tc>
        <w:tc>
          <w:tcPr>
            <w:tcW w:w="3969" w:type="dxa"/>
          </w:tcPr>
          <w:p w14:paraId="454DCF2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Единицы измерения</w:t>
            </w:r>
          </w:p>
        </w:tc>
        <w:tc>
          <w:tcPr>
            <w:tcW w:w="2552" w:type="dxa"/>
          </w:tcPr>
          <w:p w14:paraId="55110334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</w:p>
        </w:tc>
      </w:tr>
      <w:tr w:rsidR="000D4006" w14:paraId="2884C327" w14:textId="77777777" w:rsidTr="00FB39AE">
        <w:trPr>
          <w:jc w:val="center"/>
        </w:trPr>
        <w:tc>
          <w:tcPr>
            <w:tcW w:w="2977" w:type="dxa"/>
          </w:tcPr>
          <w:p w14:paraId="1881876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Цена</w:t>
            </w:r>
          </w:p>
        </w:tc>
        <w:tc>
          <w:tcPr>
            <w:tcW w:w="3969" w:type="dxa"/>
          </w:tcPr>
          <w:p w14:paraId="3C33865B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Цена по накладной</w:t>
            </w:r>
          </w:p>
        </w:tc>
        <w:tc>
          <w:tcPr>
            <w:tcW w:w="2552" w:type="dxa"/>
          </w:tcPr>
          <w:p w14:paraId="1FB61D0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3CF03A3E" w14:textId="77777777" w:rsidTr="00FB39AE">
        <w:trPr>
          <w:jc w:val="center"/>
        </w:trPr>
        <w:tc>
          <w:tcPr>
            <w:tcW w:w="2977" w:type="dxa"/>
          </w:tcPr>
          <w:p w14:paraId="083F83B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Количество</w:t>
            </w:r>
          </w:p>
        </w:tc>
        <w:tc>
          <w:tcPr>
            <w:tcW w:w="3969" w:type="dxa"/>
          </w:tcPr>
          <w:p w14:paraId="07ABCC96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Количество</w:t>
            </w:r>
          </w:p>
        </w:tc>
        <w:tc>
          <w:tcPr>
            <w:tcW w:w="2552" w:type="dxa"/>
          </w:tcPr>
          <w:p w14:paraId="64D43B3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24151308" w14:textId="77777777" w:rsidTr="00FB39AE">
        <w:trPr>
          <w:jc w:val="center"/>
        </w:trPr>
        <w:tc>
          <w:tcPr>
            <w:tcW w:w="2977" w:type="dxa"/>
          </w:tcPr>
          <w:p w14:paraId="66F73C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Сумма</w:t>
            </w:r>
          </w:p>
        </w:tc>
        <w:tc>
          <w:tcPr>
            <w:tcW w:w="3969" w:type="dxa"/>
          </w:tcPr>
          <w:p w14:paraId="35CAB58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Сумма по накладной (расчет: цена*количество)</w:t>
            </w:r>
          </w:p>
        </w:tc>
        <w:tc>
          <w:tcPr>
            <w:tcW w:w="2552" w:type="dxa"/>
          </w:tcPr>
          <w:p w14:paraId="3CA1BE7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FF1128" w14:paraId="3D35591D" w14:textId="77777777" w:rsidTr="00FB39AE">
        <w:trPr>
          <w:jc w:val="center"/>
        </w:trPr>
        <w:tc>
          <w:tcPr>
            <w:tcW w:w="2977" w:type="dxa"/>
          </w:tcPr>
          <w:p w14:paraId="5787E309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Передано</w:t>
            </w:r>
          </w:p>
        </w:tc>
        <w:tc>
          <w:tcPr>
            <w:tcW w:w="3969" w:type="dxa"/>
          </w:tcPr>
          <w:p w14:paraId="131DB4E7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«склад», «цех»</w:t>
            </w:r>
          </w:p>
        </w:tc>
        <w:tc>
          <w:tcPr>
            <w:tcW w:w="2552" w:type="dxa"/>
          </w:tcPr>
          <w:p w14:paraId="75B1B338" w14:textId="77777777" w:rsidR="00FF1128" w:rsidRPr="00FF11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  <w:lang w:val="en-US"/>
              </w:rPr>
              <w:t>Char(</w:t>
            </w:r>
            <w:r>
              <w:rPr>
                <w:szCs w:val="20"/>
              </w:rPr>
              <w:t>30)</w:t>
            </w:r>
          </w:p>
        </w:tc>
      </w:tr>
    </w:tbl>
    <w:p w14:paraId="5E0F9CA9" w14:textId="77777777" w:rsidR="003F5BA8" w:rsidRDefault="003F5BA8">
      <w:pPr>
        <w:rPr>
          <w:ins w:id="2424" w:author="Екатерина Луткова" w:date="2016-04-01T18:12:00Z"/>
        </w:rPr>
        <w:pPrChange w:id="2425" w:author="Екатерина Луткова" w:date="2016-04-01T18:12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</w:p>
    <w:p w14:paraId="1D477144" w14:textId="01D95CFC" w:rsidR="003F5BA8" w:rsidRDefault="003F5BA8">
      <w:pPr>
        <w:ind w:firstLine="708"/>
        <w:rPr>
          <w:ins w:id="2426" w:author="Екатерина Луткова" w:date="2016-04-01T18:12:00Z"/>
        </w:rPr>
        <w:pPrChange w:id="2427" w:author="Екатерина Луткова" w:date="2016-04-01T18:15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ins w:id="2428" w:author="Екатерина Луткова" w:date="2016-04-01T18:12:00Z">
        <w:r>
          <w:t xml:space="preserve">Предусмотреть формирование отчета по </w:t>
        </w:r>
      </w:ins>
      <w:ins w:id="2429" w:author="Екатерина Луткова" w:date="2016-04-01T18:13:00Z">
        <w:r>
          <w:t xml:space="preserve">приходу конкретного </w:t>
        </w:r>
      </w:ins>
      <w:ins w:id="2430" w:author="Екатерина Луткова" w:date="2016-04-01T18:12:00Z">
        <w:r>
          <w:t>материала за заданный период</w:t>
        </w:r>
      </w:ins>
      <w:ins w:id="2431" w:author="Екатерина Луткова" w:date="2016-04-01T18:14:00Z">
        <w:r>
          <w:t>:</w:t>
        </w:r>
      </w:ins>
    </w:p>
    <w:p w14:paraId="42A88B6C" w14:textId="4242F7AD" w:rsidR="00DD7803" w:rsidRDefault="00295E57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jc w:val="both"/>
        <w:pPrChange w:id="2432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ins w:id="2433" w:author="Екатерина Луткова" w:date="2016-04-20T12:08:00Z">
        <w:r>
          <w:t xml:space="preserve"> </w:t>
        </w:r>
      </w:ins>
      <w:bookmarkStart w:id="2434" w:name="_Toc448917617"/>
      <w:r w:rsidR="00DD7803">
        <w:t>Журнал учета оплаченной и отгруженной продукции</w:t>
      </w:r>
      <w:bookmarkEnd w:id="2434"/>
    </w:p>
    <w:p w14:paraId="56F97890" w14:textId="77777777" w:rsidR="00DD7803" w:rsidRPr="005A357F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«Журнал учета оплаченной и отгруженной продукции» заполняется после оплаты, а также после отгрузки. Предусмотрены авто расширяемые поля в случае частичной оплаты.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547"/>
        <w:gridCol w:w="3297"/>
        <w:gridCol w:w="2648"/>
      </w:tblGrid>
      <w:tr w:rsidR="00DD7803" w:rsidRPr="00D84E5B" w14:paraId="7F9DE5D3" w14:textId="77777777" w:rsidTr="00135028">
        <w:trPr>
          <w:jc w:val="center"/>
        </w:trPr>
        <w:tc>
          <w:tcPr>
            <w:tcW w:w="3547" w:type="dxa"/>
          </w:tcPr>
          <w:p w14:paraId="3B930D5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297" w:type="dxa"/>
          </w:tcPr>
          <w:p w14:paraId="1373CB6D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48" w:type="dxa"/>
          </w:tcPr>
          <w:p w14:paraId="5C4FE1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D84E5B" w14:paraId="028CFA1E" w14:textId="77777777" w:rsidTr="00135028">
        <w:trPr>
          <w:jc w:val="center"/>
        </w:trPr>
        <w:tc>
          <w:tcPr>
            <w:tcW w:w="3547" w:type="dxa"/>
          </w:tcPr>
          <w:p w14:paraId="6786C8F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97" w:type="dxa"/>
          </w:tcPr>
          <w:p w14:paraId="38D8623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48" w:type="dxa"/>
          </w:tcPr>
          <w:p w14:paraId="603C40C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7788E2E5" w14:textId="77777777" w:rsidTr="00135028">
        <w:trPr>
          <w:jc w:val="center"/>
        </w:trPr>
        <w:tc>
          <w:tcPr>
            <w:tcW w:w="3547" w:type="dxa"/>
          </w:tcPr>
          <w:p w14:paraId="756407B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счета</w:t>
            </w:r>
          </w:p>
        </w:tc>
        <w:tc>
          <w:tcPr>
            <w:tcW w:w="3297" w:type="dxa"/>
          </w:tcPr>
          <w:p w14:paraId="198A02B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счета</w:t>
            </w:r>
          </w:p>
        </w:tc>
        <w:tc>
          <w:tcPr>
            <w:tcW w:w="2648" w:type="dxa"/>
          </w:tcPr>
          <w:p w14:paraId="5E9790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5B2834FD" w14:textId="77777777" w:rsidTr="00135028">
        <w:trPr>
          <w:jc w:val="center"/>
        </w:trPr>
        <w:tc>
          <w:tcPr>
            <w:tcW w:w="3547" w:type="dxa"/>
          </w:tcPr>
          <w:p w14:paraId="5975591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</w:t>
            </w:r>
          </w:p>
        </w:tc>
        <w:tc>
          <w:tcPr>
            <w:tcW w:w="3297" w:type="dxa"/>
          </w:tcPr>
          <w:p w14:paraId="05E872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выставления счета. Появляется автоматически после ввода номера счета. Шаблон ввода: 12.12.2012</w:t>
            </w:r>
          </w:p>
        </w:tc>
        <w:tc>
          <w:tcPr>
            <w:tcW w:w="2648" w:type="dxa"/>
          </w:tcPr>
          <w:p w14:paraId="419062B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(15)</w:t>
            </w:r>
          </w:p>
        </w:tc>
      </w:tr>
      <w:tr w:rsidR="00DD7803" w:rsidRPr="00D84E5B" w14:paraId="3C5A169C" w14:textId="77777777" w:rsidTr="00135028">
        <w:trPr>
          <w:jc w:val="center"/>
        </w:trPr>
        <w:tc>
          <w:tcPr>
            <w:tcW w:w="3547" w:type="dxa"/>
          </w:tcPr>
          <w:p w14:paraId="3085A95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Заказчик</w:t>
            </w:r>
          </w:p>
        </w:tc>
        <w:tc>
          <w:tcPr>
            <w:tcW w:w="3297" w:type="dxa"/>
          </w:tcPr>
          <w:p w14:paraId="12BD9FB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Наименование заказчика выбирается из [п. 4.3.5]</w:t>
            </w:r>
          </w:p>
        </w:tc>
        <w:tc>
          <w:tcPr>
            <w:tcW w:w="2648" w:type="dxa"/>
          </w:tcPr>
          <w:p w14:paraId="0FA4B2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(200)</w:t>
            </w:r>
          </w:p>
        </w:tc>
      </w:tr>
      <w:tr w:rsidR="00DD7803" w:rsidRPr="00D84E5B" w14:paraId="5BF45F8A" w14:textId="77777777" w:rsidTr="00135028">
        <w:trPr>
          <w:jc w:val="center"/>
        </w:trPr>
        <w:tc>
          <w:tcPr>
            <w:tcW w:w="3547" w:type="dxa"/>
          </w:tcPr>
          <w:p w14:paraId="67222D32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по счету, руб.</w:t>
            </w:r>
          </w:p>
        </w:tc>
        <w:tc>
          <w:tcPr>
            <w:tcW w:w="3297" w:type="dxa"/>
          </w:tcPr>
          <w:p w14:paraId="252CBEC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по счету, руб.</w:t>
            </w:r>
          </w:p>
        </w:tc>
        <w:tc>
          <w:tcPr>
            <w:tcW w:w="2648" w:type="dxa"/>
          </w:tcPr>
          <w:p w14:paraId="40A02D3D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DD7803" w:rsidRPr="00D84E5B" w14:paraId="55703DEA" w14:textId="77777777" w:rsidTr="00135028">
        <w:trPr>
          <w:jc w:val="center"/>
        </w:trPr>
        <w:tc>
          <w:tcPr>
            <w:tcW w:w="3547" w:type="dxa"/>
          </w:tcPr>
          <w:p w14:paraId="49021DE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7143036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2648" w:type="dxa"/>
          </w:tcPr>
          <w:p w14:paraId="32E6A5B7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11BD7F1E" w14:textId="77777777" w:rsidTr="00135028">
        <w:trPr>
          <w:jc w:val="center"/>
        </w:trPr>
        <w:tc>
          <w:tcPr>
            <w:tcW w:w="3547" w:type="dxa"/>
          </w:tcPr>
          <w:p w14:paraId="4E040B1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п. п.</w:t>
            </w:r>
          </w:p>
        </w:tc>
        <w:tc>
          <w:tcPr>
            <w:tcW w:w="3297" w:type="dxa"/>
          </w:tcPr>
          <w:p w14:paraId="0C29ECA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платежного документа</w:t>
            </w:r>
          </w:p>
        </w:tc>
        <w:tc>
          <w:tcPr>
            <w:tcW w:w="2648" w:type="dxa"/>
          </w:tcPr>
          <w:p w14:paraId="3F67F20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61BBBD34" w14:textId="77777777" w:rsidTr="00135028">
        <w:trPr>
          <w:trHeight w:val="529"/>
          <w:jc w:val="center"/>
        </w:trPr>
        <w:tc>
          <w:tcPr>
            <w:tcW w:w="3547" w:type="dxa"/>
          </w:tcPr>
          <w:p w14:paraId="2DC263B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3297" w:type="dxa"/>
          </w:tcPr>
          <w:p w14:paraId="15771CD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2648" w:type="dxa"/>
          </w:tcPr>
          <w:p w14:paraId="159A765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DD7803" w:rsidRPr="00D84E5B" w14:paraId="23EEB277" w14:textId="77777777" w:rsidTr="00135028">
        <w:trPr>
          <w:jc w:val="center"/>
        </w:trPr>
        <w:tc>
          <w:tcPr>
            <w:tcW w:w="3547" w:type="dxa"/>
          </w:tcPr>
          <w:p w14:paraId="7A56518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огрузки</w:t>
            </w:r>
          </w:p>
        </w:tc>
        <w:tc>
          <w:tcPr>
            <w:tcW w:w="3297" w:type="dxa"/>
          </w:tcPr>
          <w:p w14:paraId="5C836A02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огрузки</w:t>
            </w:r>
          </w:p>
        </w:tc>
        <w:tc>
          <w:tcPr>
            <w:tcW w:w="2648" w:type="dxa"/>
          </w:tcPr>
          <w:p w14:paraId="3886BC3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1206F8BC" w14:textId="77777777" w:rsidTr="00135028">
        <w:trPr>
          <w:jc w:val="center"/>
        </w:trPr>
        <w:tc>
          <w:tcPr>
            <w:tcW w:w="3547" w:type="dxa"/>
          </w:tcPr>
          <w:p w14:paraId="1741531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СФ</w:t>
            </w:r>
          </w:p>
        </w:tc>
        <w:tc>
          <w:tcPr>
            <w:tcW w:w="3297" w:type="dxa"/>
          </w:tcPr>
          <w:p w14:paraId="401CE38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СФ (№ накладной)</w:t>
            </w:r>
          </w:p>
        </w:tc>
        <w:tc>
          <w:tcPr>
            <w:tcW w:w="2648" w:type="dxa"/>
          </w:tcPr>
          <w:p w14:paraId="2F52AEC1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(6)</w:t>
            </w:r>
          </w:p>
        </w:tc>
      </w:tr>
      <w:tr w:rsidR="00DD7803" w:rsidRPr="00D84E5B" w14:paraId="62E30008" w14:textId="77777777" w:rsidTr="00135028">
        <w:trPr>
          <w:jc w:val="center"/>
        </w:trPr>
        <w:tc>
          <w:tcPr>
            <w:tcW w:w="3547" w:type="dxa"/>
          </w:tcPr>
          <w:p w14:paraId="3080F6E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5E8BBA27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2648" w:type="dxa"/>
          </w:tcPr>
          <w:p w14:paraId="31714EA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DD7803" w:rsidRPr="00D84E5B" w14:paraId="353E7F92" w14:textId="77777777" w:rsidTr="00135028">
        <w:trPr>
          <w:jc w:val="center"/>
        </w:trPr>
        <w:tc>
          <w:tcPr>
            <w:tcW w:w="3547" w:type="dxa"/>
          </w:tcPr>
          <w:p w14:paraId="398528E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lastRenderedPageBreak/>
              <w:t>Цена оснастки</w:t>
            </w:r>
          </w:p>
        </w:tc>
        <w:tc>
          <w:tcPr>
            <w:tcW w:w="3297" w:type="dxa"/>
          </w:tcPr>
          <w:p w14:paraId="447F9C6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Цена оснастки</w:t>
            </w:r>
          </w:p>
        </w:tc>
        <w:tc>
          <w:tcPr>
            <w:tcW w:w="2648" w:type="dxa"/>
          </w:tcPr>
          <w:p w14:paraId="6EA118BA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DD7803" w:rsidRPr="00D84E5B" w14:paraId="564F2529" w14:textId="77777777" w:rsidTr="00135028">
        <w:trPr>
          <w:jc w:val="center"/>
        </w:trPr>
        <w:tc>
          <w:tcPr>
            <w:tcW w:w="3547" w:type="dxa"/>
          </w:tcPr>
          <w:p w14:paraId="39B0E260" w14:textId="77777777" w:rsidR="00DD7803" w:rsidRP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Оснастка</w:t>
            </w:r>
          </w:p>
        </w:tc>
        <w:tc>
          <w:tcPr>
            <w:tcW w:w="3297" w:type="dxa"/>
          </w:tcPr>
          <w:p w14:paraId="51E94AA6" w14:textId="77777777" w:rsidR="00DD7803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Оснастка</w:t>
            </w:r>
          </w:p>
        </w:tc>
        <w:tc>
          <w:tcPr>
            <w:tcW w:w="2648" w:type="dxa"/>
          </w:tcPr>
          <w:p w14:paraId="7DE1B0F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(50)</w:t>
            </w:r>
          </w:p>
        </w:tc>
      </w:tr>
      <w:tr w:rsidR="00FF1128" w:rsidRPr="00D84E5B" w14:paraId="3B175740" w14:textId="77777777" w:rsidTr="00135028">
        <w:trPr>
          <w:jc w:val="center"/>
        </w:trPr>
        <w:tc>
          <w:tcPr>
            <w:tcW w:w="3547" w:type="dxa"/>
          </w:tcPr>
          <w:p w14:paraId="35517488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</w:t>
            </w:r>
          </w:p>
        </w:tc>
        <w:tc>
          <w:tcPr>
            <w:tcW w:w="3297" w:type="dxa"/>
          </w:tcPr>
          <w:p w14:paraId="10F048B2" w14:textId="77777777" w:rsidR="00FF1128" w:rsidRPr="00CF2074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</w:t>
            </w:r>
          </w:p>
        </w:tc>
        <w:tc>
          <w:tcPr>
            <w:tcW w:w="2648" w:type="dxa"/>
          </w:tcPr>
          <w:p w14:paraId="6D218C7C" w14:textId="77777777" w:rsidR="00FF1128" w:rsidRPr="00304946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2</w:t>
            </w:r>
            <w:r>
              <w:rPr>
                <w:szCs w:val="24"/>
                <w:lang w:val="en-US"/>
              </w:rPr>
              <w:t>)</w:t>
            </w:r>
          </w:p>
        </w:tc>
      </w:tr>
      <w:tr w:rsidR="00FF1128" w:rsidRPr="00D84E5B" w14:paraId="190496E9" w14:textId="77777777" w:rsidTr="00135028">
        <w:trPr>
          <w:jc w:val="center"/>
        </w:trPr>
        <w:tc>
          <w:tcPr>
            <w:tcW w:w="3547" w:type="dxa"/>
          </w:tcPr>
          <w:p w14:paraId="097B02CD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Гнездность</w:t>
            </w:r>
          </w:p>
        </w:tc>
        <w:tc>
          <w:tcPr>
            <w:tcW w:w="3297" w:type="dxa"/>
          </w:tcPr>
          <w:p w14:paraId="4F273010" w14:textId="77777777" w:rsidR="00FF1128" w:rsidRPr="00CF2074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Гнездность</w:t>
            </w:r>
          </w:p>
        </w:tc>
        <w:tc>
          <w:tcPr>
            <w:tcW w:w="2648" w:type="dxa"/>
          </w:tcPr>
          <w:p w14:paraId="2D6BBB7E" w14:textId="77777777" w:rsidR="00FF1128" w:rsidRPr="00304946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2</w:t>
            </w:r>
            <w:r>
              <w:rPr>
                <w:szCs w:val="24"/>
                <w:lang w:val="en-US"/>
              </w:rPr>
              <w:t>)</w:t>
            </w:r>
          </w:p>
        </w:tc>
      </w:tr>
      <w:tr w:rsidR="00FF1128" w:rsidRPr="00D84E5B" w14:paraId="78AB81E6" w14:textId="77777777" w:rsidTr="00135028">
        <w:trPr>
          <w:jc w:val="center"/>
        </w:trPr>
        <w:tc>
          <w:tcPr>
            <w:tcW w:w="3547" w:type="dxa"/>
          </w:tcPr>
          <w:p w14:paraId="601E1CB8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Выход партии</w:t>
            </w:r>
          </w:p>
        </w:tc>
        <w:tc>
          <w:tcPr>
            <w:tcW w:w="3297" w:type="dxa"/>
          </w:tcPr>
          <w:p w14:paraId="7E40A1E5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форм*гнездность</w:t>
            </w:r>
          </w:p>
        </w:tc>
        <w:tc>
          <w:tcPr>
            <w:tcW w:w="2648" w:type="dxa"/>
          </w:tcPr>
          <w:p w14:paraId="108FD358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Char(5)</w:t>
            </w:r>
          </w:p>
        </w:tc>
      </w:tr>
      <w:tr w:rsidR="00DD7803" w:rsidRPr="00D84E5B" w14:paraId="6CB44BB3" w14:textId="77777777" w:rsidTr="00135028">
        <w:trPr>
          <w:jc w:val="center"/>
        </w:trPr>
        <w:tc>
          <w:tcPr>
            <w:tcW w:w="3547" w:type="dxa"/>
          </w:tcPr>
          <w:p w14:paraId="66A357D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Изготовитель</w:t>
            </w:r>
          </w:p>
        </w:tc>
        <w:tc>
          <w:tcPr>
            <w:tcW w:w="3297" w:type="dxa"/>
          </w:tcPr>
          <w:p w14:paraId="236D42D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Изготовитель</w:t>
            </w:r>
          </w:p>
        </w:tc>
        <w:tc>
          <w:tcPr>
            <w:tcW w:w="2648" w:type="dxa"/>
          </w:tcPr>
          <w:p w14:paraId="31AA48B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Char(50)</w:t>
            </w:r>
          </w:p>
        </w:tc>
      </w:tr>
      <w:tr w:rsidR="00DD7803" w:rsidRPr="00D84E5B" w14:paraId="2500B12B" w14:textId="77777777" w:rsidTr="00135028">
        <w:trPr>
          <w:jc w:val="center"/>
        </w:trPr>
        <w:tc>
          <w:tcPr>
            <w:tcW w:w="3547" w:type="dxa"/>
          </w:tcPr>
          <w:p w14:paraId="5BC90D3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Срок изготовления</w:t>
            </w:r>
          </w:p>
        </w:tc>
        <w:tc>
          <w:tcPr>
            <w:tcW w:w="3297" w:type="dxa"/>
          </w:tcPr>
          <w:p w14:paraId="4B0C9BC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Срок изготовления</w:t>
            </w:r>
            <w:r w:rsidR="00FF1128">
              <w:rPr>
                <w:szCs w:val="24"/>
              </w:rPr>
              <w:t>(дней)</w:t>
            </w:r>
          </w:p>
        </w:tc>
        <w:tc>
          <w:tcPr>
            <w:tcW w:w="2648" w:type="dxa"/>
          </w:tcPr>
          <w:p w14:paraId="3DC0B58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Char(3)</w:t>
            </w:r>
          </w:p>
        </w:tc>
      </w:tr>
      <w:tr w:rsidR="00DD7803" w:rsidRPr="00D84E5B" w14:paraId="59749F8C" w14:textId="77777777" w:rsidTr="00135028">
        <w:trPr>
          <w:jc w:val="center"/>
        </w:trPr>
        <w:tc>
          <w:tcPr>
            <w:tcW w:w="3547" w:type="dxa"/>
          </w:tcPr>
          <w:p w14:paraId="2699902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6C3BA6E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2648" w:type="dxa"/>
          </w:tcPr>
          <w:p w14:paraId="477E75A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0D0BCD5D" w14:textId="77777777" w:rsidTr="00135028">
        <w:trPr>
          <w:jc w:val="center"/>
        </w:trPr>
        <w:tc>
          <w:tcPr>
            <w:tcW w:w="3547" w:type="dxa"/>
          </w:tcPr>
          <w:p w14:paraId="6A199ED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73EE936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2648" w:type="dxa"/>
          </w:tcPr>
          <w:p w14:paraId="229A1B0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DD7803" w:rsidRPr="00D84E5B" w14:paraId="532B07C9" w14:textId="77777777" w:rsidTr="00135028">
        <w:trPr>
          <w:jc w:val="center"/>
        </w:trPr>
        <w:tc>
          <w:tcPr>
            <w:tcW w:w="3547" w:type="dxa"/>
          </w:tcPr>
          <w:p w14:paraId="18D218E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3297" w:type="dxa"/>
          </w:tcPr>
          <w:p w14:paraId="4F11ADD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2648" w:type="dxa"/>
          </w:tcPr>
          <w:p w14:paraId="7446976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Char(100)</w:t>
            </w:r>
          </w:p>
        </w:tc>
      </w:tr>
    </w:tbl>
    <w:p w14:paraId="34D67ADE" w14:textId="7E61D34C" w:rsidR="00FF1128" w:rsidRDefault="00295E57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jc w:val="both"/>
        <w:pPrChange w:id="2435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ins w:id="2436" w:author="Екатерина Луткова" w:date="2016-04-20T12:08:00Z">
        <w:r>
          <w:t xml:space="preserve"> </w:t>
        </w:r>
      </w:ins>
      <w:bookmarkStart w:id="2437" w:name="_Toc448917618"/>
      <w:r w:rsidR="00FF1128">
        <w:t>Журнал вальцовщика</w:t>
      </w:r>
      <w:bookmarkEnd w:id="2437"/>
    </w:p>
    <w:tbl>
      <w:tblPr>
        <w:tblStyle w:val="aa"/>
        <w:tblW w:w="0" w:type="auto"/>
        <w:tblInd w:w="675" w:type="dxa"/>
        <w:tblLook w:val="04A0" w:firstRow="1" w:lastRow="0" w:firstColumn="1" w:lastColumn="0" w:noHBand="0" w:noVBand="1"/>
      </w:tblPr>
      <w:tblGrid>
        <w:gridCol w:w="3686"/>
        <w:gridCol w:w="3260"/>
        <w:gridCol w:w="2693"/>
      </w:tblGrid>
      <w:tr w:rsidR="00FF1128" w14:paraId="009E8508" w14:textId="77777777" w:rsidTr="00FF1128">
        <w:tc>
          <w:tcPr>
            <w:tcW w:w="3686" w:type="dxa"/>
          </w:tcPr>
          <w:p w14:paraId="2334701D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260" w:type="dxa"/>
          </w:tcPr>
          <w:p w14:paraId="2DBDDDBB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93" w:type="dxa"/>
          </w:tcPr>
          <w:p w14:paraId="67F01690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FF1128" w14:paraId="39DD6642" w14:textId="77777777" w:rsidTr="00FF1128">
        <w:tc>
          <w:tcPr>
            <w:tcW w:w="3686" w:type="dxa"/>
          </w:tcPr>
          <w:p w14:paraId="5C623AE7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60" w:type="dxa"/>
          </w:tcPr>
          <w:p w14:paraId="3F7A9632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93" w:type="dxa"/>
          </w:tcPr>
          <w:p w14:paraId="5CE0DF25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FF1128" w14:paraId="2D1A7242" w14:textId="77777777" w:rsidTr="00FF1128">
        <w:tc>
          <w:tcPr>
            <w:tcW w:w="3686" w:type="dxa"/>
          </w:tcPr>
          <w:p w14:paraId="7DA8C751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r>
              <w:t>Дата</w:t>
            </w:r>
          </w:p>
        </w:tc>
        <w:tc>
          <w:tcPr>
            <w:tcW w:w="3260" w:type="dxa"/>
          </w:tcPr>
          <w:p w14:paraId="4EF36A5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2693" w:type="dxa"/>
          </w:tcPr>
          <w:p w14:paraId="6B440FAE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Char(15)</w:t>
            </w:r>
          </w:p>
        </w:tc>
      </w:tr>
      <w:tr w:rsidR="00FF1128" w14:paraId="20E70363" w14:textId="77777777" w:rsidTr="00FF1128">
        <w:tc>
          <w:tcPr>
            <w:tcW w:w="3686" w:type="dxa"/>
          </w:tcPr>
          <w:p w14:paraId="6A9E251E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260" w:type="dxa"/>
          </w:tcPr>
          <w:p w14:paraId="5002D341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2693" w:type="dxa"/>
          </w:tcPr>
          <w:p w14:paraId="176F38E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FF1128" w14:paraId="3A7E9F52" w14:textId="77777777" w:rsidTr="00FF1128">
        <w:tc>
          <w:tcPr>
            <w:tcW w:w="3686" w:type="dxa"/>
          </w:tcPr>
          <w:p w14:paraId="59799E0B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r>
              <w:t>Чертеж</w:t>
            </w:r>
          </w:p>
        </w:tc>
        <w:tc>
          <w:tcPr>
            <w:tcW w:w="3260" w:type="dxa"/>
          </w:tcPr>
          <w:p w14:paraId="29B0E4DD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693" w:type="dxa"/>
          </w:tcPr>
          <w:p w14:paraId="0248B61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FF1128" w14:paraId="67689491" w14:textId="77777777" w:rsidTr="00FF1128">
        <w:tc>
          <w:tcPr>
            <w:tcW w:w="3686" w:type="dxa"/>
          </w:tcPr>
          <w:p w14:paraId="26B2D626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r>
              <w:t>Материал</w:t>
            </w:r>
          </w:p>
        </w:tc>
        <w:tc>
          <w:tcPr>
            <w:tcW w:w="3260" w:type="dxa"/>
          </w:tcPr>
          <w:p w14:paraId="35CE339E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7E697D">
              <w:rPr>
                <w:szCs w:val="24"/>
              </w:rPr>
              <w:t>Наименование(обозначение) материала</w:t>
            </w:r>
          </w:p>
        </w:tc>
        <w:tc>
          <w:tcPr>
            <w:tcW w:w="2693" w:type="dxa"/>
          </w:tcPr>
          <w:p w14:paraId="429EF6A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Char(25)</w:t>
            </w:r>
          </w:p>
        </w:tc>
      </w:tr>
      <w:tr w:rsidR="00FF1128" w14:paraId="6DB29BF2" w14:textId="77777777" w:rsidTr="00FF1128">
        <w:tc>
          <w:tcPr>
            <w:tcW w:w="3686" w:type="dxa"/>
          </w:tcPr>
          <w:p w14:paraId="32187836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3260" w:type="dxa"/>
          </w:tcPr>
          <w:p w14:paraId="6FC87AE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2693" w:type="dxa"/>
          </w:tcPr>
          <w:p w14:paraId="7920784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FF1128" w14:paraId="57BC80BF" w14:textId="77777777" w:rsidTr="00FF1128">
        <w:tc>
          <w:tcPr>
            <w:tcW w:w="3686" w:type="dxa"/>
          </w:tcPr>
          <w:p w14:paraId="78158B9F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Партия</w:t>
            </w:r>
          </w:p>
        </w:tc>
        <w:tc>
          <w:tcPr>
            <w:tcW w:w="3260" w:type="dxa"/>
          </w:tcPr>
          <w:p w14:paraId="6D9A4493" w14:textId="7083E161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ins w:id="2438" w:author="Екатерина Луткова" w:date="2016-04-01T16:58:00Z">
              <w:r w:rsidR="00910A02">
                <w:t>текущей</w:t>
              </w:r>
            </w:ins>
            <w:del w:id="2439" w:author="Екатерина Луткова" w:date="2016-04-01T16:58:00Z">
              <w:r w:rsidDel="00910A02">
                <w:delText>сегодняшней</w:delText>
              </w:r>
            </w:del>
            <w:r>
              <w:t xml:space="preserve"> даты и номера по порядку</w:t>
            </w:r>
          </w:p>
        </w:tc>
        <w:tc>
          <w:tcPr>
            <w:tcW w:w="2693" w:type="dxa"/>
          </w:tcPr>
          <w:p w14:paraId="5245B84F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</w:tr>
      <w:tr w:rsidR="00FF1128" w14:paraId="311AAEDC" w14:textId="77777777" w:rsidTr="00FF1128">
        <w:tc>
          <w:tcPr>
            <w:tcW w:w="3686" w:type="dxa"/>
          </w:tcPr>
          <w:p w14:paraId="75A3F540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Примечание</w:t>
            </w:r>
          </w:p>
        </w:tc>
        <w:tc>
          <w:tcPr>
            <w:tcW w:w="3260" w:type="dxa"/>
          </w:tcPr>
          <w:p w14:paraId="2E049E99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Примечание</w:t>
            </w:r>
          </w:p>
        </w:tc>
        <w:tc>
          <w:tcPr>
            <w:tcW w:w="2693" w:type="dxa"/>
          </w:tcPr>
          <w:p w14:paraId="0245214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Char(100)</w:t>
            </w:r>
          </w:p>
        </w:tc>
      </w:tr>
    </w:tbl>
    <w:p w14:paraId="67B2F062" w14:textId="77777777" w:rsidR="007E697D" w:rsidRDefault="007E697D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ind w:left="0" w:firstLine="709"/>
        <w:jc w:val="both"/>
        <w:pPrChange w:id="2440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bookmarkStart w:id="2441" w:name="_Toc448917619"/>
      <w:r>
        <w:t>Распоряжение на отгрузку</w:t>
      </w:r>
      <w:r w:rsidR="0038185E">
        <w:t xml:space="preserve"> (журнал)</w:t>
      </w:r>
      <w:bookmarkEnd w:id="2441"/>
    </w:p>
    <w:p w14:paraId="56BCD4DD" w14:textId="77777777" w:rsidR="0038185E" w:rsidRPr="0038185E" w:rsidRDefault="0038185E" w:rsidP="0038185E">
      <w:pPr>
        <w:ind w:left="708"/>
      </w:pPr>
      <w:r>
        <w:t>Предусмотрена печатная форма данного журнала.</w:t>
      </w:r>
    </w:p>
    <w:tbl>
      <w:tblPr>
        <w:tblStyle w:val="aa"/>
        <w:tblW w:w="0" w:type="auto"/>
        <w:tblInd w:w="708" w:type="dxa"/>
        <w:tblLook w:val="04A0" w:firstRow="1" w:lastRow="0" w:firstColumn="1" w:lastColumn="0" w:noHBand="0" w:noVBand="1"/>
      </w:tblPr>
      <w:tblGrid>
        <w:gridCol w:w="3426"/>
        <w:gridCol w:w="3427"/>
        <w:gridCol w:w="3427"/>
      </w:tblGrid>
      <w:tr w:rsidR="007E697D" w14:paraId="57981427" w14:textId="77777777" w:rsidTr="007E697D">
        <w:tc>
          <w:tcPr>
            <w:tcW w:w="3426" w:type="dxa"/>
          </w:tcPr>
          <w:p w14:paraId="253F0664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427" w:type="dxa"/>
          </w:tcPr>
          <w:p w14:paraId="7DE4F793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3427" w:type="dxa"/>
          </w:tcPr>
          <w:p w14:paraId="53FACD05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7E697D" w14:paraId="408E039F" w14:textId="77777777" w:rsidTr="007E697D">
        <w:tc>
          <w:tcPr>
            <w:tcW w:w="3426" w:type="dxa"/>
          </w:tcPr>
          <w:p w14:paraId="004A061F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427" w:type="dxa"/>
          </w:tcPr>
          <w:p w14:paraId="32D98098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3427" w:type="dxa"/>
          </w:tcPr>
          <w:p w14:paraId="5D271CF0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7E697D" w14:paraId="08B7BAE3" w14:textId="77777777" w:rsidTr="007E697D">
        <w:tc>
          <w:tcPr>
            <w:tcW w:w="3426" w:type="dxa"/>
          </w:tcPr>
          <w:p w14:paraId="232DBBD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</w:t>
            </w:r>
          </w:p>
        </w:tc>
        <w:tc>
          <w:tcPr>
            <w:tcW w:w="3427" w:type="dxa"/>
          </w:tcPr>
          <w:p w14:paraId="2C8BC8C0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3427" w:type="dxa"/>
          </w:tcPr>
          <w:p w14:paraId="09A13695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Char(15)</w:t>
            </w:r>
          </w:p>
        </w:tc>
      </w:tr>
      <w:tr w:rsidR="007E697D" w14:paraId="0532CC0A" w14:textId="77777777" w:rsidTr="007E697D">
        <w:tc>
          <w:tcPr>
            <w:tcW w:w="3426" w:type="dxa"/>
          </w:tcPr>
          <w:p w14:paraId="0B895841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2F0B7B8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668E8936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7E697D" w14:paraId="3C36A17D" w14:textId="77777777" w:rsidTr="007E697D">
        <w:tc>
          <w:tcPr>
            <w:tcW w:w="3426" w:type="dxa"/>
          </w:tcPr>
          <w:p w14:paraId="08CA52E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Чертеж</w:t>
            </w:r>
          </w:p>
        </w:tc>
        <w:tc>
          <w:tcPr>
            <w:tcW w:w="3427" w:type="dxa"/>
          </w:tcPr>
          <w:p w14:paraId="54DC503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3427" w:type="dxa"/>
          </w:tcPr>
          <w:p w14:paraId="22FF6E49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7E697D" w14:paraId="7F11C1C7" w14:textId="77777777" w:rsidTr="007E697D">
        <w:tc>
          <w:tcPr>
            <w:tcW w:w="3426" w:type="dxa"/>
          </w:tcPr>
          <w:p w14:paraId="16DE1061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lastRenderedPageBreak/>
              <w:t>Количество</w:t>
            </w:r>
            <w:r>
              <w:rPr>
                <w:lang w:val="en-US"/>
              </w:rPr>
              <w:t xml:space="preserve"> </w:t>
            </w:r>
            <w:r>
              <w:t>деталей</w:t>
            </w:r>
          </w:p>
        </w:tc>
        <w:tc>
          <w:tcPr>
            <w:tcW w:w="3427" w:type="dxa"/>
          </w:tcPr>
          <w:p w14:paraId="60271627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3427" w:type="dxa"/>
          </w:tcPr>
          <w:p w14:paraId="5689C9DB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7E697D" w14:paraId="29CE5D5C" w14:textId="77777777" w:rsidTr="007E697D">
        <w:tc>
          <w:tcPr>
            <w:tcW w:w="3426" w:type="dxa"/>
          </w:tcPr>
          <w:p w14:paraId="6743ECB9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Партия</w:t>
            </w:r>
          </w:p>
        </w:tc>
        <w:tc>
          <w:tcPr>
            <w:tcW w:w="3427" w:type="dxa"/>
          </w:tcPr>
          <w:p w14:paraId="33DD51BF" w14:textId="6774378C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ins w:id="2442" w:author="Екатерина Луткова" w:date="2016-04-01T16:58:00Z">
              <w:r w:rsidR="00910A02">
                <w:t>текущей</w:t>
              </w:r>
            </w:ins>
            <w:del w:id="2443" w:author="Екатерина Луткова" w:date="2016-04-01T16:58:00Z">
              <w:r w:rsidDel="00910A02">
                <w:delText>сегодняшней</w:delText>
              </w:r>
            </w:del>
            <w:r>
              <w:t xml:space="preserve"> даты и номера по порядку</w:t>
            </w:r>
            <w:r w:rsidR="0038185E">
              <w:t xml:space="preserve">. </w:t>
            </w:r>
          </w:p>
        </w:tc>
        <w:tc>
          <w:tcPr>
            <w:tcW w:w="3427" w:type="dxa"/>
          </w:tcPr>
          <w:p w14:paraId="4C95CC60" w14:textId="77777777" w:rsidR="007E697D" w:rsidRPr="0038185E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Char</w:t>
            </w:r>
            <w:r w:rsidRPr="0038185E">
              <w:t>(30)</w:t>
            </w:r>
          </w:p>
        </w:tc>
      </w:tr>
    </w:tbl>
    <w:p w14:paraId="6CE06E22" w14:textId="77777777" w:rsidR="00DD7803" w:rsidRDefault="00DD7803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ind w:left="0" w:firstLine="709"/>
        <w:jc w:val="both"/>
        <w:pPrChange w:id="2444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bookmarkStart w:id="2445" w:name="_Toc448917620"/>
      <w:r>
        <w:t>Модуль «</w:t>
      </w:r>
      <w:r w:rsidRPr="005A357F">
        <w:t>Расход материалов</w:t>
      </w:r>
      <w:r>
        <w:t>»</w:t>
      </w:r>
      <w:bookmarkEnd w:id="2445"/>
    </w:p>
    <w:p w14:paraId="78EDF4C7" w14:textId="77777777" w:rsidR="001E1753" w:rsidRDefault="00DD7803" w:rsidP="001E1753">
      <w:pPr>
        <w:spacing w:before="100" w:beforeAutospacing="1" w:after="100" w:afterAutospacing="1" w:line="360" w:lineRule="auto"/>
        <w:ind w:firstLine="709"/>
        <w:jc w:val="both"/>
      </w:pPr>
      <w:r>
        <w:t>Модуль «Расход материалов» пре</w:t>
      </w:r>
      <w:r w:rsidR="001E1753">
        <w:t>дставляет собой сводную таблицу с 3 блоками: «Заявлено», «Произведено», «Отгружено».</w:t>
      </w:r>
    </w:p>
    <w:p w14:paraId="5BD45BD2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>Каждый из блоков имеет поля:</w:t>
      </w:r>
    </w:p>
    <w:p w14:paraId="7CD365EC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Чертеж (номер);</w:t>
      </w:r>
    </w:p>
    <w:p w14:paraId="54F9F862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Наименование;</w:t>
      </w:r>
    </w:p>
    <w:p w14:paraId="14BAA5F0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Группа;</w:t>
      </w:r>
    </w:p>
    <w:p w14:paraId="577CB5F6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Количество по заявке</w:t>
      </w:r>
      <w:r w:rsidRPr="001E1753">
        <w:t>/</w:t>
      </w:r>
      <w:r>
        <w:t>выполнено</w:t>
      </w:r>
      <w:r w:rsidRPr="001E1753">
        <w:t>/</w:t>
      </w:r>
      <w:r w:rsidR="0038185E">
        <w:t>отгружено (</w:t>
      </w:r>
      <w:r>
        <w:t>количество берется из модулей «Заявка», «Наряд», «Отгрузка» соответственно);</w:t>
      </w:r>
    </w:p>
    <w:p w14:paraId="665D8D09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Номер документа (номер заявки</w:t>
      </w:r>
      <w:r w:rsidRPr="001E1753">
        <w:t>/</w:t>
      </w:r>
      <w:r>
        <w:t>номер наряда</w:t>
      </w:r>
      <w:r w:rsidRPr="001E1753">
        <w:t>/</w:t>
      </w:r>
      <w:r>
        <w:t>номер накладной).</w:t>
      </w:r>
    </w:p>
    <w:p w14:paraId="2DF876F9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 xml:space="preserve">Далее считается разница между блоками. Предусмотрено поле «Примечание», в котором пишут причину не совпадения. </w:t>
      </w:r>
    </w:p>
    <w:p w14:paraId="2FF90D18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 xml:space="preserve">Период формирования – помесячно (выбор). </w:t>
      </w:r>
    </w:p>
    <w:p w14:paraId="00781502" w14:textId="77777777" w:rsidR="00DD7803" w:rsidRDefault="00DD7803" w:rsidP="001E1753">
      <w:pPr>
        <w:spacing w:before="100" w:beforeAutospacing="1" w:after="100" w:afterAutospacing="1" w:line="360" w:lineRule="auto"/>
        <w:ind w:firstLine="708"/>
        <w:jc w:val="both"/>
      </w:pPr>
      <w:r>
        <w:t>Подсчет ведется по каждому конкретному материалу и за периоды: за конкретный месяц, за год.</w:t>
      </w:r>
    </w:p>
    <w:p w14:paraId="19CAA58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</w:t>
      </w:r>
      <w:r w:rsidR="0038185E">
        <w:t>оле «Закуплено» заполняется из журнала</w:t>
      </w:r>
      <w:r>
        <w:t xml:space="preserve"> «Приход материалов» </w:t>
      </w:r>
      <w:r w:rsidRPr="00FD2116">
        <w:t>[</w:t>
      </w:r>
      <w:r w:rsidR="0038185E">
        <w:t>п. 4.9</w:t>
      </w:r>
      <w:r w:rsidRPr="00FD2116">
        <w:t>]</w:t>
      </w:r>
      <w:r>
        <w:t>.</w:t>
      </w:r>
    </w:p>
    <w:p w14:paraId="0E3DD21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Поле «Завялено» заполняется из модуля «Заявка» </w:t>
      </w:r>
      <w:r w:rsidRPr="00FD2116">
        <w:t>[</w:t>
      </w:r>
      <w:r w:rsidR="0038185E">
        <w:t xml:space="preserve">п. </w:t>
      </w:r>
      <w:r>
        <w:t>4.4</w:t>
      </w:r>
      <w:r w:rsidRPr="00FD2116">
        <w:t>]</w:t>
      </w:r>
      <w:r>
        <w:t>.</w:t>
      </w:r>
    </w:p>
    <w:p w14:paraId="74B08BD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Поле «Отгруж</w:t>
      </w:r>
      <w:r w:rsidR="0038185E">
        <w:t>ено» заполняется из модуля «Отгрузка</w:t>
      </w:r>
      <w:r>
        <w:t xml:space="preserve">» </w:t>
      </w:r>
      <w:r w:rsidRPr="00FD2116">
        <w:t>[</w:t>
      </w:r>
      <w:r w:rsidR="0038185E">
        <w:t xml:space="preserve">п. </w:t>
      </w:r>
      <w:r>
        <w:t>4.7</w:t>
      </w:r>
      <w:r w:rsidRPr="00FD2116">
        <w:t>]</w:t>
      </w:r>
      <w:r>
        <w:t>.</w:t>
      </w:r>
    </w:p>
    <w:p w14:paraId="33F2698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Поле «Произведено» заполняется из модуля «Наряд» </w:t>
      </w:r>
      <w:r w:rsidRPr="00FD2116">
        <w:t>[</w:t>
      </w:r>
      <w:r w:rsidR="0038185E">
        <w:t xml:space="preserve">п. </w:t>
      </w:r>
      <w:r>
        <w:t>4.6</w:t>
      </w:r>
      <w:r w:rsidRPr="00FD2116">
        <w:t>]</w:t>
      </w:r>
      <w:r>
        <w:t>.</w:t>
      </w:r>
    </w:p>
    <w:p w14:paraId="75C71FCE" w14:textId="77777777" w:rsidR="0038185E" w:rsidRDefault="0038185E" w:rsidP="0038185E">
      <w:pPr>
        <w:pStyle w:val="10"/>
      </w:pPr>
      <w:bookmarkStart w:id="2446" w:name="_Toc448917621"/>
      <w:r>
        <w:t>5 ТРЕБОВАНИЯ К НАДЕЖНОСТИ</w:t>
      </w:r>
      <w:bookmarkEnd w:id="2446"/>
    </w:p>
    <w:p w14:paraId="731C11C7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Предусмотрен виртуальный сервер, для хране</w:t>
      </w:r>
      <w:r w:rsidR="00521635">
        <w:t>ния данных.</w:t>
      </w:r>
    </w:p>
    <w:p w14:paraId="16E2E78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Максимально возможное время простоя не должно составлять более 4 часов.</w:t>
      </w:r>
    </w:p>
    <w:p w14:paraId="19D8A64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Автоматическое автосохранение выполняется ежедневно.</w:t>
      </w:r>
    </w:p>
    <w:p w14:paraId="276F6D73" w14:textId="77777777" w:rsidR="0038185E" w:rsidRPr="00FD2116" w:rsidRDefault="00521635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 xml:space="preserve">Требования к времени восстановления системы. В данном случае равняется времени простоя - 4 часа. </w:t>
      </w:r>
    </w:p>
    <w:p w14:paraId="78C69A15" w14:textId="77777777" w:rsidR="00DD7803" w:rsidRPr="00F51691" w:rsidRDefault="0038185E" w:rsidP="006E25FC">
      <w:pPr>
        <w:pStyle w:val="10"/>
        <w:spacing w:before="100" w:beforeAutospacing="1" w:after="100" w:afterAutospacing="1" w:line="360" w:lineRule="auto"/>
        <w:jc w:val="both"/>
      </w:pPr>
      <w:bookmarkStart w:id="2447" w:name="_Toc418591219"/>
      <w:bookmarkStart w:id="2448" w:name="_Toc432605163"/>
      <w:bookmarkStart w:id="2449" w:name="_Toc448917622"/>
      <w:r>
        <w:lastRenderedPageBreak/>
        <w:t>6</w:t>
      </w:r>
      <w:r w:rsidR="00DD7803">
        <w:t xml:space="preserve"> </w:t>
      </w:r>
      <w:r w:rsidR="00DD7803" w:rsidRPr="009A2591">
        <w:t>ТЕХНИЧЕСКИЕ ТРЕБОВАНИЯ К СИСТЕМЕ</w:t>
      </w:r>
      <w:bookmarkEnd w:id="2447"/>
      <w:bookmarkEnd w:id="2448"/>
      <w:bookmarkEnd w:id="2449"/>
    </w:p>
    <w:p w14:paraId="76121881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2450" w:name="_Toc418591220"/>
      <w:bookmarkStart w:id="2451" w:name="_Toc432605164"/>
      <w:bookmarkStart w:id="2452" w:name="_Toc448917623"/>
      <w:r>
        <w:t>5</w:t>
      </w:r>
      <w:r w:rsidRPr="00B45BC2">
        <w:t>.1. Архитектура системы</w:t>
      </w:r>
      <w:bookmarkEnd w:id="2450"/>
      <w:bookmarkEnd w:id="2451"/>
      <w:bookmarkEnd w:id="2452"/>
    </w:p>
    <w:p w14:paraId="2F42F6E3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>Программный комплекс разрабатывается, как клиент-серверная система.</w:t>
      </w:r>
    </w:p>
    <w:p w14:paraId="37063D34" w14:textId="77777777" w:rsidR="00DD7803" w:rsidRPr="00A0364A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Клиентская часть – это </w:t>
      </w:r>
      <w:r w:rsidRPr="00B45BC2">
        <w:rPr>
          <w:lang w:val="en-US"/>
        </w:rPr>
        <w:t>Windows</w:t>
      </w:r>
      <w:r w:rsidRPr="00B45BC2">
        <w:t xml:space="preserve">-приложение, разработанное средствами и </w:t>
      </w:r>
      <w:r w:rsidRPr="004116AC">
        <w:t xml:space="preserve">инструментами </w:t>
      </w:r>
      <w:r w:rsidR="0038185E">
        <w:rPr>
          <w:lang w:val="en-US"/>
        </w:rPr>
        <w:t>D</w:t>
      </w:r>
      <w:r w:rsidR="00A0364A">
        <w:rPr>
          <w:lang w:val="en-US"/>
        </w:rPr>
        <w:t>otNet</w:t>
      </w:r>
      <w:r w:rsidR="0038185E">
        <w:t>.</w:t>
      </w:r>
    </w:p>
    <w:p w14:paraId="0566CC76" w14:textId="77777777" w:rsidR="00DD7803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Серверная часть разрабатывается для платформы </w:t>
      </w:r>
      <w:r w:rsidRPr="00B45BC2">
        <w:rPr>
          <w:lang w:val="en-US"/>
        </w:rPr>
        <w:t>Windows</w:t>
      </w:r>
      <w:r w:rsidRPr="00B45BC2">
        <w:t xml:space="preserve"> на базе СУБД </w:t>
      </w:r>
      <w:r w:rsidRPr="00B45BC2">
        <w:rPr>
          <w:lang w:val="en-US"/>
        </w:rPr>
        <w:t>MySQL</w:t>
      </w:r>
      <w:r w:rsidRPr="00B45BC2">
        <w:t>.</w:t>
      </w:r>
    </w:p>
    <w:p w14:paraId="53BE72CE" w14:textId="77777777" w:rsidR="00A0364A" w:rsidRPr="0038185E" w:rsidRDefault="00A0364A" w:rsidP="006E25FC">
      <w:pPr>
        <w:pStyle w:val="a9"/>
        <w:spacing w:line="360" w:lineRule="auto"/>
        <w:ind w:firstLine="709"/>
        <w:jc w:val="both"/>
      </w:pPr>
      <w:r>
        <w:t xml:space="preserve">Сервер располагается на виртуальном сервере под управлением </w:t>
      </w:r>
      <w:r w:rsidR="0038185E">
        <w:rPr>
          <w:lang w:val="en-US"/>
        </w:rPr>
        <w:t>Windows</w:t>
      </w:r>
      <w:r w:rsidR="0038185E" w:rsidRPr="0038185E">
        <w:t xml:space="preserve"> </w:t>
      </w:r>
      <w:r w:rsidR="0038185E">
        <w:rPr>
          <w:lang w:val="en-US"/>
        </w:rPr>
        <w:t>Server</w:t>
      </w:r>
      <w:r w:rsidR="0038185E" w:rsidRPr="0038185E">
        <w:t xml:space="preserve"> 2008 </w:t>
      </w:r>
      <w:r w:rsidR="0038185E">
        <w:rPr>
          <w:lang w:val="en-US"/>
        </w:rPr>
        <w:t>R</w:t>
      </w:r>
      <w:r w:rsidR="0038185E" w:rsidRPr="0038185E">
        <w:t>2</w:t>
      </w:r>
      <w:r w:rsidR="0038185E">
        <w:t xml:space="preserve"> и старше.</w:t>
      </w:r>
    </w:p>
    <w:p w14:paraId="4C471B8E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2453" w:name="_Toc418591221"/>
      <w:bookmarkStart w:id="2454" w:name="_Toc432605165"/>
      <w:bookmarkStart w:id="2455" w:name="_Toc448917624"/>
      <w:r>
        <w:t>5</w:t>
      </w:r>
      <w:r w:rsidRPr="00B45BC2">
        <w:t>.2. Требования к аппаратному обеспечению системы</w:t>
      </w:r>
      <w:bookmarkEnd w:id="2453"/>
      <w:bookmarkEnd w:id="2454"/>
      <w:bookmarkEnd w:id="2455"/>
    </w:p>
    <w:p w14:paraId="5EF904CE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серверной части требуется наличие сервера со следующими параметрами: ОС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Server</w:t>
      </w:r>
      <w:r w:rsidRPr="00B45BC2">
        <w:t>, 4Гб ОЗУ, процессор 2 ядра3 ГГц, 2 Гб свободного места на диске.</w:t>
      </w:r>
    </w:p>
    <w:p w14:paraId="123A3419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клиентской части особых требований к аппаратному обеспечению не устанавливается. Для работы клиентской программы требуется наличие на компьютере операционной системы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XP</w:t>
      </w:r>
      <w:r w:rsidRPr="00B45BC2">
        <w:t>/7.</w:t>
      </w:r>
    </w:p>
    <w:p w14:paraId="5DED4DB7" w14:textId="77777777" w:rsidR="00DD7803" w:rsidRDefault="00DD7803" w:rsidP="006E25FC">
      <w:pPr>
        <w:pStyle w:val="10"/>
        <w:spacing w:before="100" w:beforeAutospacing="1" w:after="100" w:afterAutospacing="1" w:line="360" w:lineRule="auto"/>
        <w:jc w:val="both"/>
      </w:pPr>
    </w:p>
    <w:p w14:paraId="73CB4CE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p w14:paraId="5951470D" w14:textId="77777777" w:rsidR="00DD7803" w:rsidRPr="00BC68CE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sectPr w:rsidR="00DD7803" w:rsidRPr="00BC68CE" w:rsidSect="005D1FD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44" w:author="staff" w:date="2016-03-25T08:00:00Z" w:initials="s">
    <w:p w14:paraId="05E0F99A" w14:textId="77777777" w:rsidR="00A16D0D" w:rsidRDefault="00A16D0D">
      <w:pPr>
        <w:pStyle w:val="af1"/>
      </w:pPr>
      <w:r>
        <w:rPr>
          <w:rStyle w:val="af0"/>
        </w:rPr>
        <w:annotationRef/>
      </w:r>
      <w:r>
        <w:t>Забыли пароль – нужно? Нет, не нужно в данном случае</w:t>
      </w:r>
    </w:p>
    <w:p w14:paraId="22D43681" w14:textId="77777777" w:rsidR="00A16D0D" w:rsidRPr="00D2120D" w:rsidRDefault="00A16D0D">
      <w:pPr>
        <w:pStyle w:val="af1"/>
      </w:pPr>
    </w:p>
  </w:comment>
  <w:comment w:id="554" w:author="Мухамедшин" w:date="2016-03-30T10:13:00Z" w:initials="Е.Р.">
    <w:p w14:paraId="38C8DEDA" w14:textId="6F7DE247" w:rsidR="00A16D0D" w:rsidRDefault="00A16D0D">
      <w:pPr>
        <w:pStyle w:val="af1"/>
      </w:pPr>
      <w:r>
        <w:rPr>
          <w:rStyle w:val="af0"/>
        </w:rPr>
        <w:annotationRef/>
      </w:r>
      <w:r>
        <w:t xml:space="preserve">А для чего делать справочник этих значений? Может просто текстовое поле, </w:t>
      </w:r>
      <w:proofErr w:type="gramStart"/>
      <w:r>
        <w:t>там где</w:t>
      </w:r>
      <w:proofErr w:type="gramEnd"/>
      <w:r>
        <w:t xml:space="preserve"> нужно? </w:t>
      </w:r>
    </w:p>
    <w:p w14:paraId="4B5EBEE5" w14:textId="0CCE2FD6" w:rsidR="00A16D0D" w:rsidRDefault="00A16D0D">
      <w:pPr>
        <w:pStyle w:val="af1"/>
      </w:pPr>
      <w:r>
        <w:t>Если оставляем справочник, то непонятно как фильтровать его значения</w:t>
      </w:r>
    </w:p>
  </w:comment>
  <w:comment w:id="1155" w:author="staff" w:date="2016-03-29T20:47:00Z" w:initials="s">
    <w:p w14:paraId="20332B6D" w14:textId="34BC4ABA" w:rsidR="00A16D0D" w:rsidRDefault="00A16D0D">
      <w:pPr>
        <w:pStyle w:val="af1"/>
      </w:pPr>
      <w:r>
        <w:rPr>
          <w:rStyle w:val="af0"/>
        </w:rPr>
        <w:annotationRef/>
      </w:r>
      <w:r>
        <w:t>Какой формат поля Товары? Просто наименование детали, или собирается из нескольких полей</w:t>
      </w:r>
    </w:p>
  </w:comment>
  <w:comment w:id="1156" w:author="staff" w:date="2016-03-29T20:48:00Z" w:initials="s">
    <w:p w14:paraId="69A94C93" w14:textId="0E8228B8" w:rsidR="00A16D0D" w:rsidRDefault="00A16D0D">
      <w:pPr>
        <w:pStyle w:val="af1"/>
      </w:pPr>
      <w:r>
        <w:rPr>
          <w:rStyle w:val="af0"/>
        </w:rPr>
        <w:annotationRef/>
      </w:r>
      <w:r>
        <w:t>В том числе НДС – используем значение налога из справочника Константы?</w:t>
      </w:r>
    </w:p>
  </w:comment>
  <w:comment w:id="1157" w:author="staff" w:date="2016-03-29T20:48:00Z" w:initials="s">
    <w:p w14:paraId="368B83BC" w14:textId="1C9A61DE" w:rsidR="00A16D0D" w:rsidRDefault="00A16D0D">
      <w:pPr>
        <w:pStyle w:val="af1"/>
      </w:pPr>
      <w:r>
        <w:rPr>
          <w:rStyle w:val="af0"/>
        </w:rPr>
        <w:annotationRef/>
      </w:r>
      <w:r>
        <w:t xml:space="preserve">Цена берется из поля Цена? Цена по калькуляции насколько я </w:t>
      </w:r>
      <w:r>
        <w:t>понимаю здесь не участвует?</w:t>
      </w:r>
    </w:p>
  </w:comment>
  <w:comment w:id="1192" w:author="staff" w:date="2016-03-29T20:52:00Z" w:initials="s">
    <w:p w14:paraId="551DB649" w14:textId="77777777" w:rsidR="00A16D0D" w:rsidRDefault="00A16D0D">
      <w:pPr>
        <w:pStyle w:val="af1"/>
      </w:pPr>
      <w:r>
        <w:rPr>
          <w:rStyle w:val="af0"/>
        </w:rPr>
        <w:annotationRef/>
      </w:r>
      <w:r>
        <w:t>Откуда берется материал, его нет в заявке, из чертежа?</w:t>
      </w:r>
    </w:p>
    <w:p w14:paraId="7EE10431" w14:textId="07B4EB60" w:rsidR="00A16D0D" w:rsidRDefault="00A16D0D">
      <w:pPr>
        <w:pStyle w:val="af1"/>
      </w:pPr>
      <w:r>
        <w:t>Как быть в случае если много строк в заявке, и в каждой строке разные материалы?</w:t>
      </w:r>
    </w:p>
  </w:comment>
  <w:comment w:id="1193" w:author="staff" w:date="2016-03-29T20:52:00Z" w:initials="s">
    <w:p w14:paraId="4E1AF39D" w14:textId="77777777" w:rsidR="00A16D0D" w:rsidRDefault="00A16D0D">
      <w:pPr>
        <w:pStyle w:val="af1"/>
      </w:pPr>
      <w:r>
        <w:rPr>
          <w:rStyle w:val="af0"/>
        </w:rPr>
        <w:annotationRef/>
      </w:r>
      <w:r>
        <w:t>Откуда брать следующие поля:</w:t>
      </w:r>
    </w:p>
    <w:p w14:paraId="5E7571EB" w14:textId="63350E0C" w:rsidR="00A16D0D" w:rsidRDefault="00A16D0D">
      <w:pPr>
        <w:pStyle w:val="af1"/>
      </w:pPr>
      <w:r>
        <w:t>Артикул, Код</w:t>
      </w:r>
    </w:p>
  </w:comment>
  <w:comment w:id="1230" w:author="staff" w:date="2016-04-03T16:24:00Z" w:initials="s">
    <w:p w14:paraId="0F6A7106" w14:textId="704D53AA" w:rsidR="00A16D0D" w:rsidRPr="00DC1026" w:rsidRDefault="00A16D0D">
      <w:pPr>
        <w:pStyle w:val="af1"/>
      </w:pPr>
      <w:r>
        <w:rPr>
          <w:rStyle w:val="af0"/>
        </w:rPr>
        <w:annotationRef/>
      </w:r>
      <w:r>
        <w:t>Введенные для отчета данные должны быть сохранены в заявке?</w:t>
      </w:r>
    </w:p>
  </w:comment>
  <w:comment w:id="1617" w:author="staff" w:date="2016-04-10T18:04:00Z" w:initials="s">
    <w:p w14:paraId="0CA165DA" w14:textId="414E64C5" w:rsidR="00A16D0D" w:rsidRDefault="00A16D0D">
      <w:pPr>
        <w:pStyle w:val="af1"/>
      </w:pPr>
      <w:r>
        <w:rPr>
          <w:rStyle w:val="af0"/>
        </w:rPr>
        <w:annotationRef/>
      </w:r>
      <w:r>
        <w:t>Группа есть в оснастке, это разные группы?</w:t>
      </w:r>
    </w:p>
  </w:comment>
  <w:comment w:id="1618" w:author="HOME" w:date="2016-04-21T08:42:00Z" w:initials="H">
    <w:p w14:paraId="332B481F" w14:textId="0A35129A" w:rsidR="00A16D0D" w:rsidRPr="007D2B8A" w:rsidRDefault="00A16D0D">
      <w:pPr>
        <w:pStyle w:val="af1"/>
      </w:pPr>
      <w:r>
        <w:rPr>
          <w:rStyle w:val="af0"/>
        </w:rPr>
        <w:annotationRef/>
      </w:r>
      <w:r>
        <w:t>Не совсем понял, все-таки группа – это реквизит оснастки или чертежа? Надо оставить где-то в одном месте, чтобы не дублировать? Или в чертеж подтягивать из оснастки, чтобы потом можно было менять?</w:t>
      </w:r>
    </w:p>
  </w:comment>
  <w:comment w:id="1667" w:author="HOME" w:date="2016-04-21T08:46:00Z" w:initials="H">
    <w:p w14:paraId="31175D43" w14:textId="03499166" w:rsidR="00A16D0D" w:rsidRDefault="00A16D0D">
      <w:pPr>
        <w:pStyle w:val="af1"/>
      </w:pPr>
      <w:r>
        <w:rPr>
          <w:rStyle w:val="af0"/>
        </w:rPr>
        <w:annotationRef/>
      </w:r>
      <w:r>
        <w:t>Тех карта одна у чертежа? Может быт несколько?</w:t>
      </w:r>
    </w:p>
  </w:comment>
  <w:comment w:id="1669" w:author="HOME" w:date="2016-04-21T08:46:00Z" w:initials="H">
    <w:p w14:paraId="385BB2BF" w14:textId="62430835" w:rsidR="00A16D0D" w:rsidRDefault="00A16D0D">
      <w:pPr>
        <w:pStyle w:val="af1"/>
      </w:pPr>
      <w:r>
        <w:rPr>
          <w:rStyle w:val="af0"/>
        </w:rPr>
        <w:annotationRef/>
      </w:r>
      <w:r>
        <w:t>Наименование детали или чертежа?</w:t>
      </w:r>
    </w:p>
  </w:comment>
  <w:comment w:id="1677" w:author="HOME" w:date="2016-04-21T08:48:00Z" w:initials="H">
    <w:p w14:paraId="409ECC7E" w14:textId="212B13D3" w:rsidR="00A16D0D" w:rsidRDefault="00A16D0D" w:rsidP="007D2B8A">
      <w:pPr>
        <w:pStyle w:val="af1"/>
        <w:numPr>
          <w:ilvl w:val="0"/>
          <w:numId w:val="44"/>
        </w:numPr>
      </w:pPr>
      <w:r>
        <w:rPr>
          <w:rStyle w:val="af0"/>
        </w:rPr>
        <w:annotationRef/>
      </w:r>
      <w:r>
        <w:t>Оснастка уже есть в чертеже, это другая? Если это одно и то же, есть ли необходимость делать возможность выбора и там и тут? Если да, при изменении в тех карте, должна замениться в чертеже?</w:t>
      </w:r>
    </w:p>
  </w:comment>
  <w:comment w:id="1678" w:author="HOME" w:date="2016-04-21T08:49:00Z" w:initials="H">
    <w:p w14:paraId="4EE8BD7C" w14:textId="6AF9B3B9" w:rsidR="00A16D0D" w:rsidRDefault="00A16D0D">
      <w:pPr>
        <w:pStyle w:val="af1"/>
      </w:pPr>
      <w:r>
        <w:rPr>
          <w:rStyle w:val="af0"/>
        </w:rPr>
        <w:annotationRef/>
      </w:r>
      <w:r>
        <w:t xml:space="preserve">Оснастка одна или может быть несколько в одной </w:t>
      </w:r>
      <w:proofErr w:type="spellStart"/>
      <w:r>
        <w:t>техкарте</w:t>
      </w:r>
      <w:proofErr w:type="spellEnd"/>
      <w:r>
        <w:t>?</w:t>
      </w:r>
    </w:p>
  </w:comment>
  <w:comment w:id="1679" w:author="HOME" w:date="2016-04-21T09:00:00Z" w:initials="H">
    <w:p w14:paraId="36EB4829" w14:textId="228E69DF" w:rsidR="00A16D0D" w:rsidRDefault="00A16D0D">
      <w:pPr>
        <w:pStyle w:val="af1"/>
      </w:pPr>
      <w:r>
        <w:rPr>
          <w:rStyle w:val="af0"/>
        </w:rPr>
        <w:annotationRef/>
      </w:r>
      <w:r>
        <w:t xml:space="preserve">Имеется в виду фактический? Материал из чертежа нельзя менять в </w:t>
      </w:r>
      <w:proofErr w:type="spellStart"/>
      <w:r>
        <w:t>те.карте</w:t>
      </w:r>
      <w:proofErr w:type="spellEnd"/>
      <w:r>
        <w:t>?</w:t>
      </w:r>
    </w:p>
  </w:comment>
  <w:comment w:id="1691" w:author="HOME" w:date="2016-04-21T08:51:00Z" w:initials="H">
    <w:p w14:paraId="03BAC419" w14:textId="6C2EDB54" w:rsidR="00A16D0D" w:rsidRDefault="00A16D0D">
      <w:pPr>
        <w:pStyle w:val="af1"/>
      </w:pPr>
      <w:r>
        <w:rPr>
          <w:rStyle w:val="af0"/>
        </w:rPr>
        <w:annotationRef/>
      </w:r>
      <w:r>
        <w:t xml:space="preserve">В случае изменения материала в </w:t>
      </w:r>
      <w:proofErr w:type="spellStart"/>
      <w:r>
        <w:t>тех.карте</w:t>
      </w:r>
      <w:proofErr w:type="spellEnd"/>
      <w:r>
        <w:t xml:space="preserve"> должна </w:t>
      </w:r>
      <w:proofErr w:type="spellStart"/>
      <w:r>
        <w:t>пересчитаться</w:t>
      </w:r>
      <w:proofErr w:type="spellEnd"/>
      <w:r>
        <w:t>?</w:t>
      </w:r>
    </w:p>
  </w:comment>
  <w:comment w:id="1695" w:author="HOME" w:date="2016-04-21T08:52:00Z" w:initials="H">
    <w:p w14:paraId="6D7A8533" w14:textId="23503C1E" w:rsidR="00A16D0D" w:rsidRDefault="00A16D0D">
      <w:pPr>
        <w:pStyle w:val="af1"/>
      </w:pPr>
      <w:r>
        <w:rPr>
          <w:rStyle w:val="af0"/>
        </w:rPr>
        <w:annotationRef/>
      </w:r>
      <w:r>
        <w:t>Указанные в скриншоте процессы должны выводиться по умолчанию?</w:t>
      </w:r>
    </w:p>
  </w:comment>
  <w:comment w:id="1696" w:author="HOME" w:date="2016-04-21T08:55:00Z" w:initials="H">
    <w:p w14:paraId="581F1587" w14:textId="5D8AB5F8" w:rsidR="00A16D0D" w:rsidRDefault="00A16D0D">
      <w:pPr>
        <w:pStyle w:val="af1"/>
      </w:pPr>
      <w:r>
        <w:rPr>
          <w:rStyle w:val="af0"/>
        </w:rPr>
        <w:annotationRef/>
      </w:r>
      <w:r>
        <w:t>Все поля процесса текстовые или из справочников? Если справочники, то надо указать подробнее.</w:t>
      </w:r>
    </w:p>
  </w:comment>
  <w:comment w:id="1707" w:author="HOME" w:date="2016-04-21T08:56:00Z" w:initials="H">
    <w:p w14:paraId="2D73CF59" w14:textId="32DC12D1" w:rsidR="00A16D0D" w:rsidRDefault="00A16D0D">
      <w:pPr>
        <w:pStyle w:val="af1"/>
      </w:pPr>
      <w:r>
        <w:rPr>
          <w:rStyle w:val="af0"/>
        </w:rPr>
        <w:annotationRef/>
      </w:r>
      <w:r>
        <w:t>Можно вносить только в конец списка?</w:t>
      </w:r>
    </w:p>
  </w:comment>
  <w:comment w:id="1844" w:author="HOME" w:date="2016-04-21T09:01:00Z" w:initials="H">
    <w:p w14:paraId="4C8057D4" w14:textId="574D204B" w:rsidR="00A16D0D" w:rsidRDefault="00A16D0D">
      <w:pPr>
        <w:pStyle w:val="af1"/>
      </w:pPr>
      <w:r>
        <w:rPr>
          <w:rStyle w:val="af0"/>
        </w:rPr>
        <w:annotationRef/>
      </w:r>
      <w:r>
        <w:t>Наименование чего?</w:t>
      </w:r>
    </w:p>
  </w:comment>
  <w:comment w:id="1850" w:author="HOME" w:date="2016-04-21T09:02:00Z" w:initials="H">
    <w:p w14:paraId="44DCD428" w14:textId="046E08BB" w:rsidR="00A16D0D" w:rsidRDefault="00A16D0D">
      <w:pPr>
        <w:pStyle w:val="af1"/>
      </w:pPr>
      <w:r>
        <w:rPr>
          <w:rStyle w:val="af0"/>
        </w:rPr>
        <w:annotationRef/>
      </w:r>
      <w:r>
        <w:t>В чертеже есть только один материал, откуда брать остальные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2D43681" w15:done="0"/>
  <w15:commentEx w15:paraId="4B5EBEE5" w15:done="0"/>
  <w15:commentEx w15:paraId="20332B6D" w15:done="0"/>
  <w15:commentEx w15:paraId="69A94C93" w15:done="0"/>
  <w15:commentEx w15:paraId="368B83BC" w15:done="0"/>
  <w15:commentEx w15:paraId="7EE10431" w15:done="0"/>
  <w15:commentEx w15:paraId="5E7571EB" w15:done="0"/>
  <w15:commentEx w15:paraId="0F6A7106" w15:done="0"/>
  <w15:commentEx w15:paraId="0CA165DA" w15:done="0"/>
  <w15:commentEx w15:paraId="332B481F" w15:done="0"/>
  <w15:commentEx w15:paraId="31175D43" w15:done="0"/>
  <w15:commentEx w15:paraId="385BB2BF" w15:done="0"/>
  <w15:commentEx w15:paraId="409ECC7E" w15:done="0"/>
  <w15:commentEx w15:paraId="4EE8BD7C" w15:done="0"/>
  <w15:commentEx w15:paraId="36EB4829" w15:done="0"/>
  <w15:commentEx w15:paraId="03BAC419" w15:done="0"/>
  <w15:commentEx w15:paraId="6D7A8533" w15:done="0"/>
  <w15:commentEx w15:paraId="581F1587" w15:done="0"/>
  <w15:commentEx w15:paraId="2D73CF59" w15:done="0"/>
  <w15:commentEx w15:paraId="4C8057D4" w15:done="0"/>
  <w15:commentEx w15:paraId="44DCD428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2F5012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1" w15:restartNumberingAfterBreak="0">
    <w:nsid w:val="09F37203"/>
    <w:multiLevelType w:val="multilevel"/>
    <w:tmpl w:val="8CB2263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" w15:restartNumberingAfterBreak="0">
    <w:nsid w:val="0AF205B2"/>
    <w:multiLevelType w:val="hybridMultilevel"/>
    <w:tmpl w:val="5BEC0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8303EC"/>
    <w:multiLevelType w:val="multilevel"/>
    <w:tmpl w:val="5672BA92"/>
    <w:lvl w:ilvl="0">
      <w:start w:val="2"/>
      <w:numFmt w:val="decimal"/>
      <w:lvlText w:val="%1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1">
      <w:start w:val="5"/>
      <w:numFmt w:val="decimal"/>
      <w:lvlText w:val="%1.%2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2">
      <w:start w:val="1"/>
      <w:numFmt w:val="bullet"/>
      <w:pStyle w:val="a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4" w15:restartNumberingAfterBreak="0">
    <w:nsid w:val="10D15A6D"/>
    <w:multiLevelType w:val="hybridMultilevel"/>
    <w:tmpl w:val="C7BCF2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254574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6" w15:restartNumberingAfterBreak="0">
    <w:nsid w:val="158B2DEE"/>
    <w:multiLevelType w:val="hybridMultilevel"/>
    <w:tmpl w:val="5372B5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82F05EB"/>
    <w:multiLevelType w:val="multilevel"/>
    <w:tmpl w:val="74C4228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4"/>
      <w:numFmt w:val="decimal"/>
      <w:isLgl/>
      <w:lvlText w:val="%1.%2."/>
      <w:lvlJc w:val="left"/>
      <w:pPr>
        <w:ind w:left="1129" w:hanging="4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cs="Times New Roman" w:hint="default"/>
      </w:rPr>
    </w:lvl>
  </w:abstractNum>
  <w:abstractNum w:abstractNumId="8" w15:restartNumberingAfterBreak="0">
    <w:nsid w:val="1BE2525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9" w15:restartNumberingAfterBreak="0">
    <w:nsid w:val="1DD23493"/>
    <w:multiLevelType w:val="hybridMultilevel"/>
    <w:tmpl w:val="3DAEA74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 w15:restartNumberingAfterBreak="0">
    <w:nsid w:val="1F930210"/>
    <w:multiLevelType w:val="hybridMultilevel"/>
    <w:tmpl w:val="782462A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1C4132E"/>
    <w:multiLevelType w:val="hybridMultilevel"/>
    <w:tmpl w:val="0E14734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7628F3"/>
    <w:multiLevelType w:val="multilevel"/>
    <w:tmpl w:val="F7E8154A"/>
    <w:lvl w:ilvl="0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428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508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588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30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668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388" w:hanging="1800"/>
      </w:pPr>
      <w:rPr>
        <w:rFonts w:cs="Times New Roman" w:hint="default"/>
      </w:rPr>
    </w:lvl>
  </w:abstractNum>
  <w:abstractNum w:abstractNumId="13" w15:restartNumberingAfterBreak="0">
    <w:nsid w:val="28C9538C"/>
    <w:multiLevelType w:val="hybridMultilevel"/>
    <w:tmpl w:val="F1AE31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A816251"/>
    <w:multiLevelType w:val="hybridMultilevel"/>
    <w:tmpl w:val="ECAC28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AC577E4"/>
    <w:multiLevelType w:val="hybridMultilevel"/>
    <w:tmpl w:val="4B2A1B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5F19AC"/>
    <w:multiLevelType w:val="hybridMultilevel"/>
    <w:tmpl w:val="25DA92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203FB8"/>
    <w:multiLevelType w:val="multilevel"/>
    <w:tmpl w:val="8CB2263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8" w15:restartNumberingAfterBreak="0">
    <w:nsid w:val="30881BAE"/>
    <w:multiLevelType w:val="hybridMultilevel"/>
    <w:tmpl w:val="078C0182"/>
    <w:lvl w:ilvl="0" w:tplc="D812AD5A">
      <w:start w:val="1"/>
      <w:numFmt w:val="decimal"/>
      <w:lvlText w:val="%1."/>
      <w:lvlJc w:val="left"/>
      <w:pPr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abstractNum w:abstractNumId="19" w15:restartNumberingAfterBreak="0">
    <w:nsid w:val="31EF6D87"/>
    <w:multiLevelType w:val="hybridMultilevel"/>
    <w:tmpl w:val="CEA29C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88560D"/>
    <w:multiLevelType w:val="hybridMultilevel"/>
    <w:tmpl w:val="F196C8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A5172AD"/>
    <w:multiLevelType w:val="hybridMultilevel"/>
    <w:tmpl w:val="5406D0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5731A2"/>
    <w:multiLevelType w:val="multilevel"/>
    <w:tmpl w:val="BC48CEA0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hint="default"/>
      </w:rPr>
    </w:lvl>
  </w:abstractNum>
  <w:abstractNum w:abstractNumId="23" w15:restartNumberingAfterBreak="0">
    <w:nsid w:val="3B7D6AA1"/>
    <w:multiLevelType w:val="hybridMultilevel"/>
    <w:tmpl w:val="E8AA6EEE"/>
    <w:lvl w:ilvl="0" w:tplc="0419000F">
      <w:start w:val="1"/>
      <w:numFmt w:val="decimal"/>
      <w:lvlText w:val="%1."/>
      <w:lvlJc w:val="left"/>
      <w:pPr>
        <w:ind w:left="1425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  <w:rPr>
        <w:rFonts w:cs="Times New Roman"/>
      </w:rPr>
    </w:lvl>
  </w:abstractNum>
  <w:abstractNum w:abstractNumId="24" w15:restartNumberingAfterBreak="0">
    <w:nsid w:val="3BD46592"/>
    <w:multiLevelType w:val="hybridMultilevel"/>
    <w:tmpl w:val="D046999E"/>
    <w:lvl w:ilvl="0" w:tplc="04190019">
      <w:start w:val="1"/>
      <w:numFmt w:val="lowerLetter"/>
      <w:lvlText w:val="%1."/>
      <w:lvlJc w:val="left"/>
      <w:pPr>
        <w:ind w:left="3912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4632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5352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6072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6792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7512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8232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8952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9672" w:hanging="180"/>
      </w:pPr>
      <w:rPr>
        <w:rFonts w:cs="Times New Roman"/>
      </w:rPr>
    </w:lvl>
  </w:abstractNum>
  <w:abstractNum w:abstractNumId="25" w15:restartNumberingAfterBreak="0">
    <w:nsid w:val="3C97238A"/>
    <w:multiLevelType w:val="hybridMultilevel"/>
    <w:tmpl w:val="27AEA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8328FB"/>
    <w:multiLevelType w:val="hybridMultilevel"/>
    <w:tmpl w:val="A68CF0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44C45ABD"/>
    <w:multiLevelType w:val="hybridMultilevel"/>
    <w:tmpl w:val="8E0E4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0F271E"/>
    <w:multiLevelType w:val="hybridMultilevel"/>
    <w:tmpl w:val="D6BEB70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9" w15:restartNumberingAfterBreak="0">
    <w:nsid w:val="4DBE305D"/>
    <w:multiLevelType w:val="hybridMultilevel"/>
    <w:tmpl w:val="281C13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EE15A5D"/>
    <w:multiLevelType w:val="hybridMultilevel"/>
    <w:tmpl w:val="E8E65714"/>
    <w:lvl w:ilvl="0" w:tplc="517ECB7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4F2C17E4"/>
    <w:multiLevelType w:val="hybridMultilevel"/>
    <w:tmpl w:val="5804097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2" w15:restartNumberingAfterBreak="0">
    <w:nsid w:val="51270485"/>
    <w:multiLevelType w:val="hybridMultilevel"/>
    <w:tmpl w:val="DA08E4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 w15:restartNumberingAfterBreak="0">
    <w:nsid w:val="5C2424AB"/>
    <w:multiLevelType w:val="hybridMultilevel"/>
    <w:tmpl w:val="CE2C0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C9F16FE"/>
    <w:multiLevelType w:val="hybridMultilevel"/>
    <w:tmpl w:val="6F2EA09C"/>
    <w:lvl w:ilvl="0" w:tplc="517ECB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880616"/>
    <w:multiLevelType w:val="multilevel"/>
    <w:tmpl w:val="EB583C96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pStyle w:val="1"/>
      <w:isLgl/>
      <w:lvlText w:val="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="Times New Roman" w:hint="default"/>
      </w:rPr>
    </w:lvl>
  </w:abstractNum>
  <w:abstractNum w:abstractNumId="36" w15:restartNumberingAfterBreak="0">
    <w:nsid w:val="63B735A3"/>
    <w:multiLevelType w:val="hybridMultilevel"/>
    <w:tmpl w:val="E96C5A4A"/>
    <w:lvl w:ilvl="0" w:tplc="0419000F">
      <w:start w:val="1"/>
      <w:numFmt w:val="decimal"/>
      <w:lvlText w:val="%1."/>
      <w:lvlJc w:val="left"/>
      <w:pPr>
        <w:ind w:left="1068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37" w15:restartNumberingAfterBreak="0">
    <w:nsid w:val="63F503CE"/>
    <w:multiLevelType w:val="multilevel"/>
    <w:tmpl w:val="6890C642"/>
    <w:lvl w:ilvl="0">
      <w:start w:val="4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4"/>
      <w:numFmt w:val="decimal"/>
      <w:lvlText w:val="%1.%2"/>
      <w:lvlJc w:val="left"/>
      <w:pPr>
        <w:ind w:left="1429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cs="Times New Roman" w:hint="default"/>
      </w:rPr>
    </w:lvl>
  </w:abstractNum>
  <w:abstractNum w:abstractNumId="38" w15:restartNumberingAfterBreak="0">
    <w:nsid w:val="67EB641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39" w15:restartNumberingAfterBreak="0">
    <w:nsid w:val="6A8D7244"/>
    <w:multiLevelType w:val="hybridMultilevel"/>
    <w:tmpl w:val="CAE07D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510416"/>
    <w:multiLevelType w:val="hybridMultilevel"/>
    <w:tmpl w:val="DAC4179C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1" w15:restartNumberingAfterBreak="0">
    <w:nsid w:val="7786197E"/>
    <w:multiLevelType w:val="multilevel"/>
    <w:tmpl w:val="5076522E"/>
    <w:lvl w:ilvl="0">
      <w:start w:val="4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7"/>
      <w:numFmt w:val="decimal"/>
      <w:lvlText w:val="%1.%2."/>
      <w:lvlJc w:val="left"/>
      <w:pPr>
        <w:ind w:left="1068" w:hanging="3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cs="Times New Roman" w:hint="default"/>
      </w:rPr>
    </w:lvl>
  </w:abstractNum>
  <w:abstractNum w:abstractNumId="42" w15:restartNumberingAfterBreak="0">
    <w:nsid w:val="778D35FF"/>
    <w:multiLevelType w:val="hybridMultilevel"/>
    <w:tmpl w:val="48EAB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56214A"/>
    <w:multiLevelType w:val="hybridMultilevel"/>
    <w:tmpl w:val="54B409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7"/>
  </w:num>
  <w:num w:numId="2">
    <w:abstractNumId w:val="43"/>
  </w:num>
  <w:num w:numId="3">
    <w:abstractNumId w:val="28"/>
  </w:num>
  <w:num w:numId="4">
    <w:abstractNumId w:val="35"/>
  </w:num>
  <w:num w:numId="5">
    <w:abstractNumId w:val="21"/>
  </w:num>
  <w:num w:numId="6">
    <w:abstractNumId w:val="5"/>
  </w:num>
  <w:num w:numId="7">
    <w:abstractNumId w:val="12"/>
  </w:num>
  <w:num w:numId="8">
    <w:abstractNumId w:val="3"/>
  </w:num>
  <w:num w:numId="9">
    <w:abstractNumId w:val="18"/>
  </w:num>
  <w:num w:numId="10">
    <w:abstractNumId w:val="31"/>
  </w:num>
  <w:num w:numId="11">
    <w:abstractNumId w:val="11"/>
  </w:num>
  <w:num w:numId="12">
    <w:abstractNumId w:val="8"/>
  </w:num>
  <w:num w:numId="13">
    <w:abstractNumId w:val="24"/>
  </w:num>
  <w:num w:numId="14">
    <w:abstractNumId w:val="36"/>
  </w:num>
  <w:num w:numId="15">
    <w:abstractNumId w:val="23"/>
  </w:num>
  <w:num w:numId="16">
    <w:abstractNumId w:val="32"/>
  </w:num>
  <w:num w:numId="17">
    <w:abstractNumId w:val="9"/>
  </w:num>
  <w:num w:numId="18">
    <w:abstractNumId w:val="37"/>
  </w:num>
  <w:num w:numId="19">
    <w:abstractNumId w:val="6"/>
  </w:num>
  <w:num w:numId="20">
    <w:abstractNumId w:val="40"/>
  </w:num>
  <w:num w:numId="21">
    <w:abstractNumId w:val="38"/>
  </w:num>
  <w:num w:numId="22">
    <w:abstractNumId w:val="30"/>
  </w:num>
  <w:num w:numId="23">
    <w:abstractNumId w:val="34"/>
  </w:num>
  <w:num w:numId="24">
    <w:abstractNumId w:val="41"/>
  </w:num>
  <w:num w:numId="25">
    <w:abstractNumId w:val="22"/>
  </w:num>
  <w:num w:numId="26">
    <w:abstractNumId w:val="0"/>
  </w:num>
  <w:num w:numId="27">
    <w:abstractNumId w:val="26"/>
  </w:num>
  <w:num w:numId="28">
    <w:abstractNumId w:val="25"/>
  </w:num>
  <w:num w:numId="29">
    <w:abstractNumId w:val="13"/>
  </w:num>
  <w:num w:numId="30">
    <w:abstractNumId w:val="27"/>
  </w:num>
  <w:num w:numId="31">
    <w:abstractNumId w:val="33"/>
  </w:num>
  <w:num w:numId="32">
    <w:abstractNumId w:val="39"/>
  </w:num>
  <w:num w:numId="33">
    <w:abstractNumId w:val="29"/>
  </w:num>
  <w:num w:numId="34">
    <w:abstractNumId w:val="14"/>
  </w:num>
  <w:num w:numId="35">
    <w:abstractNumId w:val="15"/>
  </w:num>
  <w:num w:numId="36">
    <w:abstractNumId w:val="2"/>
  </w:num>
  <w:num w:numId="37">
    <w:abstractNumId w:val="16"/>
  </w:num>
  <w:num w:numId="38">
    <w:abstractNumId w:val="42"/>
  </w:num>
  <w:num w:numId="39">
    <w:abstractNumId w:val="4"/>
  </w:num>
  <w:num w:numId="40">
    <w:abstractNumId w:val="17"/>
  </w:num>
  <w:num w:numId="41">
    <w:abstractNumId w:val="1"/>
  </w:num>
  <w:num w:numId="42">
    <w:abstractNumId w:val="10"/>
  </w:num>
  <w:num w:numId="43">
    <w:abstractNumId w:val="20"/>
  </w:num>
  <w:num w:numId="44">
    <w:abstractNumId w:val="19"/>
  </w:num>
  <w:numIdMacAtCleanup w:val="18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Екатерина Луткова">
    <w15:presenceInfo w15:providerId="Windows Live" w15:userId="ed01328eb4ba023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trackRevisions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DEC"/>
    <w:rsid w:val="00022ACC"/>
    <w:rsid w:val="0002407D"/>
    <w:rsid w:val="00043B2B"/>
    <w:rsid w:val="00044CCC"/>
    <w:rsid w:val="00047F5F"/>
    <w:rsid w:val="000704E2"/>
    <w:rsid w:val="0008250A"/>
    <w:rsid w:val="0008562D"/>
    <w:rsid w:val="00086C11"/>
    <w:rsid w:val="00091B2A"/>
    <w:rsid w:val="00093538"/>
    <w:rsid w:val="00095F80"/>
    <w:rsid w:val="000A56E7"/>
    <w:rsid w:val="000A76A8"/>
    <w:rsid w:val="000B0911"/>
    <w:rsid w:val="000C0591"/>
    <w:rsid w:val="000C318E"/>
    <w:rsid w:val="000C36DC"/>
    <w:rsid w:val="000D22DE"/>
    <w:rsid w:val="000D4006"/>
    <w:rsid w:val="000D6D2A"/>
    <w:rsid w:val="00104764"/>
    <w:rsid w:val="00107185"/>
    <w:rsid w:val="00110A97"/>
    <w:rsid w:val="00113EAB"/>
    <w:rsid w:val="00115CCB"/>
    <w:rsid w:val="00121125"/>
    <w:rsid w:val="0012227A"/>
    <w:rsid w:val="001312BD"/>
    <w:rsid w:val="00135028"/>
    <w:rsid w:val="001401B4"/>
    <w:rsid w:val="001446EA"/>
    <w:rsid w:val="001609BA"/>
    <w:rsid w:val="0016233C"/>
    <w:rsid w:val="001652E8"/>
    <w:rsid w:val="001662D8"/>
    <w:rsid w:val="001704A6"/>
    <w:rsid w:val="001A5253"/>
    <w:rsid w:val="001C112B"/>
    <w:rsid w:val="001C32D0"/>
    <w:rsid w:val="001D47DE"/>
    <w:rsid w:val="001E1753"/>
    <w:rsid w:val="001F0198"/>
    <w:rsid w:val="001F3EE4"/>
    <w:rsid w:val="0020054B"/>
    <w:rsid w:val="00203B6F"/>
    <w:rsid w:val="002069D4"/>
    <w:rsid w:val="00211947"/>
    <w:rsid w:val="00212BA1"/>
    <w:rsid w:val="002216FD"/>
    <w:rsid w:val="002257A7"/>
    <w:rsid w:val="00225AD8"/>
    <w:rsid w:val="002302CD"/>
    <w:rsid w:val="0023056B"/>
    <w:rsid w:val="00231746"/>
    <w:rsid w:val="00235114"/>
    <w:rsid w:val="00235C1D"/>
    <w:rsid w:val="002365DF"/>
    <w:rsid w:val="00254750"/>
    <w:rsid w:val="00255A14"/>
    <w:rsid w:val="002569E2"/>
    <w:rsid w:val="00265D7F"/>
    <w:rsid w:val="00267722"/>
    <w:rsid w:val="0027212D"/>
    <w:rsid w:val="0027641C"/>
    <w:rsid w:val="002775A6"/>
    <w:rsid w:val="0028287F"/>
    <w:rsid w:val="00295E57"/>
    <w:rsid w:val="002A0522"/>
    <w:rsid w:val="002C61D1"/>
    <w:rsid w:val="002D3A69"/>
    <w:rsid w:val="002D3DEC"/>
    <w:rsid w:val="002F018B"/>
    <w:rsid w:val="00302033"/>
    <w:rsid w:val="00304946"/>
    <w:rsid w:val="003119C2"/>
    <w:rsid w:val="00314775"/>
    <w:rsid w:val="003303AB"/>
    <w:rsid w:val="003416DF"/>
    <w:rsid w:val="0034245A"/>
    <w:rsid w:val="00354840"/>
    <w:rsid w:val="003577D0"/>
    <w:rsid w:val="00361C41"/>
    <w:rsid w:val="00362A64"/>
    <w:rsid w:val="00371148"/>
    <w:rsid w:val="00372816"/>
    <w:rsid w:val="0038185E"/>
    <w:rsid w:val="003937C0"/>
    <w:rsid w:val="00395B71"/>
    <w:rsid w:val="003960B9"/>
    <w:rsid w:val="003A0E58"/>
    <w:rsid w:val="003A5975"/>
    <w:rsid w:val="003A63E1"/>
    <w:rsid w:val="003B3DD2"/>
    <w:rsid w:val="003C0825"/>
    <w:rsid w:val="003E79F3"/>
    <w:rsid w:val="003F2475"/>
    <w:rsid w:val="003F5BA8"/>
    <w:rsid w:val="00400C32"/>
    <w:rsid w:val="004116AC"/>
    <w:rsid w:val="00411E16"/>
    <w:rsid w:val="00414039"/>
    <w:rsid w:val="00420889"/>
    <w:rsid w:val="00436699"/>
    <w:rsid w:val="00443BBD"/>
    <w:rsid w:val="004458EA"/>
    <w:rsid w:val="0045628D"/>
    <w:rsid w:val="00464BA3"/>
    <w:rsid w:val="004662A6"/>
    <w:rsid w:val="00471ED6"/>
    <w:rsid w:val="00473FC9"/>
    <w:rsid w:val="0047463F"/>
    <w:rsid w:val="0047620B"/>
    <w:rsid w:val="0048119F"/>
    <w:rsid w:val="004840E2"/>
    <w:rsid w:val="00492ABC"/>
    <w:rsid w:val="00494AFC"/>
    <w:rsid w:val="00495E8B"/>
    <w:rsid w:val="00497E78"/>
    <w:rsid w:val="004A40D5"/>
    <w:rsid w:val="004B5020"/>
    <w:rsid w:val="004C6A62"/>
    <w:rsid w:val="004D111D"/>
    <w:rsid w:val="004D624E"/>
    <w:rsid w:val="004F3802"/>
    <w:rsid w:val="00501E6D"/>
    <w:rsid w:val="0050217A"/>
    <w:rsid w:val="00506011"/>
    <w:rsid w:val="00507C7D"/>
    <w:rsid w:val="00507E59"/>
    <w:rsid w:val="00511CB4"/>
    <w:rsid w:val="00512C9E"/>
    <w:rsid w:val="00514724"/>
    <w:rsid w:val="00516D13"/>
    <w:rsid w:val="00521635"/>
    <w:rsid w:val="005238D8"/>
    <w:rsid w:val="00531337"/>
    <w:rsid w:val="0053293A"/>
    <w:rsid w:val="00542BED"/>
    <w:rsid w:val="0055094D"/>
    <w:rsid w:val="005569FE"/>
    <w:rsid w:val="00570FEC"/>
    <w:rsid w:val="0057511B"/>
    <w:rsid w:val="00575532"/>
    <w:rsid w:val="00581219"/>
    <w:rsid w:val="005A357F"/>
    <w:rsid w:val="005A4B34"/>
    <w:rsid w:val="005C4929"/>
    <w:rsid w:val="005C4B52"/>
    <w:rsid w:val="005D1FDF"/>
    <w:rsid w:val="005D380E"/>
    <w:rsid w:val="005D4D92"/>
    <w:rsid w:val="005E15A3"/>
    <w:rsid w:val="005E5BD2"/>
    <w:rsid w:val="00602B66"/>
    <w:rsid w:val="00603911"/>
    <w:rsid w:val="006336AA"/>
    <w:rsid w:val="0063413A"/>
    <w:rsid w:val="00635B56"/>
    <w:rsid w:val="00635FE0"/>
    <w:rsid w:val="006363D9"/>
    <w:rsid w:val="00646BB9"/>
    <w:rsid w:val="00653E1B"/>
    <w:rsid w:val="00657736"/>
    <w:rsid w:val="00665C89"/>
    <w:rsid w:val="0066634B"/>
    <w:rsid w:val="006906E1"/>
    <w:rsid w:val="00690EF4"/>
    <w:rsid w:val="006A1894"/>
    <w:rsid w:val="006B1DA2"/>
    <w:rsid w:val="006B563B"/>
    <w:rsid w:val="006C0053"/>
    <w:rsid w:val="006C010D"/>
    <w:rsid w:val="006D0297"/>
    <w:rsid w:val="006D5F0D"/>
    <w:rsid w:val="006D6016"/>
    <w:rsid w:val="006E09C3"/>
    <w:rsid w:val="006E0C93"/>
    <w:rsid w:val="006E25FC"/>
    <w:rsid w:val="006F1FFF"/>
    <w:rsid w:val="006F458E"/>
    <w:rsid w:val="007014A0"/>
    <w:rsid w:val="00716A76"/>
    <w:rsid w:val="00723DC2"/>
    <w:rsid w:val="00737961"/>
    <w:rsid w:val="00754A51"/>
    <w:rsid w:val="0076134F"/>
    <w:rsid w:val="00761CA9"/>
    <w:rsid w:val="00763F6C"/>
    <w:rsid w:val="0078778D"/>
    <w:rsid w:val="007B37CD"/>
    <w:rsid w:val="007B4BEA"/>
    <w:rsid w:val="007B7900"/>
    <w:rsid w:val="007C1B85"/>
    <w:rsid w:val="007C70A5"/>
    <w:rsid w:val="007D0081"/>
    <w:rsid w:val="007D2B8A"/>
    <w:rsid w:val="007D4C4C"/>
    <w:rsid w:val="007D7618"/>
    <w:rsid w:val="007E62FD"/>
    <w:rsid w:val="007E697D"/>
    <w:rsid w:val="007F4797"/>
    <w:rsid w:val="007F7CD7"/>
    <w:rsid w:val="008107DD"/>
    <w:rsid w:val="00814274"/>
    <w:rsid w:val="00827F13"/>
    <w:rsid w:val="00836695"/>
    <w:rsid w:val="0084743D"/>
    <w:rsid w:val="00862E80"/>
    <w:rsid w:val="0086770D"/>
    <w:rsid w:val="00890A6F"/>
    <w:rsid w:val="00896A01"/>
    <w:rsid w:val="008A08D7"/>
    <w:rsid w:val="008B1855"/>
    <w:rsid w:val="008B69CB"/>
    <w:rsid w:val="008C7141"/>
    <w:rsid w:val="008D2467"/>
    <w:rsid w:val="008E4960"/>
    <w:rsid w:val="008E5B7D"/>
    <w:rsid w:val="008F1C17"/>
    <w:rsid w:val="008F403B"/>
    <w:rsid w:val="00901B18"/>
    <w:rsid w:val="00902E3D"/>
    <w:rsid w:val="00910A02"/>
    <w:rsid w:val="0091258A"/>
    <w:rsid w:val="00930B6D"/>
    <w:rsid w:val="00933D51"/>
    <w:rsid w:val="009403A3"/>
    <w:rsid w:val="0094276B"/>
    <w:rsid w:val="00947AAF"/>
    <w:rsid w:val="009529B0"/>
    <w:rsid w:val="009571F2"/>
    <w:rsid w:val="00962A01"/>
    <w:rsid w:val="00963594"/>
    <w:rsid w:val="0097048B"/>
    <w:rsid w:val="00975811"/>
    <w:rsid w:val="00985622"/>
    <w:rsid w:val="00994689"/>
    <w:rsid w:val="009946DC"/>
    <w:rsid w:val="00995276"/>
    <w:rsid w:val="00995866"/>
    <w:rsid w:val="009A2591"/>
    <w:rsid w:val="009A7FA1"/>
    <w:rsid w:val="009D36E4"/>
    <w:rsid w:val="009D5C86"/>
    <w:rsid w:val="009E17AB"/>
    <w:rsid w:val="009E1B8F"/>
    <w:rsid w:val="009E556E"/>
    <w:rsid w:val="009E5E70"/>
    <w:rsid w:val="009E6450"/>
    <w:rsid w:val="009F1258"/>
    <w:rsid w:val="009F601C"/>
    <w:rsid w:val="00A0075A"/>
    <w:rsid w:val="00A0364A"/>
    <w:rsid w:val="00A07209"/>
    <w:rsid w:val="00A16D0D"/>
    <w:rsid w:val="00A22838"/>
    <w:rsid w:val="00A350E2"/>
    <w:rsid w:val="00A41863"/>
    <w:rsid w:val="00A45824"/>
    <w:rsid w:val="00A46F39"/>
    <w:rsid w:val="00A54AC5"/>
    <w:rsid w:val="00A629E5"/>
    <w:rsid w:val="00A6604C"/>
    <w:rsid w:val="00A71492"/>
    <w:rsid w:val="00A85CC0"/>
    <w:rsid w:val="00A87CB6"/>
    <w:rsid w:val="00A9220F"/>
    <w:rsid w:val="00A92679"/>
    <w:rsid w:val="00A958F9"/>
    <w:rsid w:val="00A979F5"/>
    <w:rsid w:val="00AA3C18"/>
    <w:rsid w:val="00AC097D"/>
    <w:rsid w:val="00AC4258"/>
    <w:rsid w:val="00AC6D23"/>
    <w:rsid w:val="00AD1B5A"/>
    <w:rsid w:val="00AD4AFB"/>
    <w:rsid w:val="00AE5F7A"/>
    <w:rsid w:val="00AE67E1"/>
    <w:rsid w:val="00B0218A"/>
    <w:rsid w:val="00B06582"/>
    <w:rsid w:val="00B1077B"/>
    <w:rsid w:val="00B10C38"/>
    <w:rsid w:val="00B11235"/>
    <w:rsid w:val="00B219EB"/>
    <w:rsid w:val="00B35DE1"/>
    <w:rsid w:val="00B41ECE"/>
    <w:rsid w:val="00B45BC2"/>
    <w:rsid w:val="00B50659"/>
    <w:rsid w:val="00B72DC5"/>
    <w:rsid w:val="00B8399F"/>
    <w:rsid w:val="00B87371"/>
    <w:rsid w:val="00B87664"/>
    <w:rsid w:val="00BA083B"/>
    <w:rsid w:val="00BA2EDF"/>
    <w:rsid w:val="00BA53F5"/>
    <w:rsid w:val="00BC640B"/>
    <w:rsid w:val="00BC68CE"/>
    <w:rsid w:val="00BC6CEA"/>
    <w:rsid w:val="00BD39BD"/>
    <w:rsid w:val="00BE3B7C"/>
    <w:rsid w:val="00BE4EA5"/>
    <w:rsid w:val="00BE6DF0"/>
    <w:rsid w:val="00BE7F97"/>
    <w:rsid w:val="00BF4101"/>
    <w:rsid w:val="00C21B2E"/>
    <w:rsid w:val="00C274E1"/>
    <w:rsid w:val="00C27F42"/>
    <w:rsid w:val="00C30AD4"/>
    <w:rsid w:val="00C422BE"/>
    <w:rsid w:val="00C42FE2"/>
    <w:rsid w:val="00C503AF"/>
    <w:rsid w:val="00C55817"/>
    <w:rsid w:val="00C75E75"/>
    <w:rsid w:val="00C770FE"/>
    <w:rsid w:val="00C77BBE"/>
    <w:rsid w:val="00C87FB4"/>
    <w:rsid w:val="00C908A7"/>
    <w:rsid w:val="00C92D5C"/>
    <w:rsid w:val="00C95582"/>
    <w:rsid w:val="00CA2D0C"/>
    <w:rsid w:val="00CA7B95"/>
    <w:rsid w:val="00CB3367"/>
    <w:rsid w:val="00CB43C9"/>
    <w:rsid w:val="00CC5345"/>
    <w:rsid w:val="00CC685C"/>
    <w:rsid w:val="00CC6D6C"/>
    <w:rsid w:val="00CE177C"/>
    <w:rsid w:val="00CE3CB8"/>
    <w:rsid w:val="00CF2074"/>
    <w:rsid w:val="00D2120D"/>
    <w:rsid w:val="00D231D4"/>
    <w:rsid w:val="00D241EF"/>
    <w:rsid w:val="00D26461"/>
    <w:rsid w:val="00D32A6E"/>
    <w:rsid w:val="00D33DAB"/>
    <w:rsid w:val="00D4068A"/>
    <w:rsid w:val="00D42574"/>
    <w:rsid w:val="00D73EFB"/>
    <w:rsid w:val="00D76793"/>
    <w:rsid w:val="00D83759"/>
    <w:rsid w:val="00D84E5B"/>
    <w:rsid w:val="00D85523"/>
    <w:rsid w:val="00D90ED4"/>
    <w:rsid w:val="00D92CAE"/>
    <w:rsid w:val="00DB0521"/>
    <w:rsid w:val="00DB067D"/>
    <w:rsid w:val="00DB125F"/>
    <w:rsid w:val="00DB695C"/>
    <w:rsid w:val="00DC00B3"/>
    <w:rsid w:val="00DC1026"/>
    <w:rsid w:val="00DD32E4"/>
    <w:rsid w:val="00DD6FE6"/>
    <w:rsid w:val="00DD7803"/>
    <w:rsid w:val="00DE3461"/>
    <w:rsid w:val="00DE412B"/>
    <w:rsid w:val="00DF3858"/>
    <w:rsid w:val="00DF6907"/>
    <w:rsid w:val="00DF6A9C"/>
    <w:rsid w:val="00E00E8D"/>
    <w:rsid w:val="00E025ED"/>
    <w:rsid w:val="00E027C5"/>
    <w:rsid w:val="00E13127"/>
    <w:rsid w:val="00E160FF"/>
    <w:rsid w:val="00E22B91"/>
    <w:rsid w:val="00E27DB5"/>
    <w:rsid w:val="00E457D0"/>
    <w:rsid w:val="00E54C72"/>
    <w:rsid w:val="00E62938"/>
    <w:rsid w:val="00E669CD"/>
    <w:rsid w:val="00E77AB7"/>
    <w:rsid w:val="00E8222D"/>
    <w:rsid w:val="00E83C03"/>
    <w:rsid w:val="00E86132"/>
    <w:rsid w:val="00E911A1"/>
    <w:rsid w:val="00E915EC"/>
    <w:rsid w:val="00E9195A"/>
    <w:rsid w:val="00E93671"/>
    <w:rsid w:val="00EA5533"/>
    <w:rsid w:val="00EB1929"/>
    <w:rsid w:val="00ED57AE"/>
    <w:rsid w:val="00EE330E"/>
    <w:rsid w:val="00F01530"/>
    <w:rsid w:val="00F034CB"/>
    <w:rsid w:val="00F143C2"/>
    <w:rsid w:val="00F15C23"/>
    <w:rsid w:val="00F22996"/>
    <w:rsid w:val="00F32243"/>
    <w:rsid w:val="00F41D7A"/>
    <w:rsid w:val="00F420D3"/>
    <w:rsid w:val="00F4421C"/>
    <w:rsid w:val="00F51691"/>
    <w:rsid w:val="00F546FF"/>
    <w:rsid w:val="00F72B3F"/>
    <w:rsid w:val="00F8248E"/>
    <w:rsid w:val="00FA4349"/>
    <w:rsid w:val="00FA5CDF"/>
    <w:rsid w:val="00FB2DDE"/>
    <w:rsid w:val="00FB39AE"/>
    <w:rsid w:val="00FB755E"/>
    <w:rsid w:val="00FC55E1"/>
    <w:rsid w:val="00FD2116"/>
    <w:rsid w:val="00FD3E1A"/>
    <w:rsid w:val="00FD45D6"/>
    <w:rsid w:val="00FE1C46"/>
    <w:rsid w:val="00FE6397"/>
    <w:rsid w:val="00FF1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7414FFF"/>
  <w15:docId w15:val="{314CD9A4-D848-47E7-83CE-F660D750E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902E3D"/>
    <w:pPr>
      <w:spacing w:after="160" w:line="259" w:lineRule="auto"/>
    </w:pPr>
    <w:rPr>
      <w:rFonts w:ascii="Times New Roman" w:hAnsi="Times New Roman"/>
      <w:sz w:val="24"/>
      <w:lang w:eastAsia="en-US"/>
    </w:rPr>
  </w:style>
  <w:style w:type="paragraph" w:styleId="10">
    <w:name w:val="heading 1"/>
    <w:basedOn w:val="a0"/>
    <w:next w:val="a0"/>
    <w:link w:val="11"/>
    <w:uiPriority w:val="99"/>
    <w:qFormat/>
    <w:rsid w:val="00DB695C"/>
    <w:pPr>
      <w:keepNext/>
      <w:keepLines/>
      <w:spacing w:before="240" w:after="240" w:line="240" w:lineRule="auto"/>
      <w:ind w:firstLine="709"/>
      <w:outlineLvl w:val="0"/>
    </w:pPr>
    <w:rPr>
      <w:rFonts w:eastAsia="Times New Roman"/>
      <w:b/>
      <w:caps/>
      <w:szCs w:val="32"/>
    </w:rPr>
  </w:style>
  <w:style w:type="paragraph" w:styleId="2">
    <w:name w:val="heading 2"/>
    <w:basedOn w:val="a0"/>
    <w:next w:val="a0"/>
    <w:link w:val="20"/>
    <w:uiPriority w:val="99"/>
    <w:qFormat/>
    <w:rsid w:val="00086C11"/>
    <w:pPr>
      <w:keepNext/>
      <w:keepLines/>
      <w:spacing w:before="120" w:after="120" w:line="240" w:lineRule="auto"/>
      <w:ind w:firstLine="709"/>
      <w:outlineLvl w:val="1"/>
    </w:pPr>
    <w:rPr>
      <w:rFonts w:eastAsia="Times New Roman"/>
      <w:b/>
      <w:szCs w:val="26"/>
    </w:rPr>
  </w:style>
  <w:style w:type="paragraph" w:styleId="3">
    <w:name w:val="heading 3"/>
    <w:basedOn w:val="a0"/>
    <w:next w:val="a0"/>
    <w:link w:val="30"/>
    <w:uiPriority w:val="99"/>
    <w:qFormat/>
    <w:rsid w:val="00115CCB"/>
    <w:pPr>
      <w:keepNext/>
      <w:keepLines/>
      <w:spacing w:before="120" w:after="120" w:line="360" w:lineRule="auto"/>
      <w:outlineLvl w:val="2"/>
    </w:pPr>
    <w:rPr>
      <w:rFonts w:eastAsia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9"/>
    <w:locked/>
    <w:rsid w:val="00DB695C"/>
    <w:rPr>
      <w:rFonts w:ascii="Times New Roman" w:hAnsi="Times New Roman" w:cs="Times New Roman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9"/>
    <w:locked/>
    <w:rsid w:val="00086C11"/>
    <w:rPr>
      <w:rFonts w:ascii="Times New Roman" w:hAnsi="Times New Roman" w:cs="Times New Roman"/>
      <w:b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locked/>
    <w:rsid w:val="00086C11"/>
    <w:rPr>
      <w:rFonts w:ascii="Times New Roman" w:hAnsi="Times New Roman" w:cs="Times New Roman"/>
      <w:b/>
      <w:sz w:val="24"/>
      <w:szCs w:val="24"/>
    </w:rPr>
  </w:style>
  <w:style w:type="paragraph" w:styleId="a4">
    <w:name w:val="List Paragraph"/>
    <w:basedOn w:val="a0"/>
    <w:uiPriority w:val="99"/>
    <w:qFormat/>
    <w:rsid w:val="00902E3D"/>
    <w:pPr>
      <w:ind w:left="720"/>
      <w:contextualSpacing/>
    </w:pPr>
  </w:style>
  <w:style w:type="paragraph" w:customStyle="1" w:styleId="1">
    <w:name w:val="Стиль1"/>
    <w:basedOn w:val="10"/>
    <w:uiPriority w:val="99"/>
    <w:rsid w:val="00E62938"/>
    <w:pPr>
      <w:numPr>
        <w:ilvl w:val="1"/>
        <w:numId w:val="4"/>
      </w:numPr>
      <w:spacing w:line="360" w:lineRule="auto"/>
      <w:jc w:val="both"/>
    </w:pPr>
    <w:rPr>
      <w:b w:val="0"/>
      <w:szCs w:val="24"/>
    </w:rPr>
  </w:style>
  <w:style w:type="paragraph" w:styleId="a5">
    <w:name w:val="No Spacing"/>
    <w:uiPriority w:val="99"/>
    <w:qFormat/>
    <w:rsid w:val="007E62FD"/>
    <w:rPr>
      <w:rFonts w:ascii="Times New Roman" w:hAnsi="Times New Roman"/>
      <w:sz w:val="24"/>
      <w:lang w:eastAsia="en-US"/>
    </w:rPr>
  </w:style>
  <w:style w:type="paragraph" w:styleId="a6">
    <w:name w:val="TOC Heading"/>
    <w:basedOn w:val="10"/>
    <w:next w:val="a0"/>
    <w:uiPriority w:val="99"/>
    <w:qFormat/>
    <w:rsid w:val="00BA2EDF"/>
    <w:pPr>
      <w:spacing w:after="0" w:line="259" w:lineRule="auto"/>
      <w:ind w:firstLine="0"/>
      <w:outlineLvl w:val="9"/>
    </w:pPr>
    <w:rPr>
      <w:rFonts w:ascii="Calibri Light" w:hAnsi="Calibri Light"/>
      <w:b w:val="0"/>
      <w:caps w:val="0"/>
      <w:color w:val="2E74B5"/>
      <w:sz w:val="32"/>
      <w:lang w:eastAsia="ru-RU"/>
    </w:rPr>
  </w:style>
  <w:style w:type="paragraph" w:styleId="12">
    <w:name w:val="toc 1"/>
    <w:basedOn w:val="a0"/>
    <w:next w:val="a0"/>
    <w:autoRedefine/>
    <w:uiPriority w:val="39"/>
    <w:rsid w:val="00BA2EDF"/>
    <w:pPr>
      <w:spacing w:after="100"/>
    </w:pPr>
  </w:style>
  <w:style w:type="paragraph" w:styleId="21">
    <w:name w:val="toc 2"/>
    <w:basedOn w:val="a0"/>
    <w:next w:val="a0"/>
    <w:autoRedefine/>
    <w:uiPriority w:val="39"/>
    <w:rsid w:val="00BA2ED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rsid w:val="00BA2EDF"/>
    <w:pPr>
      <w:spacing w:after="100"/>
      <w:ind w:left="480"/>
    </w:pPr>
  </w:style>
  <w:style w:type="character" w:styleId="a7">
    <w:name w:val="Hyperlink"/>
    <w:basedOn w:val="a1"/>
    <w:uiPriority w:val="99"/>
    <w:rsid w:val="00BA2EDF"/>
    <w:rPr>
      <w:rFonts w:cs="Times New Roman"/>
      <w:color w:val="0563C1"/>
      <w:u w:val="single"/>
    </w:rPr>
  </w:style>
  <w:style w:type="character" w:styleId="a8">
    <w:name w:val="Strong"/>
    <w:basedOn w:val="a1"/>
    <w:uiPriority w:val="99"/>
    <w:qFormat/>
    <w:rsid w:val="00901B18"/>
    <w:rPr>
      <w:rFonts w:cs="Times New Roman"/>
      <w:b/>
      <w:bCs/>
    </w:rPr>
  </w:style>
  <w:style w:type="paragraph" w:styleId="a9">
    <w:name w:val="Normal (Web)"/>
    <w:basedOn w:val="a0"/>
    <w:uiPriority w:val="99"/>
    <w:semiHidden/>
    <w:rsid w:val="00F51691"/>
    <w:pPr>
      <w:spacing w:before="100" w:beforeAutospacing="1" w:after="100" w:afterAutospacing="1" w:line="240" w:lineRule="auto"/>
    </w:pPr>
    <w:rPr>
      <w:szCs w:val="24"/>
      <w:lang w:eastAsia="ru-RU"/>
    </w:rPr>
  </w:style>
  <w:style w:type="paragraph" w:customStyle="1" w:styleId="a">
    <w:name w:val="СписокМаркер"/>
    <w:basedOn w:val="a0"/>
    <w:uiPriority w:val="99"/>
    <w:rsid w:val="006D6016"/>
    <w:pPr>
      <w:numPr>
        <w:ilvl w:val="2"/>
        <w:numId w:val="8"/>
      </w:numPr>
      <w:spacing w:after="0" w:line="240" w:lineRule="auto"/>
    </w:pPr>
    <w:rPr>
      <w:rFonts w:eastAsia="Times New Roman"/>
      <w:szCs w:val="24"/>
      <w:lang w:eastAsia="ru-RU"/>
    </w:rPr>
  </w:style>
  <w:style w:type="table" w:styleId="aa">
    <w:name w:val="Table Grid"/>
    <w:basedOn w:val="a2"/>
    <w:uiPriority w:val="99"/>
    <w:locked/>
    <w:rsid w:val="007F4797"/>
    <w:rPr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uiPriority w:val="99"/>
    <w:rsid w:val="008D2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locked/>
    <w:rsid w:val="008D2467"/>
    <w:rPr>
      <w:rFonts w:ascii="Times New Roman" w:hAnsi="Times New Roman" w:cs="Times New Roman"/>
      <w:sz w:val="24"/>
      <w:lang w:eastAsia="en-US"/>
    </w:rPr>
  </w:style>
  <w:style w:type="character" w:customStyle="1" w:styleId="w">
    <w:name w:val="w"/>
    <w:basedOn w:val="a1"/>
    <w:uiPriority w:val="99"/>
    <w:rsid w:val="0012227A"/>
    <w:rPr>
      <w:rFonts w:cs="Times New Roman"/>
    </w:rPr>
  </w:style>
  <w:style w:type="paragraph" w:styleId="ad">
    <w:name w:val="Balloon Text"/>
    <w:basedOn w:val="a0"/>
    <w:link w:val="ae"/>
    <w:uiPriority w:val="99"/>
    <w:semiHidden/>
    <w:rsid w:val="00646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locked/>
    <w:rsid w:val="00646BB9"/>
    <w:rPr>
      <w:rFonts w:ascii="Tahoma" w:hAnsi="Tahoma" w:cs="Tahoma"/>
      <w:sz w:val="16"/>
      <w:szCs w:val="16"/>
      <w:lang w:eastAsia="en-US"/>
    </w:rPr>
  </w:style>
  <w:style w:type="character" w:styleId="af">
    <w:name w:val="Emphasis"/>
    <w:basedOn w:val="a1"/>
    <w:uiPriority w:val="99"/>
    <w:qFormat/>
    <w:locked/>
    <w:rsid w:val="00302033"/>
    <w:rPr>
      <w:rFonts w:cs="Times New Roman"/>
      <w:i/>
      <w:iCs/>
    </w:rPr>
  </w:style>
  <w:style w:type="character" w:styleId="af0">
    <w:name w:val="annotation reference"/>
    <w:basedOn w:val="a1"/>
    <w:uiPriority w:val="99"/>
    <w:semiHidden/>
    <w:unhideWhenUsed/>
    <w:rsid w:val="002365DF"/>
    <w:rPr>
      <w:sz w:val="16"/>
      <w:szCs w:val="16"/>
    </w:rPr>
  </w:style>
  <w:style w:type="paragraph" w:styleId="af1">
    <w:name w:val="annotation text"/>
    <w:basedOn w:val="a0"/>
    <w:link w:val="af2"/>
    <w:uiPriority w:val="99"/>
    <w:unhideWhenUsed/>
    <w:rsid w:val="002365D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2365DF"/>
    <w:rPr>
      <w:rFonts w:ascii="Times New Roman" w:hAnsi="Times New Roman"/>
      <w:sz w:val="20"/>
      <w:szCs w:val="20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65D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65DF"/>
    <w:rPr>
      <w:rFonts w:ascii="Times New Roman" w:hAnsi="Times New Roman"/>
      <w:b/>
      <w:bCs/>
      <w:sz w:val="20"/>
      <w:szCs w:val="20"/>
      <w:lang w:eastAsia="en-US"/>
    </w:rPr>
  </w:style>
  <w:style w:type="paragraph" w:styleId="af5">
    <w:name w:val="Revision"/>
    <w:hidden/>
    <w:uiPriority w:val="99"/>
    <w:semiHidden/>
    <w:rsid w:val="00C422BE"/>
    <w:rPr>
      <w:rFonts w:ascii="Times New Roman" w:hAnsi="Times New Roman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14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4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8FB0FE-E422-4672-A117-F75581E596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3067</TotalTime>
  <Pages>42</Pages>
  <Words>9425</Words>
  <Characters>53726</Characters>
  <Application>Microsoft Office Word</Application>
  <DocSecurity>0</DocSecurity>
  <Lines>447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63025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Ekaterina_Lutkova</dc:creator>
  <cp:lastModifiedBy>Екатерина Луткова</cp:lastModifiedBy>
  <cp:revision>30</cp:revision>
  <cp:lastPrinted>2016-03-24T11:23:00Z</cp:lastPrinted>
  <dcterms:created xsi:type="dcterms:W3CDTF">2016-03-25T05:02:00Z</dcterms:created>
  <dcterms:modified xsi:type="dcterms:W3CDTF">2016-04-21T06:44:00Z</dcterms:modified>
</cp:coreProperties>
</file>