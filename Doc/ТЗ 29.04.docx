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bookmarkStart w:id="1" w:name="_GoBack"/>
      <w:bookmarkEnd w:id="1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3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4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2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5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8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1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0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3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6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9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2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5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8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1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4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7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0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3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6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9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8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2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5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8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1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4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7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0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6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9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2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5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7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8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1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4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7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0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3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6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9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2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5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8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1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4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7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0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6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9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2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8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1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4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7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0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3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6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9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2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2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7" w:author="Екатерина Луткова" w:date="2016-04-20T12:10:00Z">
        <w:r w:rsidRPr="00295E57" w:rsidDel="00295E57">
          <w:rPr>
            <w:rPrChange w:id="208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0" w:author="Екатерина Луткова" w:date="2016-04-20T12:10:00Z">
        <w:r w:rsidRPr="00295E57" w:rsidDel="00295E57">
          <w:rPr>
            <w:rPrChange w:id="211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3" w:author="Екатерина Луткова" w:date="2016-04-20T12:10:00Z">
        <w:r w:rsidRPr="00295E57" w:rsidDel="00295E57">
          <w:rPr>
            <w:rPrChange w:id="214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6" w:author="Екатерина Луткова" w:date="2016-04-20T12:10:00Z">
        <w:r w:rsidRPr="00295E57" w:rsidDel="00295E57">
          <w:rPr>
            <w:rPrChange w:id="217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9" w:author="Екатерина Луткова" w:date="2016-04-20T12:10:00Z"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1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3" w:author="Екатерина Луткова" w:date="2016-04-20T12:10:00Z">
        <w:r w:rsidRPr="00295E57" w:rsidDel="00295E57">
          <w:rPr>
            <w:rPrChange w:id="224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6" w:author="Екатерина Луткова" w:date="2016-04-20T12:10:00Z">
        <w:r w:rsidRPr="00295E57" w:rsidDel="00295E57">
          <w:rPr>
            <w:rPrChange w:id="227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9" w:author="Екатерина Луткова" w:date="2016-04-20T12:10:00Z"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1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3" w:author="Екатерина Луткова" w:date="2016-04-20T12:10:00Z"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7" w:author="Екатерина Луткова" w:date="2016-04-20T12:10:00Z"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1" w:author="Екатерина Луткова" w:date="2016-04-20T12:10:00Z"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5" w:author="Екатерина Луткова" w:date="2016-04-20T12:10:00Z"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9" w:author="Екатерина Луткова" w:date="2016-04-20T12:10:00Z"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3" w:author="Екатерина Луткова" w:date="2016-04-20T12:10:00Z"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7" w:author="Екатерина Луткова" w:date="2016-04-20T12:10:00Z"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1" w:author="Екатерина Луткова" w:date="2016-04-20T12:10:00Z"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5" w:author="Екатерина Луткова" w:date="2016-04-20T12:10:00Z"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9" w:author="Екатерина Луткова" w:date="2016-04-20T12:10:00Z"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3" w:author="Екатерина Луткова" w:date="2016-04-20T12:10:00Z"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7" w:author="Екатерина Луткова" w:date="2016-04-20T12:10:00Z"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1" w:author="Екатерина Луткова" w:date="2016-04-20T12:10:00Z"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5" w:author="Екатерина Луткова" w:date="2016-04-20T12:10:00Z"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9" w:author="Екатерина Луткова" w:date="2016-04-20T12:10:00Z"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3" w:author="Екатерина Луткова" w:date="2016-04-20T12:10:00Z"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7" w:author="Екатерина Луткова" w:date="2016-04-20T12:10:00Z"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1" w:author="Екатерина Луткова" w:date="2016-04-20T12:10:00Z"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5" w:author="Екатерина Луткова" w:date="2016-04-20T12:10:00Z"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7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9" w:author="Екатерина Луткова" w:date="2016-04-20T12:10:00Z"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3" w:author="Екатерина Луткова" w:date="2016-04-20T12:10:00Z">
        <w:r w:rsidRPr="00295E57" w:rsidDel="00295E57">
          <w:rPr>
            <w:rPrChange w:id="31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6" w:author="Екатерина Луткова" w:date="2016-04-20T12:10:00Z">
        <w:r w:rsidRPr="00295E57" w:rsidDel="00295E57">
          <w:rPr>
            <w:rPrChange w:id="31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9" w:author="Екатерина Луткова" w:date="2016-04-20T12:10:00Z">
        <w:r w:rsidRPr="00295E57" w:rsidDel="00295E57">
          <w:rPr>
            <w:rPrChange w:id="32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2" w:author="Екатерина Луткова" w:date="2016-04-20T12:10:00Z">
        <w:r w:rsidRPr="00295E57" w:rsidDel="00295E57">
          <w:rPr>
            <w:rPrChange w:id="32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5" w:author="Екатерина Луткова" w:date="2016-04-20T12:10:00Z">
        <w:r w:rsidRPr="00295E57" w:rsidDel="00295E57">
          <w:rPr>
            <w:rPrChange w:id="32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8" w:author="Екатерина Луткова" w:date="2016-04-20T12:10:00Z">
        <w:r w:rsidRPr="00295E57" w:rsidDel="00295E57">
          <w:rPr>
            <w:rPrChange w:id="32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1" w:author="Екатерина Луткова" w:date="2016-04-20T12:10:00Z">
        <w:r w:rsidRPr="00295E57" w:rsidDel="00295E57">
          <w:rPr>
            <w:rPrChange w:id="33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4" w:author="Екатерина Луткова" w:date="2016-04-20T12:10:00Z">
        <w:r w:rsidRPr="00295E57" w:rsidDel="00295E57">
          <w:rPr>
            <w:rPrChange w:id="33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7" w:author="Екатерина Луткова" w:date="2016-04-20T12:10:00Z">
        <w:r w:rsidRPr="00295E57" w:rsidDel="00295E57">
          <w:rPr>
            <w:rPrChange w:id="33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0" w:author="Екатерина Луткова" w:date="2016-04-20T12:10:00Z"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4" w:author="Екатерина Луткова" w:date="2016-04-20T12:10:00Z"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8" w:author="Екатерина Луткова" w:date="2016-04-20T12:10:00Z"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2" w:author="Екатерина Луткова" w:date="2016-04-20T12:10:00Z">
        <w:r w:rsidRPr="00295E57" w:rsidDel="00295E57">
          <w:rPr>
            <w:rPrChange w:id="35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5" w:author="Екатерина Луткова" w:date="2016-04-20T12:10:00Z"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9" w:author="Екатерина Луткова" w:date="2016-04-20T12:10:00Z"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3" w:author="Екатерина Луткова" w:date="2016-04-20T12:10:00Z">
        <w:r w:rsidRPr="00295E57" w:rsidDel="00295E57">
          <w:rPr>
            <w:rPrChange w:id="36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6" w:author="Екатерина Луткова" w:date="2016-04-20T12:10:00Z">
        <w:r w:rsidRPr="00295E57" w:rsidDel="00295E57">
          <w:rPr>
            <w:rPrChange w:id="36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9" w:author="Екатерина Луткова" w:date="2016-04-20T12:10:00Z"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3" w:author="Екатерина Луткова" w:date="2016-04-20T12:10:00Z"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7" w:author="Екатерина Луткова" w:date="2016-04-20T12:10:00Z">
        <w:r w:rsidRPr="00295E57" w:rsidDel="00295E57">
          <w:rPr>
            <w:rPrChange w:id="37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0" w:author="Екатерина Луткова" w:date="2016-04-20T12:10:00Z">
        <w:r w:rsidRPr="00295E57" w:rsidDel="00295E57">
          <w:rPr>
            <w:rPrChange w:id="38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3" w:author="Екатерина Луткова" w:date="2016-04-20T12:10:00Z">
        <w:r w:rsidRPr="00295E57" w:rsidDel="00295E57">
          <w:rPr>
            <w:rPrChange w:id="38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6" w:author="Екатерина Луткова" w:date="2016-04-20T12:10:00Z">
        <w:r w:rsidRPr="00295E57" w:rsidDel="00295E57">
          <w:rPr>
            <w:rPrChange w:id="38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9" w:author="Екатерина Луткова" w:date="2016-04-20T12:10:00Z">
        <w:r w:rsidRPr="00295E57" w:rsidDel="00295E57">
          <w:rPr>
            <w:rPrChange w:id="39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2" w:author="Екатерина Луткова" w:date="2016-04-20T12:10:00Z">
        <w:r w:rsidRPr="00295E57" w:rsidDel="00295E57">
          <w:rPr>
            <w:rPrChange w:id="39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5" w:author="Екатерина Луткова" w:date="2016-04-20T12:10:00Z">
        <w:r w:rsidRPr="00295E57" w:rsidDel="00295E57">
          <w:rPr>
            <w:rPrChange w:id="396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8" w:author="Екатерина Луткова" w:date="2016-04-20T12:10:00Z">
        <w:r w:rsidRPr="00295E57" w:rsidDel="00295E57">
          <w:rPr>
            <w:rPrChange w:id="399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1" w:author="Екатерина Луткова" w:date="2016-04-20T12:10:00Z"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3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5" w:author="Екатерина Луткова" w:date="2016-04-20T12:10:00Z"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9" w:author="Екатерина Луткова" w:date="2016-04-20T12:10:00Z"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3" w:author="Екатерина Луткова" w:date="2016-04-20T12:10:00Z"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7" w:author="Екатерина Луткова" w:date="2016-04-20T12:10:00Z">
        <w:r w:rsidRPr="00295E57" w:rsidDel="00295E57">
          <w:rPr>
            <w:rPrChange w:id="418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0" w:author="Екатерина Луткова" w:date="2016-04-20T12:10:00Z">
        <w:r w:rsidRPr="00295E57" w:rsidDel="00295E57">
          <w:rPr>
            <w:rPrChange w:id="421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3" w:author="Екатерина Луткова" w:date="2016-04-20T12:10:00Z">
        <w:r w:rsidRPr="00295E57" w:rsidDel="00295E57">
          <w:rPr>
            <w:rPrChange w:id="424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6" w:author="Екатерина Луткова" w:date="2016-04-20T12:10:00Z">
        <w:r w:rsidRPr="00295E57" w:rsidDel="00295E57">
          <w:rPr>
            <w:rPrChange w:id="427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8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8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9" w:name="_Toc418591169"/>
      <w:bookmarkStart w:id="430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9"/>
      <w:bookmarkEnd w:id="430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1" w:name="_Toc418591170"/>
      <w:r>
        <w:t xml:space="preserve"> </w:t>
      </w:r>
      <w:bookmarkStart w:id="432" w:name="_Toc448917541"/>
      <w:r>
        <w:t xml:space="preserve">1.2. </w:t>
      </w:r>
      <w:r w:rsidRPr="00B45BC2">
        <w:t>Требования к функциональности</w:t>
      </w:r>
      <w:bookmarkEnd w:id="431"/>
      <w:bookmarkEnd w:id="432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3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4" w:name="_Toc448917543"/>
      <w:r>
        <w:t>Наименование компании заказчика. Предмет деятельности</w:t>
      </w:r>
      <w:bookmarkEnd w:id="434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4"/>
      <w:r>
        <w:t>2</w:t>
      </w:r>
      <w:r w:rsidRPr="00902E3D">
        <w:t xml:space="preserve">.2. </w:t>
      </w:r>
      <w:r>
        <w:t>Ассортимент</w:t>
      </w:r>
      <w:bookmarkEnd w:id="435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6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6"/>
      <w:r>
        <w:t>Основные термины и определения</w:t>
      </w:r>
      <w:bookmarkEnd w:id="437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7"/>
      <w:r>
        <w:t>ОПИСАНИЕ БИЗНЕС-ПРОЦЕССА</w:t>
      </w:r>
      <w:bookmarkEnd w:id="438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8"/>
      <w:r w:rsidRPr="00985622">
        <w:t>ИНТЕРФЕЙС И ПРИНЦИПЫ ФУНКЦИОНИРОВАНИЯ</w:t>
      </w:r>
      <w:bookmarkEnd w:id="439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49"/>
      <w:r>
        <w:t>Общие требования к интерфейсу</w:t>
      </w:r>
      <w:bookmarkEnd w:id="440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1" w:name="_Toc448917550"/>
      <w:r>
        <w:t>Главное окно программы. Вход в систему</w:t>
      </w:r>
      <w:bookmarkEnd w:id="441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3" w:author="Екатерина Луткова" w:date="2016-04-01T14:40:00Z"/>
        </w:rPr>
      </w:pPr>
      <w:ins w:id="444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5"/>
      <w:r>
        <w:rPr>
          <w:noProof/>
          <w:szCs w:val="24"/>
          <w:lang w:eastAsia="ru-RU"/>
        </w:rPr>
        <w:t>Рисунок 2 – Вход в систему</w:t>
      </w:r>
      <w:commentRangeEnd w:id="445"/>
      <w:r w:rsidR="00D2120D">
        <w:rPr>
          <w:rStyle w:val="af0"/>
        </w:rPr>
        <w:commentReference w:id="445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6" w:author="Екатерина Луткова" w:date="2016-04-01T14:40:00Z">
        <w:r>
          <w:t>Учет</w:t>
        </w:r>
      </w:ins>
      <w:del w:id="447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8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9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0" w:name="_Toc448917551"/>
      <w:r>
        <w:t>Справочники</w:t>
      </w:r>
      <w:bookmarkEnd w:id="450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1" w:name="_Toc448917552"/>
      <w:r w:rsidRPr="00F4421C">
        <w:t>Справочник «Материалы»</w:t>
      </w:r>
      <w:bookmarkEnd w:id="451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2" w:name="OLE_LINK1"/>
            <w:bookmarkStart w:id="453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2"/>
            <w:bookmarkEnd w:id="453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4" w:name="OLE_LINK3"/>
            <w:bookmarkStart w:id="455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4"/>
            <w:bookmarkEnd w:id="455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6" w:name="OLE_LINK5"/>
            <w:bookmarkStart w:id="457" w:name="OLE_LINK6"/>
            <w:r w:rsidRPr="009529B0">
              <w:rPr>
                <w:sz w:val="22"/>
              </w:rPr>
              <w:t>Толщина, мм</w:t>
            </w:r>
            <w:bookmarkEnd w:id="456"/>
            <w:bookmarkEnd w:id="457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8" w:name="OLE_LINK7"/>
            <w:bookmarkStart w:id="459" w:name="OLE_LINK8"/>
            <w:r w:rsidRPr="009529B0">
              <w:rPr>
                <w:sz w:val="22"/>
              </w:rPr>
              <w:t>Длина, мм</w:t>
            </w:r>
            <w:bookmarkEnd w:id="458"/>
            <w:bookmarkEnd w:id="459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0" w:name="OLE_LINK9"/>
            <w:bookmarkStart w:id="461" w:name="OLE_LINK10"/>
            <w:r w:rsidRPr="009529B0">
              <w:rPr>
                <w:sz w:val="22"/>
              </w:rPr>
              <w:t>Ширина, мм</w:t>
            </w:r>
            <w:bookmarkEnd w:id="460"/>
            <w:bookmarkEnd w:id="461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2" w:name="OLE_LINK11"/>
            <w:bookmarkStart w:id="463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2"/>
            <w:bookmarkEnd w:id="463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4" w:name="_Toc448917553"/>
      <w:r>
        <w:t>Справочник «Группы»</w:t>
      </w:r>
      <w:bookmarkEnd w:id="464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5" w:author="Мухамедшин" w:date="2016-03-30T10:09:00Z"/>
          <w:rPrChange w:id="466" w:author="Мухамедшин" w:date="2016-03-30T10:12:00Z">
            <w:rPr>
              <w:ins w:id="467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8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4"/>
      <w:r>
        <w:t>Справочник «Наименование детали»</w:t>
      </w:r>
      <w:bookmarkEnd w:id="469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5"/>
      <w:r>
        <w:t>Справочник «Способ изготовления»</w:t>
      </w:r>
      <w:bookmarkEnd w:id="470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1" w:name="_Toc448917556"/>
      <w:r>
        <w:t>Справочник «Заказчики»</w:t>
      </w:r>
      <w:bookmarkEnd w:id="471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2" w:name="OLE_LINK13"/>
            <w:bookmarkStart w:id="473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2"/>
            <w:bookmarkEnd w:id="473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4" w:name="OLE_LINK15"/>
            <w:bookmarkStart w:id="475" w:name="OLE_LINK16"/>
            <w:r w:rsidRPr="002569E2">
              <w:rPr>
                <w:color w:val="FF0000"/>
                <w:sz w:val="22"/>
              </w:rPr>
              <w:t>Адрес</w:t>
            </w:r>
            <w:bookmarkEnd w:id="474"/>
            <w:bookmarkEnd w:id="475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6" w:name="OLE_LINK17"/>
            <w:bookmarkStart w:id="477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6"/>
            <w:bookmarkEnd w:id="477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8" w:name="OLE_LINK19"/>
            <w:bookmarkStart w:id="479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8"/>
            <w:bookmarkEnd w:id="479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0" w:name="OLE_LINK21"/>
            <w:bookmarkStart w:id="481" w:name="OLE_LINK22"/>
            <w:r w:rsidRPr="009529B0">
              <w:rPr>
                <w:sz w:val="22"/>
              </w:rPr>
              <w:t>Телефон</w:t>
            </w:r>
            <w:bookmarkEnd w:id="480"/>
            <w:bookmarkEnd w:id="481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2" w:name="OLE_LINK23"/>
            <w:bookmarkStart w:id="483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2"/>
            <w:bookmarkEnd w:id="483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4" w:name="OLE_LINK25"/>
            <w:bookmarkStart w:id="485" w:name="OLE_LINK26"/>
            <w:r w:rsidRPr="002569E2">
              <w:rPr>
                <w:color w:val="FF0000"/>
                <w:sz w:val="22"/>
              </w:rPr>
              <w:t>ИНН</w:t>
            </w:r>
            <w:bookmarkEnd w:id="484"/>
            <w:bookmarkEnd w:id="485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6" w:name="OLE_LINK27"/>
            <w:r w:rsidRPr="002569E2">
              <w:rPr>
                <w:sz w:val="22"/>
              </w:rPr>
              <w:t>КПП</w:t>
            </w:r>
            <w:bookmarkEnd w:id="486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8"/>
            <w:bookmarkStart w:id="488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7"/>
            <w:bookmarkEnd w:id="488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30"/>
            <w:bookmarkStart w:id="490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9"/>
            <w:bookmarkEnd w:id="490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32"/>
            <w:bookmarkStart w:id="492" w:name="OLE_LINK33"/>
            <w:r w:rsidRPr="009529B0">
              <w:rPr>
                <w:sz w:val="22"/>
              </w:rPr>
              <w:t>ОКВЭД</w:t>
            </w:r>
            <w:bookmarkEnd w:id="491"/>
            <w:bookmarkEnd w:id="492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3" w:name="OLE_LINK34"/>
            <w:bookmarkStart w:id="494" w:name="OLE_LINK35"/>
            <w:r w:rsidRPr="009529B0">
              <w:rPr>
                <w:sz w:val="22"/>
              </w:rPr>
              <w:t>ОКАТО</w:t>
            </w:r>
            <w:bookmarkEnd w:id="493"/>
            <w:bookmarkEnd w:id="494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5" w:name="OLE_LINK36"/>
            <w:bookmarkStart w:id="496" w:name="OLE_LINK37"/>
            <w:r w:rsidRPr="009529B0">
              <w:rPr>
                <w:sz w:val="22"/>
              </w:rPr>
              <w:t>ОКПО</w:t>
            </w:r>
            <w:bookmarkEnd w:id="495"/>
            <w:bookmarkEnd w:id="496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7" w:name="OLE_LINK38"/>
            <w:bookmarkStart w:id="498" w:name="OLE_LINK39"/>
            <w:r w:rsidRPr="009529B0">
              <w:rPr>
                <w:sz w:val="22"/>
              </w:rPr>
              <w:t>ОГРН</w:t>
            </w:r>
            <w:bookmarkEnd w:id="497"/>
            <w:bookmarkEnd w:id="498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9" w:name="OLE_LINK40"/>
            <w:bookmarkStart w:id="500" w:name="OLE_LINK41"/>
            <w:r w:rsidRPr="002569E2">
              <w:rPr>
                <w:color w:val="FF0000"/>
                <w:sz w:val="22"/>
              </w:rPr>
              <w:t>БИК</w:t>
            </w:r>
            <w:bookmarkEnd w:id="499"/>
            <w:bookmarkEnd w:id="500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1" w:name="OLE_LINK42"/>
            <w:bookmarkStart w:id="502" w:name="OLE_LINK43"/>
            <w:r w:rsidRPr="002569E2">
              <w:rPr>
                <w:color w:val="FF0000"/>
                <w:sz w:val="22"/>
              </w:rPr>
              <w:t>Банк</w:t>
            </w:r>
            <w:bookmarkEnd w:id="501"/>
            <w:bookmarkEnd w:id="502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3" w:name="OLE_LINK44"/>
            <w:bookmarkStart w:id="504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3"/>
            <w:bookmarkEnd w:id="504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7"/>
      <w:r>
        <w:t>Справочник «Поставщики»</w:t>
      </w:r>
      <w:bookmarkEnd w:id="505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8"/>
      <w:r>
        <w:t>Справочник «Сотрудники»</w:t>
      </w:r>
      <w:bookmarkEnd w:id="506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7" w:name="_Toc448917559"/>
      <w:r>
        <w:t>Справочник «Должности»</w:t>
      </w:r>
      <w:bookmarkEnd w:id="507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8" w:name="_Toc448917560"/>
      <w:r>
        <w:t>Справочник «Оснастка»</w:t>
      </w:r>
      <w:bookmarkEnd w:id="508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9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0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1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2" w:author="Екатерина Луткова" w:date="2016-04-20T12:12:00Z"/>
                <w:color w:val="FF0000"/>
                <w:szCs w:val="24"/>
              </w:rPr>
            </w:pPr>
            <w:ins w:id="513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4" w:author="Екатерина Луткова" w:date="2016-04-20T12:12:00Z"/>
                <w:color w:val="FF0000"/>
                <w:szCs w:val="24"/>
              </w:rPr>
            </w:pPr>
            <w:ins w:id="515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6" w:author="Екатерина Луткова" w:date="2016-04-20T12:12:00Z"/>
                <w:color w:val="FF0000"/>
                <w:sz w:val="22"/>
                <w:lang w:val="en-US"/>
              </w:rPr>
            </w:pPr>
            <w:ins w:id="517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8" w:author="Екатерина Луткова" w:date="2016-04-01T15:59:00Z"/>
                <w:color w:val="FF0000"/>
                <w:szCs w:val="24"/>
              </w:rPr>
            </w:pPr>
            <w:ins w:id="519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0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1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2" w:author="Екатерина Луткова" w:date="2016-04-01T16:00:00Z"/>
                <w:color w:val="FF0000"/>
                <w:szCs w:val="24"/>
              </w:rPr>
            </w:pPr>
            <w:ins w:id="523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4" w:author="Екатерина Луткова" w:date="2016-04-01T16:00:00Z"/>
                <w:color w:val="FF0000"/>
                <w:szCs w:val="24"/>
              </w:rPr>
            </w:pPr>
            <w:bookmarkStart w:id="525" w:name="OLE_LINK46"/>
            <w:bookmarkStart w:id="526" w:name="OLE_LINK47"/>
            <w:ins w:id="527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8" w:author="Екатерина Луткова" w:date="2016-04-01T16:00:00Z"/>
                <w:color w:val="FF0000"/>
                <w:szCs w:val="24"/>
              </w:rPr>
            </w:pPr>
            <w:bookmarkStart w:id="529" w:name="OLE_LINK48"/>
            <w:bookmarkStart w:id="530" w:name="OLE_LINK49"/>
            <w:bookmarkEnd w:id="525"/>
            <w:bookmarkEnd w:id="526"/>
            <w:ins w:id="531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2" w:author="Екатерина Луткова" w:date="2016-04-01T16:00:00Z"/>
                <w:color w:val="FF0000"/>
                <w:szCs w:val="24"/>
              </w:rPr>
            </w:pPr>
            <w:bookmarkStart w:id="533" w:name="OLE_LINK50"/>
            <w:bookmarkStart w:id="534" w:name="OLE_LINK51"/>
            <w:bookmarkEnd w:id="529"/>
            <w:bookmarkEnd w:id="530"/>
            <w:ins w:id="535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6" w:name="OLE_LINK52"/>
            <w:bookmarkStart w:id="537" w:name="OLE_LINK53"/>
            <w:bookmarkEnd w:id="533"/>
            <w:bookmarkEnd w:id="534"/>
            <w:ins w:id="538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6"/>
            <w:bookmarkEnd w:id="537"/>
            <w:del w:id="539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0" w:name="_Toc448917561"/>
      <w:r>
        <w:rPr>
          <w:color w:val="000000"/>
        </w:rPr>
        <w:t>Пример справочника</w:t>
      </w:r>
      <w:bookmarkEnd w:id="540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1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2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3" w:author="Екатерина Луткова" w:date="2016-04-20T14:41:00Z"/>
              </w:rPr>
            </w:pPr>
            <w:ins w:id="544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5" w:author="Екатерина Луткова" w:date="2016-04-01T15:49:00Z"/>
              </w:rPr>
            </w:pPr>
            <w:ins w:id="546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7" w:author="Екатерина Луткова" w:date="2016-04-20T14:41:00Z"/>
              </w:rPr>
            </w:pPr>
            <w:ins w:id="548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9" w:author="Екатерина Луткова" w:date="2016-04-01T15:49:00Z"/>
              </w:rPr>
            </w:pPr>
            <w:ins w:id="550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1" w:author="Екатерина Луткова" w:date="2016-04-20T14:41:00Z"/>
              </w:rPr>
            </w:pPr>
            <w:ins w:id="552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3" w:author="Екатерина Луткова" w:date="2016-04-01T15:50:00Z"/>
          <w:color w:val="000000"/>
        </w:rPr>
      </w:pPr>
      <w:del w:id="554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5"/>
        <w:r w:rsidRPr="00CF2074" w:rsidDel="00A22838">
          <w:rPr>
            <w:color w:val="000000"/>
          </w:rPr>
          <w:delText>информация</w:delText>
        </w:r>
        <w:commentRangeEnd w:id="555"/>
        <w:r w:rsidR="00AE5F7A" w:rsidDel="00A22838">
          <w:rPr>
            <w:rStyle w:val="af0"/>
            <w:rFonts w:eastAsia="Calibri"/>
            <w:b w:val="0"/>
          </w:rPr>
          <w:commentReference w:id="555"/>
        </w:r>
        <w:r w:rsidRPr="00CF2074" w:rsidDel="00A22838">
          <w:rPr>
            <w:color w:val="000000"/>
          </w:rPr>
          <w:delText>»</w:delText>
        </w:r>
        <w:bookmarkStart w:id="556" w:name="_Toc448917562"/>
        <w:bookmarkEnd w:id="556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7" w:author="Екатерина Луткова" w:date="2016-04-01T15:50:00Z"/>
          <w:color w:val="000000"/>
          <w:szCs w:val="24"/>
        </w:rPr>
      </w:pPr>
      <w:del w:id="558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9" w:author="Мухамедшин" w:date="2016-03-30T10:11:00Z">
        <w:del w:id="560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1" w:name="_Toc448917563"/>
      <w:bookmarkEnd w:id="561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2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3" w:author="Екатерина Луткова" w:date="2016-04-01T15:50:00Z"/>
                <w:color w:val="000000"/>
                <w:szCs w:val="24"/>
              </w:rPr>
            </w:pPr>
            <w:del w:id="564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5" w:name="_Toc448917564"/>
              <w:bookmarkEnd w:id="565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6" w:author="Екатерина Луткова" w:date="2016-04-01T15:50:00Z"/>
                <w:color w:val="000000"/>
                <w:szCs w:val="24"/>
              </w:rPr>
            </w:pPr>
            <w:del w:id="567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8" w:name="_Toc448917565"/>
              <w:bookmarkEnd w:id="568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9" w:author="Екатерина Луткова" w:date="2016-04-01T15:50:00Z"/>
                <w:color w:val="000000"/>
                <w:szCs w:val="24"/>
              </w:rPr>
            </w:pPr>
            <w:del w:id="570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1" w:name="_Toc448917566"/>
              <w:bookmarkEnd w:id="571"/>
            </w:del>
          </w:p>
        </w:tc>
        <w:bookmarkStart w:id="572" w:name="_Toc448917567"/>
        <w:bookmarkEnd w:id="572"/>
      </w:tr>
      <w:tr w:rsidR="00DD7803" w:rsidRPr="00CF2074" w:rsidDel="00A22838" w14:paraId="660336EF" w14:textId="4DCE162A" w:rsidTr="00E9195A">
        <w:trPr>
          <w:trHeight w:val="657"/>
          <w:jc w:val="center"/>
          <w:del w:id="573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4" w:author="Екатерина Луткова" w:date="2016-04-01T15:50:00Z"/>
                <w:color w:val="FF0000"/>
                <w:szCs w:val="24"/>
              </w:rPr>
            </w:pPr>
            <w:del w:id="57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6" w:name="_Toc448917568"/>
              <w:bookmarkEnd w:id="576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7" w:author="Екатерина Луткова" w:date="2016-04-01T15:50:00Z"/>
                <w:color w:val="FF0000"/>
                <w:szCs w:val="24"/>
              </w:rPr>
            </w:pPr>
            <w:del w:id="57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9" w:name="_Toc448917569"/>
              <w:bookmarkEnd w:id="579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0" w:author="Екатерина Луткова" w:date="2016-04-01T15:50:00Z"/>
                <w:color w:val="FF0000"/>
                <w:szCs w:val="24"/>
              </w:rPr>
            </w:pPr>
            <w:del w:id="58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2" w:name="_Toc448917570"/>
              <w:bookmarkEnd w:id="582"/>
            </w:del>
          </w:p>
        </w:tc>
        <w:bookmarkStart w:id="583" w:name="_Toc448917571"/>
        <w:bookmarkEnd w:id="583"/>
      </w:tr>
      <w:tr w:rsidR="00DD7803" w:rsidRPr="00CF2074" w:rsidDel="00A22838" w14:paraId="7785473B" w14:textId="5291F714" w:rsidTr="00E9195A">
        <w:trPr>
          <w:trHeight w:val="428"/>
          <w:jc w:val="center"/>
          <w:del w:id="584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5" w:author="Екатерина Луткова" w:date="2016-04-01T15:50:00Z"/>
                <w:color w:val="FF0000"/>
                <w:szCs w:val="24"/>
              </w:rPr>
            </w:pPr>
            <w:del w:id="586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7" w:name="_Toc448917572"/>
              <w:bookmarkEnd w:id="587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8" w:author="Екатерина Луткова" w:date="2016-04-01T15:50:00Z"/>
                <w:color w:val="FF0000"/>
                <w:szCs w:val="24"/>
              </w:rPr>
            </w:pPr>
            <w:del w:id="589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90" w:name="_Toc448917573"/>
              <w:bookmarkEnd w:id="590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1" w:author="Екатерина Луткова" w:date="2016-04-01T15:50:00Z"/>
                <w:color w:val="FF0000"/>
                <w:szCs w:val="24"/>
              </w:rPr>
            </w:pPr>
            <w:del w:id="592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3" w:name="_Toc448917574"/>
              <w:bookmarkEnd w:id="593"/>
            </w:del>
          </w:p>
        </w:tc>
        <w:bookmarkStart w:id="594" w:name="_Toc448917575"/>
        <w:bookmarkEnd w:id="594"/>
      </w:tr>
      <w:tr w:rsidR="00DD7803" w:rsidRPr="00CF2074" w:rsidDel="00A22838" w14:paraId="6ED0479B" w14:textId="7809E163" w:rsidTr="00E9195A">
        <w:trPr>
          <w:trHeight w:val="428"/>
          <w:jc w:val="center"/>
          <w:del w:id="595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6" w:author="Екатерина Луткова" w:date="2016-04-01T15:50:00Z"/>
                <w:szCs w:val="24"/>
              </w:rPr>
            </w:pPr>
            <w:del w:id="597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8" w:name="_Toc448917576"/>
              <w:bookmarkEnd w:id="598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9" w:author="Екатерина Луткова" w:date="2016-04-01T15:50:00Z"/>
                <w:szCs w:val="24"/>
              </w:rPr>
            </w:pPr>
            <w:del w:id="600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1" w:name="_Toc448917577"/>
              <w:bookmarkEnd w:id="601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2" w:author="Екатерина Луткова" w:date="2016-04-01T15:50:00Z"/>
                <w:szCs w:val="24"/>
              </w:rPr>
            </w:pPr>
            <w:del w:id="603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4" w:name="_Toc448917578"/>
              <w:bookmarkEnd w:id="604"/>
            </w:del>
          </w:p>
        </w:tc>
        <w:bookmarkStart w:id="605" w:name="_Toc448917579"/>
        <w:bookmarkEnd w:id="605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0"/>
      <w:r>
        <w:t>Справочник «Единицы измерения»</w:t>
      </w:r>
      <w:bookmarkEnd w:id="606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1"/>
      <w:r w:rsidRPr="00CF2074">
        <w:t>Справочник «Оборудование»</w:t>
      </w:r>
      <w:bookmarkEnd w:id="607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8" w:name="_Toc448917582"/>
      <w:r>
        <w:t>Справочник «Константы»</w:t>
      </w:r>
      <w:bookmarkEnd w:id="608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9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1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2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3" w:name="_Toc448917583"/>
      <w:r>
        <w:rPr>
          <w:rStyle w:val="af"/>
          <w:i w:val="0"/>
        </w:rPr>
        <w:t>Справочник «Водители»</w:t>
      </w:r>
      <w:bookmarkEnd w:id="613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4" w:author="Екатерина Луткова" w:date="2016-04-01T15:53:00Z">
            <w:rPr>
              <w:lang w:val="en-US"/>
            </w:rPr>
          </w:rPrChange>
        </w:rPr>
        <w:t>[</w:t>
      </w:r>
      <w:ins w:id="615" w:author="Екатерина Луткова" w:date="2016-04-01T15:53:00Z">
        <w:r w:rsidR="00A22838">
          <w:t>п. 4.7.4</w:t>
        </w:r>
      </w:ins>
      <w:r w:rsidRPr="00A22838">
        <w:rPr>
          <w:rPrChange w:id="616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8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9" w:author="Екатерина Луткова" w:date="2016-04-19T11:15:00Z"/>
          <w:noProof/>
          <w:lang w:eastAsia="ru-RU"/>
        </w:rPr>
        <w:pPrChange w:id="620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1" w:name="_Toc448917584"/>
      <w:ins w:id="622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1"/>
    </w:p>
    <w:tbl>
      <w:tblPr>
        <w:tblStyle w:val="aa"/>
        <w:tblW w:w="0" w:type="auto"/>
        <w:tblLook w:val="04A0" w:firstRow="1" w:lastRow="0" w:firstColumn="1" w:lastColumn="0" w:noHBand="0" w:noVBand="1"/>
        <w:tblPrChange w:id="623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4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5" w:author="Екатерина Луткова" w:date="2016-04-19T11:15:00Z"/>
        </w:trPr>
        <w:tc>
          <w:tcPr>
            <w:tcW w:w="2888" w:type="dxa"/>
            <w:tcPrChange w:id="626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7" w:author="Екатерина Луткова" w:date="2016-04-19T11:15:00Z"/>
                <w:szCs w:val="24"/>
                <w:lang w:eastAsia="ru-RU"/>
              </w:rPr>
            </w:pPr>
            <w:ins w:id="628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9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30" w:author="Екатерина Луткова" w:date="2016-04-19T11:15:00Z"/>
                <w:szCs w:val="24"/>
                <w:lang w:eastAsia="ru-RU"/>
              </w:rPr>
            </w:pPr>
            <w:ins w:id="631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2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3" w:author="Екатерина Луткова" w:date="2016-04-19T12:01:00Z"/>
                <w:szCs w:val="24"/>
              </w:rPr>
            </w:pPr>
            <w:ins w:id="634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5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6" w:author="Екатерина Луткова" w:date="2016-04-19T11:15:00Z"/>
                <w:szCs w:val="24"/>
                <w:lang w:eastAsia="ru-RU"/>
              </w:rPr>
            </w:pPr>
            <w:ins w:id="637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8" w:author="Екатерина Луткова" w:date="2016-04-19T11:15:00Z"/>
        </w:trPr>
        <w:tc>
          <w:tcPr>
            <w:tcW w:w="2888" w:type="dxa"/>
            <w:tcPrChange w:id="639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40" w:author="Екатерина Луткова" w:date="2016-04-19T11:15:00Z"/>
                <w:color w:val="FF0000"/>
                <w:szCs w:val="24"/>
                <w:lang w:eastAsia="ru-RU"/>
                <w:rPrChange w:id="641" w:author="Екатерина Луткова" w:date="2016-04-19T12:11:00Z">
                  <w:rPr>
                    <w:ins w:id="642" w:author="Екатерина Луткова" w:date="2016-04-19T11:15:00Z"/>
                    <w:lang w:eastAsia="ru-RU"/>
                  </w:rPr>
                </w:rPrChange>
              </w:rPr>
            </w:pPr>
            <w:ins w:id="643" w:author="Екатерина Луткова" w:date="2016-04-19T11:56:00Z">
              <w:r w:rsidRPr="00602B66">
                <w:rPr>
                  <w:color w:val="FF0000"/>
                  <w:szCs w:val="24"/>
                  <w:rPrChange w:id="64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5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6" w:author="Екатерина Луткова" w:date="2016-04-19T11:15:00Z"/>
                <w:color w:val="FF0000"/>
                <w:szCs w:val="24"/>
                <w:lang w:eastAsia="ru-RU"/>
                <w:rPrChange w:id="647" w:author="Екатерина Луткова" w:date="2016-04-19T12:11:00Z">
                  <w:rPr>
                    <w:ins w:id="648" w:author="Екатерина Луткова" w:date="2016-04-19T11:15:00Z"/>
                    <w:lang w:eastAsia="ru-RU"/>
                  </w:rPr>
                </w:rPrChange>
              </w:rPr>
            </w:pPr>
            <w:ins w:id="649" w:author="Екатерина Луткова" w:date="2016-04-19T11:56:00Z">
              <w:r w:rsidRPr="00602B66">
                <w:rPr>
                  <w:color w:val="FF0000"/>
                  <w:szCs w:val="24"/>
                  <w:rPrChange w:id="65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1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2" w:author="Екатерина Луткова" w:date="2016-04-19T12:01:00Z"/>
                <w:color w:val="FF0000"/>
                <w:szCs w:val="24"/>
                <w:rPrChange w:id="653" w:author="Екатерина Луткова" w:date="2016-04-19T12:11:00Z">
                  <w:rPr>
                    <w:ins w:id="65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5" w:author="Екатерина Луткова" w:date="2016-04-19T12:01:00Z">
              <w:r w:rsidRPr="00602B66">
                <w:rPr>
                  <w:color w:val="FF0000"/>
                  <w:szCs w:val="24"/>
                  <w:rPrChange w:id="65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7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8" w:author="Екатерина Луткова" w:date="2016-04-19T11:15:00Z"/>
                <w:color w:val="FF0000"/>
                <w:szCs w:val="24"/>
                <w:lang w:eastAsia="ru-RU"/>
                <w:rPrChange w:id="659" w:author="Екатерина Луткова" w:date="2016-04-19T12:11:00Z">
                  <w:rPr>
                    <w:ins w:id="660" w:author="Екатерина Луткова" w:date="2016-04-19T11:15:00Z"/>
                    <w:lang w:eastAsia="ru-RU"/>
                  </w:rPr>
                </w:rPrChange>
              </w:rPr>
              <w:pPrChange w:id="661" w:author="Екатерина Луткова" w:date="2016-04-19T12:01:00Z">
                <w:pPr/>
              </w:pPrChange>
            </w:pPr>
            <w:ins w:id="662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3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4" w:author="Екатерина Луткова" w:date="2016-04-19T11:15:00Z"/>
        </w:trPr>
        <w:tc>
          <w:tcPr>
            <w:tcW w:w="2888" w:type="dxa"/>
            <w:tcPrChange w:id="665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6" w:author="Екатерина Луткова" w:date="2016-04-19T11:15:00Z"/>
                <w:color w:val="FF0000"/>
                <w:szCs w:val="24"/>
                <w:lang w:eastAsia="ru-RU"/>
                <w:rPrChange w:id="667" w:author="Екатерина Луткова" w:date="2016-04-19T12:11:00Z">
                  <w:rPr>
                    <w:ins w:id="668" w:author="Екатерина Луткова" w:date="2016-04-19T11:15:00Z"/>
                    <w:lang w:eastAsia="ru-RU"/>
                  </w:rPr>
                </w:rPrChange>
              </w:rPr>
            </w:pPr>
            <w:ins w:id="669" w:author="Екатерина Луткова" w:date="2016-04-19T11:56:00Z">
              <w:r w:rsidRPr="00602B66">
                <w:rPr>
                  <w:color w:val="FF0000"/>
                  <w:szCs w:val="24"/>
                  <w:rPrChange w:id="67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1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2" w:author="Екатерина Луткова" w:date="2016-04-19T11:15:00Z"/>
                <w:color w:val="FF0000"/>
                <w:szCs w:val="24"/>
                <w:lang w:eastAsia="ru-RU"/>
                <w:rPrChange w:id="673" w:author="Екатерина Луткова" w:date="2016-04-19T12:11:00Z">
                  <w:rPr>
                    <w:ins w:id="674" w:author="Екатерина Луткова" w:date="2016-04-19T11:15:00Z"/>
                    <w:lang w:eastAsia="ru-RU"/>
                  </w:rPr>
                </w:rPrChange>
              </w:rPr>
            </w:pPr>
            <w:ins w:id="675" w:author="Екатерина Луткова" w:date="2016-04-19T11:56:00Z">
              <w:r w:rsidRPr="00602B66">
                <w:rPr>
                  <w:color w:val="FF0000"/>
                  <w:szCs w:val="24"/>
                  <w:rPrChange w:id="67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7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8" w:author="Екатерина Луткова" w:date="2016-04-19T12:01:00Z"/>
                <w:color w:val="FF0000"/>
                <w:szCs w:val="24"/>
                <w:rPrChange w:id="679" w:author="Екатерина Луткова" w:date="2016-04-19T12:11:00Z">
                  <w:rPr>
                    <w:ins w:id="68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1" w:author="Екатерина Луткова" w:date="2016-04-19T12:02:00Z">
              <w:r w:rsidRPr="00602B66">
                <w:rPr>
                  <w:color w:val="FF0000"/>
                  <w:szCs w:val="24"/>
                  <w:rPrChange w:id="6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3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4" w:author="Екатерина Луткова" w:date="2016-04-19T11:15:00Z"/>
                <w:color w:val="FF0000"/>
                <w:szCs w:val="24"/>
                <w:lang w:eastAsia="ru-RU"/>
                <w:rPrChange w:id="685" w:author="Екатерина Луткова" w:date="2016-04-19T12:11:00Z">
                  <w:rPr>
                    <w:ins w:id="686" w:author="Екатерина Луткова" w:date="2016-04-19T11:15:00Z"/>
                    <w:lang w:eastAsia="ru-RU"/>
                  </w:rPr>
                </w:rPrChange>
              </w:rPr>
            </w:pPr>
            <w:ins w:id="687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8" w:author="Екатерина Луткова" w:date="2016-04-19T11:15:00Z"/>
        </w:trPr>
        <w:tc>
          <w:tcPr>
            <w:tcW w:w="2888" w:type="dxa"/>
            <w:tcPrChange w:id="689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90" w:author="Екатерина Луткова" w:date="2016-04-19T11:15:00Z"/>
                <w:color w:val="FF0000"/>
                <w:szCs w:val="24"/>
                <w:lang w:eastAsia="ru-RU"/>
                <w:rPrChange w:id="691" w:author="Екатерина Луткова" w:date="2016-04-19T12:11:00Z">
                  <w:rPr>
                    <w:ins w:id="692" w:author="Екатерина Луткова" w:date="2016-04-19T11:15:00Z"/>
                    <w:lang w:eastAsia="ru-RU"/>
                  </w:rPr>
                </w:rPrChange>
              </w:rPr>
            </w:pPr>
            <w:ins w:id="693" w:author="Екатерина Луткова" w:date="2016-04-19T11:56:00Z">
              <w:r w:rsidRPr="00602B66">
                <w:rPr>
                  <w:color w:val="FF0000"/>
                  <w:szCs w:val="24"/>
                  <w:rPrChange w:id="6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5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6" w:author="Екатерина Луткова" w:date="2016-04-19T11:15:00Z"/>
                <w:color w:val="FF0000"/>
                <w:szCs w:val="24"/>
                <w:lang w:eastAsia="ru-RU"/>
                <w:rPrChange w:id="697" w:author="Екатерина Луткова" w:date="2016-04-19T12:11:00Z">
                  <w:rPr>
                    <w:ins w:id="698" w:author="Екатерина Луткова" w:date="2016-04-19T11:15:00Z"/>
                    <w:lang w:eastAsia="ru-RU"/>
                  </w:rPr>
                </w:rPrChange>
              </w:rPr>
            </w:pPr>
            <w:ins w:id="699" w:author="Екатерина Луткова" w:date="2016-04-19T11:56:00Z">
              <w:r w:rsidRPr="00602B66">
                <w:rPr>
                  <w:color w:val="FF0000"/>
                  <w:szCs w:val="24"/>
                  <w:rPrChange w:id="7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1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2" w:author="Екатерина Луткова" w:date="2016-04-19T12:01:00Z"/>
                <w:color w:val="FF0000"/>
                <w:szCs w:val="24"/>
                <w:rPrChange w:id="703" w:author="Екатерина Луткова" w:date="2016-04-19T12:11:00Z">
                  <w:rPr>
                    <w:ins w:id="7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5" w:author="Екатерина Луткова" w:date="2016-04-19T12:02:00Z">
              <w:r w:rsidRPr="00602B66">
                <w:rPr>
                  <w:color w:val="FF0000"/>
                  <w:szCs w:val="24"/>
                  <w:rPrChange w:id="7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7" w:author="Екатерина Луткова" w:date="2016-04-19T12:03:00Z">
              <w:r w:rsidRPr="00602B66">
                <w:rPr>
                  <w:color w:val="FF0000"/>
                  <w:szCs w:val="24"/>
                  <w:rPrChange w:id="70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9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10" w:author="Екатерина Луткова" w:date="2016-04-19T11:15:00Z"/>
                <w:color w:val="FF0000"/>
                <w:szCs w:val="24"/>
                <w:lang w:eastAsia="ru-RU"/>
                <w:rPrChange w:id="711" w:author="Екатерина Луткова" w:date="2016-04-19T12:11:00Z">
                  <w:rPr>
                    <w:ins w:id="712" w:author="Екатерина Луткова" w:date="2016-04-19T11:15:00Z"/>
                    <w:lang w:eastAsia="ru-RU"/>
                  </w:rPr>
                </w:rPrChange>
              </w:rPr>
            </w:pPr>
            <w:ins w:id="713" w:author="Екатерина Луткова" w:date="2016-04-19T12:09:00Z">
              <w:r w:rsidRPr="00602B66">
                <w:rPr>
                  <w:color w:val="FF0000"/>
                  <w:szCs w:val="24"/>
                  <w:rPrChange w:id="7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5" w:author="Екатерина Луткова" w:date="2016-04-19T11:15:00Z"/>
        </w:trPr>
        <w:tc>
          <w:tcPr>
            <w:tcW w:w="2888" w:type="dxa"/>
            <w:tcPrChange w:id="716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7" w:author="Екатерина Луткова" w:date="2016-04-19T11:15:00Z"/>
                <w:color w:val="FF0000"/>
                <w:szCs w:val="24"/>
                <w:lang w:eastAsia="ru-RU"/>
                <w:rPrChange w:id="718" w:author="Екатерина Луткова" w:date="2016-04-19T12:11:00Z">
                  <w:rPr>
                    <w:ins w:id="719" w:author="Екатерина Луткова" w:date="2016-04-19T11:15:00Z"/>
                    <w:lang w:eastAsia="ru-RU"/>
                  </w:rPr>
                </w:rPrChange>
              </w:rPr>
            </w:pPr>
            <w:ins w:id="720" w:author="Екатерина Луткова" w:date="2016-04-19T11:59:00Z">
              <w:r w:rsidRPr="00602B66">
                <w:rPr>
                  <w:color w:val="FF0000"/>
                  <w:szCs w:val="24"/>
                  <w:rPrChange w:id="72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2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3" w:author="Екатерина Луткова" w:date="2016-04-19T11:15:00Z"/>
                <w:color w:val="FF0000"/>
                <w:szCs w:val="24"/>
                <w:lang w:eastAsia="ru-RU"/>
                <w:rPrChange w:id="724" w:author="Екатерина Луткова" w:date="2016-04-19T12:11:00Z">
                  <w:rPr>
                    <w:ins w:id="725" w:author="Екатерина Луткова" w:date="2016-04-19T11:15:00Z"/>
                    <w:lang w:eastAsia="ru-RU"/>
                  </w:rPr>
                </w:rPrChange>
              </w:rPr>
            </w:pPr>
            <w:ins w:id="726" w:author="Екатерина Луткова" w:date="2016-04-19T11:56:00Z">
              <w:r w:rsidRPr="00602B66">
                <w:rPr>
                  <w:color w:val="FF0000"/>
                  <w:szCs w:val="24"/>
                  <w:rPrChange w:id="72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8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9" w:author="Екатерина Луткова" w:date="2016-04-19T12:01:00Z"/>
                <w:color w:val="FF0000"/>
                <w:szCs w:val="24"/>
                <w:rPrChange w:id="730" w:author="Екатерина Луткова" w:date="2016-04-19T12:11:00Z">
                  <w:rPr>
                    <w:ins w:id="731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2" w:author="Екатерина Луткова" w:date="2016-04-19T12:03:00Z">
              <w:r w:rsidRPr="00602B66">
                <w:rPr>
                  <w:color w:val="FF0000"/>
                  <w:szCs w:val="24"/>
                  <w:rPrChange w:id="73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4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5" w:author="Екатерина Луткова" w:date="2016-04-19T11:15:00Z"/>
                <w:color w:val="FF0000"/>
                <w:szCs w:val="24"/>
                <w:lang w:eastAsia="ru-RU"/>
                <w:rPrChange w:id="736" w:author="Екатерина Луткова" w:date="2016-04-19T12:11:00Z">
                  <w:rPr>
                    <w:ins w:id="737" w:author="Екатерина Луткова" w:date="2016-04-19T11:15:00Z"/>
                    <w:lang w:eastAsia="ru-RU"/>
                  </w:rPr>
                </w:rPrChange>
              </w:rPr>
            </w:pPr>
            <w:ins w:id="738" w:author="Екатерина Луткова" w:date="2016-04-19T12:09:00Z">
              <w:r w:rsidRPr="00602B66">
                <w:rPr>
                  <w:color w:val="FF0000"/>
                  <w:szCs w:val="24"/>
                  <w:rPrChange w:id="73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40" w:author="Екатерина Луткова" w:date="2016-04-19T11:15:00Z"/>
        </w:trPr>
        <w:tc>
          <w:tcPr>
            <w:tcW w:w="2888" w:type="dxa"/>
            <w:tcPrChange w:id="741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2" w:author="Екатерина Луткова" w:date="2016-04-19T11:15:00Z"/>
                <w:color w:val="FF0000"/>
                <w:szCs w:val="24"/>
                <w:lang w:eastAsia="ru-RU"/>
                <w:rPrChange w:id="743" w:author="Екатерина Луткова" w:date="2016-04-19T12:11:00Z">
                  <w:rPr>
                    <w:ins w:id="744" w:author="Екатерина Луткова" w:date="2016-04-19T11:15:00Z"/>
                    <w:lang w:eastAsia="ru-RU"/>
                  </w:rPr>
                </w:rPrChange>
              </w:rPr>
            </w:pPr>
            <w:ins w:id="745" w:author="Екатерина Луткова" w:date="2016-04-19T11:56:00Z">
              <w:r w:rsidRPr="00602B66">
                <w:rPr>
                  <w:color w:val="FF0000"/>
                  <w:szCs w:val="24"/>
                  <w:rPrChange w:id="7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7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8" w:author="Екатерина Луткова" w:date="2016-04-19T11:15:00Z"/>
                <w:color w:val="FF0000"/>
                <w:szCs w:val="24"/>
                <w:lang w:eastAsia="ru-RU"/>
                <w:rPrChange w:id="749" w:author="Екатерина Луткова" w:date="2016-04-19T12:11:00Z">
                  <w:rPr>
                    <w:ins w:id="750" w:author="Екатерина Луткова" w:date="2016-04-19T11:15:00Z"/>
                    <w:lang w:eastAsia="ru-RU"/>
                  </w:rPr>
                </w:rPrChange>
              </w:rPr>
            </w:pPr>
            <w:ins w:id="751" w:author="Екатерина Луткова" w:date="2016-04-19T11:56:00Z">
              <w:r w:rsidRPr="00602B66">
                <w:rPr>
                  <w:color w:val="FF0000"/>
                  <w:szCs w:val="24"/>
                  <w:rPrChange w:id="7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3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4" w:author="Екатерина Луткова" w:date="2016-04-19T12:01:00Z"/>
                <w:color w:val="FF0000"/>
                <w:szCs w:val="24"/>
                <w:rPrChange w:id="755" w:author="Екатерина Луткова" w:date="2016-04-19T12:11:00Z">
                  <w:rPr>
                    <w:ins w:id="75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7" w:author="Екатерина Луткова" w:date="2016-04-19T12:03:00Z">
              <w:r w:rsidRPr="00602B66">
                <w:rPr>
                  <w:color w:val="FF0000"/>
                  <w:szCs w:val="24"/>
                  <w:rPrChange w:id="75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9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60" w:author="Екатерина Луткова" w:date="2016-04-19T11:15:00Z"/>
                <w:color w:val="FF0000"/>
                <w:szCs w:val="24"/>
                <w:lang w:eastAsia="ru-RU"/>
                <w:rPrChange w:id="761" w:author="Екатерина Луткова" w:date="2016-04-19T12:11:00Z">
                  <w:rPr>
                    <w:ins w:id="762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3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4" w:author="Екатерина Луткова" w:date="2016-04-19T11:15:00Z"/>
        </w:trPr>
        <w:tc>
          <w:tcPr>
            <w:tcW w:w="2888" w:type="dxa"/>
            <w:tcPrChange w:id="765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6" w:author="Екатерина Луткова" w:date="2016-04-19T11:15:00Z"/>
                <w:color w:val="FF0000"/>
                <w:szCs w:val="24"/>
                <w:lang w:eastAsia="ru-RU"/>
                <w:rPrChange w:id="767" w:author="Екатерина Луткова" w:date="2016-04-19T12:11:00Z">
                  <w:rPr>
                    <w:ins w:id="768" w:author="Екатерина Луткова" w:date="2016-04-19T11:15:00Z"/>
                    <w:lang w:eastAsia="ru-RU"/>
                  </w:rPr>
                </w:rPrChange>
              </w:rPr>
              <w:pPrChange w:id="769" w:author="Екатерина Луткова" w:date="2016-04-19T12:11:00Z">
                <w:pPr/>
              </w:pPrChange>
            </w:pPr>
            <w:ins w:id="770" w:author="Екатерина Луткова" w:date="2016-04-19T11:56:00Z">
              <w:r w:rsidRPr="00602B66">
                <w:rPr>
                  <w:color w:val="FF0000"/>
                  <w:szCs w:val="24"/>
                  <w:rPrChange w:id="771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2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3" w:author="Екатерина Луткова" w:date="2016-04-19T11:56:00Z"/>
                <w:color w:val="FF0000"/>
                <w:szCs w:val="24"/>
                <w:rPrChange w:id="774" w:author="Екатерина Луткова" w:date="2016-04-19T12:11:00Z">
                  <w:rPr>
                    <w:ins w:id="775" w:author="Екатерина Луткова" w:date="2016-04-19T11:56:00Z"/>
                  </w:rPr>
                </w:rPrChange>
              </w:rPr>
              <w:pPrChange w:id="776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7" w:author="Екатерина Луткова" w:date="2016-04-19T11:56:00Z">
              <w:r w:rsidRPr="00602B66">
                <w:rPr>
                  <w:color w:val="FF0000"/>
                  <w:szCs w:val="24"/>
                  <w:rPrChange w:id="778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9" w:author="Екатерина Луткова" w:date="2016-04-19T11:15:00Z"/>
                <w:color w:val="FF0000"/>
                <w:szCs w:val="24"/>
                <w:lang w:eastAsia="ru-RU"/>
                <w:rPrChange w:id="780" w:author="Екатерина Луткова" w:date="2016-04-19T12:11:00Z">
                  <w:rPr>
                    <w:ins w:id="781" w:author="Екатерина Луткова" w:date="2016-04-19T11:15:00Z"/>
                    <w:lang w:eastAsia="ru-RU"/>
                  </w:rPr>
                </w:rPrChange>
              </w:rPr>
              <w:pPrChange w:id="782" w:author="Екатерина Луткова" w:date="2016-04-19T12:11:00Z">
                <w:pPr/>
              </w:pPrChange>
            </w:pPr>
            <w:ins w:id="783" w:author="Екатерина Луткова" w:date="2016-04-19T11:56:00Z">
              <w:r w:rsidRPr="00602B66">
                <w:rPr>
                  <w:color w:val="FF0000"/>
                  <w:szCs w:val="24"/>
                  <w:rPrChange w:id="784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5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6" w:author="Екатерина Луткова" w:date="2016-04-19T12:03:00Z"/>
                <w:color w:val="FF0000"/>
                <w:szCs w:val="24"/>
                <w:rPrChange w:id="787" w:author="Екатерина Луткова" w:date="2016-04-19T12:11:00Z">
                  <w:rPr>
                    <w:ins w:id="788" w:author="Екатерина Луткова" w:date="2016-04-19T12:03:00Z"/>
                    <w:sz w:val="22"/>
                  </w:rPr>
                </w:rPrChange>
              </w:rPr>
              <w:pPrChange w:id="789" w:author="Екатерина Луткова" w:date="2016-04-19T12:11:00Z">
                <w:pPr/>
              </w:pPrChange>
            </w:pPr>
            <w:ins w:id="790" w:author="Екатерина Луткова" w:date="2016-04-19T12:03:00Z">
              <w:r w:rsidRPr="00602B66">
                <w:rPr>
                  <w:color w:val="FF0000"/>
                  <w:szCs w:val="24"/>
                  <w:rPrChange w:id="791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2" w:author="Екатерина Луткова" w:date="2016-04-19T12:01:00Z"/>
                <w:color w:val="FF0000"/>
                <w:szCs w:val="24"/>
                <w:rPrChange w:id="793" w:author="Екатерина Луткова" w:date="2016-04-19T12:11:00Z">
                  <w:rPr>
                    <w:ins w:id="794" w:author="Екатерина Луткова" w:date="2016-04-19T12:01:00Z"/>
                    <w:sz w:val="22"/>
                    <w:lang w:val="en-US"/>
                  </w:rPr>
                </w:rPrChange>
              </w:rPr>
              <w:pPrChange w:id="795" w:author="Екатерина Луткова" w:date="2016-04-19T12:11:00Z">
                <w:pPr/>
              </w:pPrChange>
            </w:pPr>
            <w:ins w:id="796" w:author="Екатерина Луткова" w:date="2016-04-19T12:03:00Z">
              <w:r w:rsidRPr="00602B66">
                <w:rPr>
                  <w:color w:val="FF0000"/>
                  <w:szCs w:val="24"/>
                  <w:rPrChange w:id="797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8" w:author="Екатерина Луткова" w:date="2016-04-19T12:04:00Z">
              <w:r w:rsidRPr="00602B66">
                <w:rPr>
                  <w:color w:val="FF0000"/>
                  <w:szCs w:val="24"/>
                  <w:rPrChange w:id="799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800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1" w:author="Екатерина Луткова" w:date="2016-04-19T12:10:00Z"/>
                <w:color w:val="FF0000"/>
                <w:szCs w:val="24"/>
                <w:rPrChange w:id="802" w:author="Екатерина Луткова" w:date="2016-04-19T12:11:00Z">
                  <w:rPr>
                    <w:ins w:id="803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4" w:author="Екатерина Луткова" w:date="2016-04-19T12:11:00Z">
                <w:pPr/>
              </w:pPrChange>
            </w:pPr>
            <w:ins w:id="805" w:author="Екатерина Луткова" w:date="2016-04-19T12:10:00Z">
              <w:r w:rsidRPr="00602B66">
                <w:rPr>
                  <w:color w:val="FF0000"/>
                  <w:szCs w:val="24"/>
                  <w:rPrChange w:id="8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7" w:author="Екатерина Луткова" w:date="2016-04-19T11:15:00Z"/>
                <w:color w:val="FF0000"/>
                <w:szCs w:val="24"/>
                <w:lang w:eastAsia="ru-RU"/>
                <w:rPrChange w:id="808" w:author="Екатерина Луткова" w:date="2016-04-19T12:11:00Z">
                  <w:rPr>
                    <w:ins w:id="809" w:author="Екатерина Луткова" w:date="2016-04-19T11:15:00Z"/>
                    <w:lang w:eastAsia="ru-RU"/>
                  </w:rPr>
                </w:rPrChange>
              </w:rPr>
              <w:pPrChange w:id="810" w:author="Екатерина Луткова" w:date="2016-04-19T12:11:00Z">
                <w:pPr/>
              </w:pPrChange>
            </w:pPr>
            <w:ins w:id="811" w:author="Екатерина Луткова" w:date="2016-04-19T12:10:00Z">
              <w:r w:rsidRPr="00602B66">
                <w:rPr>
                  <w:color w:val="FF0000"/>
                  <w:szCs w:val="24"/>
                  <w:rPrChange w:id="81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3" w:author="Екатерина Луткова" w:date="2016-04-19T11:17:00Z"/>
        </w:trPr>
        <w:tc>
          <w:tcPr>
            <w:tcW w:w="2888" w:type="dxa"/>
            <w:tcPrChange w:id="814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5" w:author="Екатерина Луткова" w:date="2016-04-19T11:17:00Z"/>
                <w:color w:val="FF0000"/>
                <w:szCs w:val="24"/>
                <w:lang w:eastAsia="ru-RU"/>
                <w:rPrChange w:id="816" w:author="Екатерина Луткова" w:date="2016-04-19T12:11:00Z">
                  <w:rPr>
                    <w:ins w:id="817" w:author="Екатерина Луткова" w:date="2016-04-19T11:17:00Z"/>
                    <w:lang w:eastAsia="ru-RU"/>
                  </w:rPr>
                </w:rPrChange>
              </w:rPr>
            </w:pPr>
            <w:ins w:id="818" w:author="Екатерина Луткова" w:date="2016-04-19T11:56:00Z">
              <w:r w:rsidRPr="00602B66">
                <w:rPr>
                  <w:color w:val="FF0000"/>
                  <w:szCs w:val="24"/>
                  <w:rPrChange w:id="81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20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1" w:author="Екатерина Луткова" w:date="2016-04-19T11:17:00Z"/>
                <w:color w:val="FF0000"/>
                <w:szCs w:val="24"/>
                <w:lang w:eastAsia="ru-RU"/>
                <w:rPrChange w:id="822" w:author="Екатерина Луткова" w:date="2016-04-19T12:11:00Z">
                  <w:rPr>
                    <w:ins w:id="823" w:author="Екатерина Луткова" w:date="2016-04-19T11:17:00Z"/>
                    <w:lang w:eastAsia="ru-RU"/>
                  </w:rPr>
                </w:rPrChange>
              </w:rPr>
            </w:pPr>
            <w:ins w:id="824" w:author="Екатерина Луткова" w:date="2016-04-19T11:56:00Z">
              <w:r w:rsidRPr="00602B66">
                <w:rPr>
                  <w:color w:val="FF0000"/>
                  <w:szCs w:val="24"/>
                  <w:rPrChange w:id="82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6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7" w:author="Екатерина Луткова" w:date="2016-04-19T12:01:00Z"/>
                <w:color w:val="FF0000"/>
                <w:szCs w:val="24"/>
                <w:rPrChange w:id="828" w:author="Екатерина Луткова" w:date="2016-04-19T12:11:00Z">
                  <w:rPr>
                    <w:ins w:id="82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30" w:author="Екатерина Луткова" w:date="2016-04-19T12:04:00Z">
              <w:r w:rsidRPr="00602B66">
                <w:rPr>
                  <w:color w:val="FF0000"/>
                  <w:szCs w:val="24"/>
                  <w:rPrChange w:id="83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2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3" w:author="Екатерина Луткова" w:date="2016-04-19T11:17:00Z"/>
                <w:color w:val="FF0000"/>
                <w:szCs w:val="24"/>
                <w:lang w:eastAsia="ru-RU"/>
                <w:rPrChange w:id="834" w:author="Екатерина Луткова" w:date="2016-04-19T12:11:00Z">
                  <w:rPr>
                    <w:ins w:id="835" w:author="Екатерина Луткова" w:date="2016-04-19T11:17:00Z"/>
                    <w:lang w:eastAsia="ru-RU"/>
                  </w:rPr>
                </w:rPrChange>
              </w:rPr>
            </w:pPr>
            <w:ins w:id="836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7" w:author="Екатерина Луткова" w:date="2016-04-19T11:17:00Z"/>
        </w:trPr>
        <w:tc>
          <w:tcPr>
            <w:tcW w:w="2888" w:type="dxa"/>
            <w:tcPrChange w:id="838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9" w:author="Екатерина Луткова" w:date="2016-04-19T11:17:00Z"/>
                <w:color w:val="FF0000"/>
                <w:szCs w:val="24"/>
                <w:lang w:eastAsia="ru-RU"/>
                <w:rPrChange w:id="840" w:author="Екатерина Луткова" w:date="2016-04-19T12:11:00Z">
                  <w:rPr>
                    <w:ins w:id="841" w:author="Екатерина Луткова" w:date="2016-04-19T11:17:00Z"/>
                    <w:lang w:eastAsia="ru-RU"/>
                  </w:rPr>
                </w:rPrChange>
              </w:rPr>
            </w:pPr>
            <w:ins w:id="842" w:author="Екатерина Луткова" w:date="2016-04-19T11:56:00Z">
              <w:r w:rsidRPr="00602B66">
                <w:rPr>
                  <w:color w:val="FF0000"/>
                  <w:szCs w:val="24"/>
                  <w:rPrChange w:id="843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4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5" w:author="Екатерина Луткова" w:date="2016-04-19T11:17:00Z"/>
                <w:color w:val="FF0000"/>
                <w:szCs w:val="24"/>
                <w:lang w:eastAsia="ru-RU"/>
                <w:rPrChange w:id="846" w:author="Екатерина Луткова" w:date="2016-04-19T12:11:00Z">
                  <w:rPr>
                    <w:ins w:id="847" w:author="Екатерина Луткова" w:date="2016-04-19T11:17:00Z"/>
                    <w:lang w:eastAsia="ru-RU"/>
                  </w:rPr>
                </w:rPrChange>
              </w:rPr>
            </w:pPr>
            <w:ins w:id="848" w:author="Екатерина Луткова" w:date="2016-04-19T11:56:00Z">
              <w:r w:rsidRPr="00602B66">
                <w:rPr>
                  <w:color w:val="FF0000"/>
                  <w:szCs w:val="24"/>
                  <w:rPrChange w:id="849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50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1" w:author="Екатерина Луткова" w:date="2016-04-19T12:01:00Z"/>
                <w:color w:val="FF0000"/>
                <w:szCs w:val="24"/>
                <w:rPrChange w:id="852" w:author="Екатерина Луткова" w:date="2016-04-19T12:11:00Z">
                  <w:rPr>
                    <w:ins w:id="853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4" w:author="Екатерина Луткова" w:date="2016-04-19T12:05:00Z">
              <w:r w:rsidRPr="00602B66">
                <w:rPr>
                  <w:color w:val="FF0000"/>
                  <w:szCs w:val="24"/>
                  <w:rPrChange w:id="855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6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7" w:author="Екатерина Луткова" w:date="2016-04-19T11:17:00Z"/>
                <w:color w:val="FF0000"/>
                <w:szCs w:val="24"/>
                <w:lang w:eastAsia="ru-RU"/>
                <w:rPrChange w:id="858" w:author="Екатерина Луткова" w:date="2016-04-19T12:11:00Z">
                  <w:rPr>
                    <w:ins w:id="859" w:author="Екатерина Луткова" w:date="2016-04-19T11:17:00Z"/>
                    <w:lang w:eastAsia="ru-RU"/>
                  </w:rPr>
                </w:rPrChange>
              </w:rPr>
            </w:pPr>
            <w:ins w:id="860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1" w:author="Екатерина Луткова" w:date="2016-04-19T11:17:00Z"/>
        </w:trPr>
        <w:tc>
          <w:tcPr>
            <w:tcW w:w="2888" w:type="dxa"/>
            <w:tcPrChange w:id="862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3" w:author="Екатерина Луткова" w:date="2016-04-19T11:17:00Z"/>
                <w:color w:val="FF0000"/>
                <w:szCs w:val="24"/>
                <w:lang w:eastAsia="ru-RU"/>
                <w:rPrChange w:id="864" w:author="Екатерина Луткова" w:date="2016-04-19T12:11:00Z">
                  <w:rPr>
                    <w:ins w:id="865" w:author="Екатерина Луткова" w:date="2016-04-19T11:17:00Z"/>
                    <w:lang w:eastAsia="ru-RU"/>
                  </w:rPr>
                </w:rPrChange>
              </w:rPr>
            </w:pPr>
            <w:ins w:id="866" w:author="Екатерина Луткова" w:date="2016-04-19T11:56:00Z">
              <w:r w:rsidRPr="00602B66">
                <w:rPr>
                  <w:color w:val="FF0000"/>
                  <w:szCs w:val="24"/>
                  <w:rPrChange w:id="86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8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9" w:author="Екатерина Луткова" w:date="2016-04-19T11:17:00Z"/>
                <w:color w:val="FF0000"/>
                <w:szCs w:val="24"/>
                <w:lang w:eastAsia="ru-RU"/>
                <w:rPrChange w:id="870" w:author="Екатерина Луткова" w:date="2016-04-19T12:11:00Z">
                  <w:rPr>
                    <w:ins w:id="871" w:author="Екатерина Луткова" w:date="2016-04-19T11:17:00Z"/>
                    <w:lang w:eastAsia="ru-RU"/>
                  </w:rPr>
                </w:rPrChange>
              </w:rPr>
            </w:pPr>
            <w:ins w:id="872" w:author="Екатерина Луткова" w:date="2016-04-19T11:56:00Z">
              <w:r w:rsidRPr="00602B66">
                <w:rPr>
                  <w:color w:val="FF0000"/>
                  <w:szCs w:val="24"/>
                  <w:rPrChange w:id="87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4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5" w:author="Екатерина Луткова" w:date="2016-04-19T12:01:00Z"/>
                <w:color w:val="FF0000"/>
                <w:szCs w:val="24"/>
                <w:rPrChange w:id="876" w:author="Екатерина Луткова" w:date="2016-04-19T12:11:00Z">
                  <w:rPr>
                    <w:ins w:id="877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8" w:author="Екатерина Луткова" w:date="2016-04-19T12:05:00Z">
              <w:r w:rsidRPr="00602B66">
                <w:rPr>
                  <w:color w:val="FF0000"/>
                  <w:szCs w:val="24"/>
                  <w:rPrChange w:id="87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80" w:author="Екатерина Луткова" w:date="2016-04-19T12:06:00Z">
              <w:r w:rsidRPr="00602B66">
                <w:rPr>
                  <w:color w:val="FF0000"/>
                  <w:szCs w:val="24"/>
                  <w:rPrChange w:id="8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2" w:author="Екатерина Луткова" w:date="2016-04-19T12:05:00Z">
              <w:r w:rsidRPr="00602B66">
                <w:rPr>
                  <w:color w:val="FF0000"/>
                  <w:szCs w:val="24"/>
                  <w:rPrChange w:id="88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4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5" w:author="Екатерина Луткова" w:date="2016-04-19T11:17:00Z"/>
                <w:color w:val="FF0000"/>
                <w:szCs w:val="24"/>
                <w:lang w:eastAsia="ru-RU"/>
                <w:rPrChange w:id="886" w:author="Екатерина Луткова" w:date="2016-04-19T12:11:00Z">
                  <w:rPr>
                    <w:ins w:id="887" w:author="Екатерина Луткова" w:date="2016-04-19T11:17:00Z"/>
                    <w:lang w:eastAsia="ru-RU"/>
                  </w:rPr>
                </w:rPrChange>
              </w:rPr>
            </w:pPr>
            <w:ins w:id="888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9" w:author="Екатерина Луткова" w:date="2016-04-19T11:17:00Z"/>
        </w:trPr>
        <w:tc>
          <w:tcPr>
            <w:tcW w:w="2888" w:type="dxa"/>
            <w:tcPrChange w:id="890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1" w:author="Екатерина Луткова" w:date="2016-04-19T11:17:00Z"/>
                <w:color w:val="FF0000"/>
                <w:szCs w:val="24"/>
                <w:lang w:eastAsia="ru-RU"/>
                <w:rPrChange w:id="892" w:author="Екатерина Луткова" w:date="2016-04-19T12:11:00Z">
                  <w:rPr>
                    <w:ins w:id="893" w:author="Екатерина Луткова" w:date="2016-04-19T11:17:00Z"/>
                    <w:lang w:eastAsia="ru-RU"/>
                  </w:rPr>
                </w:rPrChange>
              </w:rPr>
            </w:pPr>
            <w:ins w:id="894" w:author="Екатерина Луткова" w:date="2016-04-19T11:56:00Z">
              <w:r w:rsidRPr="00602B66">
                <w:rPr>
                  <w:color w:val="FF0000"/>
                  <w:szCs w:val="24"/>
                  <w:rPrChange w:id="89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6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7" w:author="Екатерина Луткова" w:date="2016-04-19T11:17:00Z"/>
                <w:color w:val="FF0000"/>
                <w:szCs w:val="24"/>
                <w:lang w:eastAsia="ru-RU"/>
                <w:rPrChange w:id="898" w:author="Екатерина Луткова" w:date="2016-04-19T12:11:00Z">
                  <w:rPr>
                    <w:ins w:id="899" w:author="Екатерина Луткова" w:date="2016-04-19T11:17:00Z"/>
                    <w:lang w:eastAsia="ru-RU"/>
                  </w:rPr>
                </w:rPrChange>
              </w:rPr>
            </w:pPr>
            <w:ins w:id="900" w:author="Екатерина Луткова" w:date="2016-04-19T11:56:00Z">
              <w:r w:rsidRPr="00602B66">
                <w:rPr>
                  <w:color w:val="FF0000"/>
                  <w:szCs w:val="24"/>
                  <w:rPrChange w:id="90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2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3" w:author="Екатерина Луткова" w:date="2016-04-19T12:01:00Z"/>
                <w:color w:val="FF0000"/>
                <w:szCs w:val="24"/>
                <w:rPrChange w:id="904" w:author="Екатерина Луткова" w:date="2016-04-19T12:11:00Z">
                  <w:rPr>
                    <w:ins w:id="90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6" w:author="Екатерина Луткова" w:date="2016-04-19T12:05:00Z">
              <w:r w:rsidRPr="00602B66">
                <w:rPr>
                  <w:color w:val="FF0000"/>
                  <w:szCs w:val="24"/>
                  <w:rPrChange w:id="9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8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9" w:author="Екатерина Луткова" w:date="2016-04-19T11:17:00Z"/>
                <w:color w:val="FF0000"/>
                <w:szCs w:val="24"/>
                <w:lang w:eastAsia="ru-RU"/>
                <w:rPrChange w:id="910" w:author="Екатерина Луткова" w:date="2016-04-19T12:11:00Z">
                  <w:rPr>
                    <w:ins w:id="911" w:author="Екатерина Луткова" w:date="2016-04-19T11:17:00Z"/>
                    <w:lang w:eastAsia="ru-RU"/>
                  </w:rPr>
                </w:rPrChange>
              </w:rPr>
            </w:pPr>
            <w:ins w:id="912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3" w:author="Екатерина Луткова" w:date="2016-04-19T11:17:00Z"/>
        </w:trPr>
        <w:tc>
          <w:tcPr>
            <w:tcW w:w="2888" w:type="dxa"/>
            <w:tcPrChange w:id="914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5" w:author="Екатерина Луткова" w:date="2016-04-19T11:17:00Z"/>
                <w:color w:val="FF0000"/>
                <w:szCs w:val="24"/>
                <w:lang w:eastAsia="ru-RU"/>
                <w:rPrChange w:id="916" w:author="Екатерина Луткова" w:date="2016-04-19T12:11:00Z">
                  <w:rPr>
                    <w:ins w:id="917" w:author="Екатерина Луткова" w:date="2016-04-19T11:17:00Z"/>
                    <w:lang w:eastAsia="ru-RU"/>
                  </w:rPr>
                </w:rPrChange>
              </w:rPr>
            </w:pPr>
            <w:ins w:id="918" w:author="Екатерина Луткова" w:date="2016-04-19T11:56:00Z">
              <w:r w:rsidRPr="00602B66">
                <w:rPr>
                  <w:color w:val="FF0000"/>
                  <w:szCs w:val="24"/>
                  <w:rPrChange w:id="919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20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1" w:author="Екатерина Луткова" w:date="2016-04-19T11:17:00Z"/>
                <w:color w:val="FF0000"/>
                <w:szCs w:val="24"/>
                <w:lang w:eastAsia="ru-RU"/>
                <w:rPrChange w:id="922" w:author="Екатерина Луткова" w:date="2016-04-19T12:11:00Z">
                  <w:rPr>
                    <w:ins w:id="923" w:author="Екатерина Луткова" w:date="2016-04-19T11:17:00Z"/>
                    <w:lang w:eastAsia="ru-RU"/>
                  </w:rPr>
                </w:rPrChange>
              </w:rPr>
            </w:pPr>
            <w:ins w:id="924" w:author="Екатерина Луткова" w:date="2016-04-19T11:56:00Z">
              <w:r w:rsidRPr="00602B66">
                <w:rPr>
                  <w:color w:val="FF0000"/>
                  <w:szCs w:val="24"/>
                  <w:rPrChange w:id="925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6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7" w:author="Екатерина Луткова" w:date="2016-04-19T12:01:00Z"/>
                <w:color w:val="FF0000"/>
                <w:szCs w:val="24"/>
                <w:rPrChange w:id="928" w:author="Екатерина Луткова" w:date="2016-04-19T12:11:00Z">
                  <w:rPr>
                    <w:ins w:id="929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30" w:author="Екатерина Луткова" w:date="2016-04-19T12:06:00Z">
              <w:r w:rsidRPr="00602B66">
                <w:rPr>
                  <w:color w:val="FF0000"/>
                  <w:szCs w:val="24"/>
                  <w:rPrChange w:id="931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2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3" w:author="Екатерина Луткова" w:date="2016-04-19T11:17:00Z"/>
                <w:color w:val="FF0000"/>
                <w:szCs w:val="24"/>
                <w:lang w:eastAsia="ru-RU"/>
                <w:rPrChange w:id="934" w:author="Екатерина Луткова" w:date="2016-04-19T12:11:00Z">
                  <w:rPr>
                    <w:ins w:id="935" w:author="Екатерина Луткова" w:date="2016-04-19T11:17:00Z"/>
                    <w:lang w:eastAsia="ru-RU"/>
                  </w:rPr>
                </w:rPrChange>
              </w:rPr>
            </w:pPr>
            <w:ins w:id="936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7" w:author="Екатерина Луткова" w:date="2016-04-19T11:17:00Z"/>
        </w:trPr>
        <w:tc>
          <w:tcPr>
            <w:tcW w:w="2888" w:type="dxa"/>
            <w:tcPrChange w:id="938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9" w:author="Екатерина Луткова" w:date="2016-04-19T11:17:00Z"/>
                <w:color w:val="FF0000"/>
                <w:szCs w:val="24"/>
                <w:lang w:eastAsia="ru-RU"/>
                <w:rPrChange w:id="940" w:author="Екатерина Луткова" w:date="2016-04-19T12:11:00Z">
                  <w:rPr>
                    <w:ins w:id="941" w:author="Екатерина Луткова" w:date="2016-04-19T11:17:00Z"/>
                    <w:lang w:eastAsia="ru-RU"/>
                  </w:rPr>
                </w:rPrChange>
              </w:rPr>
            </w:pPr>
            <w:ins w:id="942" w:author="Екатерина Луткова" w:date="2016-04-19T11:56:00Z">
              <w:r w:rsidRPr="00602B66">
                <w:rPr>
                  <w:color w:val="FF0000"/>
                  <w:szCs w:val="24"/>
                  <w:rPrChange w:id="943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4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5" w:author="Екатерина Луткова" w:date="2016-04-19T11:17:00Z"/>
                <w:color w:val="FF0000"/>
                <w:szCs w:val="24"/>
                <w:lang w:eastAsia="ru-RU"/>
                <w:rPrChange w:id="946" w:author="Екатерина Луткова" w:date="2016-04-19T12:11:00Z">
                  <w:rPr>
                    <w:ins w:id="947" w:author="Екатерина Луткова" w:date="2016-04-19T11:17:00Z"/>
                    <w:lang w:eastAsia="ru-RU"/>
                  </w:rPr>
                </w:rPrChange>
              </w:rPr>
            </w:pPr>
            <w:ins w:id="948" w:author="Екатерина Луткова" w:date="2016-04-19T11:56:00Z">
              <w:r w:rsidRPr="00602B66">
                <w:rPr>
                  <w:color w:val="FF0000"/>
                  <w:szCs w:val="24"/>
                  <w:rPrChange w:id="949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50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1" w:author="Екатерина Луткова" w:date="2016-04-19T12:01:00Z"/>
                <w:color w:val="FF0000"/>
                <w:szCs w:val="24"/>
                <w:rPrChange w:id="952" w:author="Екатерина Луткова" w:date="2016-04-19T12:11:00Z">
                  <w:rPr>
                    <w:ins w:id="953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4" w:author="Екатерина Луткова" w:date="2016-04-19T12:06:00Z">
              <w:r w:rsidRPr="00602B66">
                <w:rPr>
                  <w:color w:val="FF0000"/>
                  <w:szCs w:val="24"/>
                  <w:rPrChange w:id="955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6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7" w:author="Екатерина Луткова" w:date="2016-04-19T11:17:00Z"/>
                <w:color w:val="FF0000"/>
                <w:szCs w:val="24"/>
                <w:lang w:eastAsia="ru-RU"/>
                <w:rPrChange w:id="958" w:author="Екатерина Луткова" w:date="2016-04-19T12:11:00Z">
                  <w:rPr>
                    <w:ins w:id="959" w:author="Екатерина Луткова" w:date="2016-04-19T11:17:00Z"/>
                    <w:lang w:eastAsia="ru-RU"/>
                  </w:rPr>
                </w:rPrChange>
              </w:rPr>
            </w:pPr>
            <w:ins w:id="960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1" w:author="Екатерина Луткова" w:date="2016-04-19T11:17:00Z"/>
        </w:trPr>
        <w:tc>
          <w:tcPr>
            <w:tcW w:w="2888" w:type="dxa"/>
            <w:tcPrChange w:id="962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3" w:author="Екатерина Луткова" w:date="2016-04-19T11:17:00Z"/>
                <w:color w:val="FF0000"/>
                <w:szCs w:val="24"/>
                <w:lang w:eastAsia="ru-RU"/>
                <w:rPrChange w:id="964" w:author="Екатерина Луткова" w:date="2016-04-19T12:11:00Z">
                  <w:rPr>
                    <w:ins w:id="965" w:author="Екатерина Луткова" w:date="2016-04-19T11:17:00Z"/>
                    <w:lang w:eastAsia="ru-RU"/>
                  </w:rPr>
                </w:rPrChange>
              </w:rPr>
            </w:pPr>
            <w:ins w:id="966" w:author="Екатерина Луткова" w:date="2016-04-19T11:56:00Z">
              <w:r w:rsidRPr="00602B66">
                <w:rPr>
                  <w:color w:val="FF0000"/>
                  <w:szCs w:val="24"/>
                  <w:rPrChange w:id="967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8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9" w:author="Екатерина Луткова" w:date="2016-04-19T11:17:00Z"/>
                <w:color w:val="FF0000"/>
                <w:szCs w:val="24"/>
                <w:lang w:eastAsia="ru-RU"/>
                <w:rPrChange w:id="970" w:author="Екатерина Луткова" w:date="2016-04-19T12:11:00Z">
                  <w:rPr>
                    <w:ins w:id="971" w:author="Екатерина Луткова" w:date="2016-04-19T11:17:00Z"/>
                    <w:lang w:eastAsia="ru-RU"/>
                  </w:rPr>
                </w:rPrChange>
              </w:rPr>
            </w:pPr>
            <w:ins w:id="972" w:author="Екатерина Луткова" w:date="2016-04-19T11:56:00Z">
              <w:r w:rsidRPr="00602B66">
                <w:rPr>
                  <w:color w:val="FF0000"/>
                  <w:szCs w:val="24"/>
                  <w:rPrChange w:id="973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4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5" w:author="Екатерина Луткова" w:date="2016-04-19T12:01:00Z"/>
                <w:color w:val="FF0000"/>
                <w:szCs w:val="24"/>
                <w:rPrChange w:id="976" w:author="Екатерина Луткова" w:date="2016-04-19T12:11:00Z">
                  <w:rPr>
                    <w:ins w:id="977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8" w:author="Екатерина Луткова" w:date="2016-04-19T12:06:00Z">
              <w:r w:rsidRPr="00602B66">
                <w:rPr>
                  <w:color w:val="FF0000"/>
                  <w:szCs w:val="24"/>
                  <w:rPrChange w:id="979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80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1" w:author="Екатерина Луткова" w:date="2016-04-19T11:17:00Z"/>
                <w:color w:val="FF0000"/>
                <w:szCs w:val="24"/>
                <w:lang w:eastAsia="ru-RU"/>
                <w:rPrChange w:id="982" w:author="Екатерина Луткова" w:date="2016-04-19T12:11:00Z">
                  <w:rPr>
                    <w:ins w:id="983" w:author="Екатерина Луткова" w:date="2016-04-19T11:17:00Z"/>
                    <w:lang w:eastAsia="ru-RU"/>
                  </w:rPr>
                </w:rPrChange>
              </w:rPr>
            </w:pPr>
            <w:ins w:id="984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5" w:author="Екатерина Луткова" w:date="2016-04-19T11:17:00Z"/>
        </w:trPr>
        <w:tc>
          <w:tcPr>
            <w:tcW w:w="2888" w:type="dxa"/>
            <w:tcPrChange w:id="986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7" w:author="Екатерина Луткова" w:date="2016-04-19T11:17:00Z"/>
                <w:color w:val="FF0000"/>
                <w:szCs w:val="24"/>
                <w:lang w:eastAsia="ru-RU"/>
                <w:rPrChange w:id="988" w:author="Екатерина Луткова" w:date="2016-04-19T12:11:00Z">
                  <w:rPr>
                    <w:ins w:id="989" w:author="Екатерина Луткова" w:date="2016-04-19T11:17:00Z"/>
                    <w:lang w:eastAsia="ru-RU"/>
                  </w:rPr>
                </w:rPrChange>
              </w:rPr>
            </w:pPr>
            <w:ins w:id="990" w:author="Екатерина Луткова" w:date="2016-04-19T11:56:00Z">
              <w:r w:rsidRPr="00602B66">
                <w:rPr>
                  <w:color w:val="FF0000"/>
                  <w:szCs w:val="24"/>
                  <w:rPrChange w:id="99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2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3" w:author="Екатерина Луткова" w:date="2016-04-19T11:17:00Z"/>
                <w:color w:val="FF0000"/>
                <w:szCs w:val="24"/>
                <w:lang w:eastAsia="ru-RU"/>
                <w:rPrChange w:id="994" w:author="Екатерина Луткова" w:date="2016-04-19T12:11:00Z">
                  <w:rPr>
                    <w:ins w:id="995" w:author="Екатерина Луткова" w:date="2016-04-19T11:17:00Z"/>
                    <w:lang w:eastAsia="ru-RU"/>
                  </w:rPr>
                </w:rPrChange>
              </w:rPr>
            </w:pPr>
            <w:ins w:id="996" w:author="Екатерина Луткова" w:date="2016-04-19T11:56:00Z">
              <w:r w:rsidRPr="00602B66">
                <w:rPr>
                  <w:color w:val="FF0000"/>
                  <w:szCs w:val="24"/>
                  <w:rPrChange w:id="99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8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9" w:author="Екатерина Луткова" w:date="2016-04-19T12:01:00Z"/>
                <w:color w:val="FF0000"/>
                <w:szCs w:val="24"/>
                <w:rPrChange w:id="1000" w:author="Екатерина Луткова" w:date="2016-04-19T12:11:00Z">
                  <w:rPr>
                    <w:ins w:id="1001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2" w:author="Екатерина Луткова" w:date="2016-04-19T12:07:00Z">
              <w:r w:rsidRPr="00602B66">
                <w:rPr>
                  <w:color w:val="FF0000"/>
                  <w:szCs w:val="24"/>
                  <w:rPrChange w:id="100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4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5" w:author="Екатерина Луткова" w:date="2016-04-19T11:17:00Z"/>
                <w:color w:val="FF0000"/>
                <w:szCs w:val="24"/>
                <w:lang w:eastAsia="ru-RU"/>
                <w:rPrChange w:id="1006" w:author="Екатерина Луткова" w:date="2016-04-19T12:11:00Z">
                  <w:rPr>
                    <w:ins w:id="1007" w:author="Екатерина Луткова" w:date="2016-04-19T11:17:00Z"/>
                    <w:lang w:eastAsia="ru-RU"/>
                  </w:rPr>
                </w:rPrChange>
              </w:rPr>
            </w:pPr>
            <w:ins w:id="1008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9" w:author="Екатерина Луткова" w:date="2016-04-19T11:17:00Z"/>
        </w:trPr>
        <w:tc>
          <w:tcPr>
            <w:tcW w:w="2888" w:type="dxa"/>
            <w:tcPrChange w:id="1010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1" w:author="Екатерина Луткова" w:date="2016-04-19T11:17:00Z"/>
                <w:color w:val="FF0000"/>
                <w:szCs w:val="24"/>
                <w:lang w:eastAsia="ru-RU"/>
                <w:rPrChange w:id="1012" w:author="Екатерина Луткова" w:date="2016-04-19T12:11:00Z">
                  <w:rPr>
                    <w:ins w:id="1013" w:author="Екатерина Луткова" w:date="2016-04-19T11:17:00Z"/>
                    <w:lang w:eastAsia="ru-RU"/>
                  </w:rPr>
                </w:rPrChange>
              </w:rPr>
            </w:pPr>
            <w:ins w:id="1014" w:author="Екатерина Луткова" w:date="2016-04-19T11:56:00Z">
              <w:r w:rsidRPr="00602B66">
                <w:rPr>
                  <w:color w:val="FF0000"/>
                  <w:szCs w:val="24"/>
                  <w:rPrChange w:id="101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6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7" w:author="Екатерина Луткова" w:date="2016-04-19T11:17:00Z"/>
                <w:color w:val="FF0000"/>
                <w:szCs w:val="24"/>
                <w:lang w:eastAsia="ru-RU"/>
                <w:rPrChange w:id="1018" w:author="Екатерина Луткова" w:date="2016-04-19T12:11:00Z">
                  <w:rPr>
                    <w:ins w:id="1019" w:author="Екатерина Луткова" w:date="2016-04-19T11:17:00Z"/>
                    <w:lang w:eastAsia="ru-RU"/>
                  </w:rPr>
                </w:rPrChange>
              </w:rPr>
            </w:pPr>
            <w:ins w:id="1020" w:author="Екатерина Луткова" w:date="2016-04-19T11:56:00Z">
              <w:r w:rsidRPr="00602B66">
                <w:rPr>
                  <w:color w:val="FF0000"/>
                  <w:szCs w:val="24"/>
                  <w:rPrChange w:id="102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2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3" w:author="Екатерина Луткова" w:date="2016-04-19T12:01:00Z"/>
                <w:color w:val="FF0000"/>
                <w:szCs w:val="24"/>
                <w:rPrChange w:id="1024" w:author="Екатерина Луткова" w:date="2016-04-19T12:11:00Z">
                  <w:rPr>
                    <w:ins w:id="102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6" w:author="Екатерина Луткова" w:date="2016-04-19T12:07:00Z">
              <w:r w:rsidRPr="00602B66">
                <w:rPr>
                  <w:color w:val="FF0000"/>
                  <w:szCs w:val="24"/>
                  <w:rPrChange w:id="102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8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9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30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1" w:author="Екатерина Луткова" w:date="2016-04-19T11:17:00Z"/>
                <w:color w:val="FF0000"/>
                <w:szCs w:val="24"/>
                <w:lang w:eastAsia="ru-RU"/>
                <w:rPrChange w:id="1032" w:author="Екатерина Луткова" w:date="2016-04-19T12:11:00Z">
                  <w:rPr>
                    <w:ins w:id="1033" w:author="Екатерина Луткова" w:date="2016-04-19T11:17:00Z"/>
                    <w:lang w:eastAsia="ru-RU"/>
                  </w:rPr>
                </w:rPrChange>
              </w:rPr>
            </w:pPr>
            <w:ins w:id="1034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5" w:author="Екатерина Луткова" w:date="2016-04-19T12:00:00Z"/>
        </w:trPr>
        <w:tc>
          <w:tcPr>
            <w:tcW w:w="2888" w:type="dxa"/>
            <w:tcPrChange w:id="1036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7" w:author="Екатерина Луткова" w:date="2016-04-19T12:00:00Z"/>
                <w:color w:val="FF0000"/>
                <w:szCs w:val="24"/>
                <w:rPrChange w:id="1038" w:author="Екатерина Луткова" w:date="2016-04-19T12:11:00Z">
                  <w:rPr>
                    <w:ins w:id="1039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0" w:author="Екатерина Луткова" w:date="2016-04-19T12:00:00Z">
              <w:r w:rsidRPr="00602B66">
                <w:rPr>
                  <w:color w:val="FF0000"/>
                  <w:szCs w:val="24"/>
                  <w:rPrChange w:id="104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2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3" w:author="Екатерина Луткова" w:date="2016-04-19T12:00:00Z"/>
                <w:color w:val="FF0000"/>
                <w:szCs w:val="24"/>
                <w:rPrChange w:id="1044" w:author="Екатерина Луткова" w:date="2016-04-19T12:11:00Z">
                  <w:rPr>
                    <w:ins w:id="1045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6" w:author="Екатерина Луткова" w:date="2016-04-19T12:00:00Z">
              <w:r w:rsidRPr="00602B66">
                <w:rPr>
                  <w:color w:val="FF0000"/>
                  <w:szCs w:val="24"/>
                  <w:rPrChange w:id="104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8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9" w:author="Екатерина Луткова" w:date="2016-04-19T12:01:00Z"/>
                <w:color w:val="FF0000"/>
                <w:szCs w:val="24"/>
                <w:rPrChange w:id="1050" w:author="Екатерина Луткова" w:date="2016-04-19T12:11:00Z">
                  <w:rPr>
                    <w:ins w:id="1051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2" w:author="Екатерина Луткова" w:date="2016-04-19T12:07:00Z">
              <w:r w:rsidRPr="00602B66">
                <w:rPr>
                  <w:color w:val="FF0000"/>
                  <w:szCs w:val="24"/>
                  <w:rPrChange w:id="105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4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5" w:author="Екатерина Луткова" w:date="2016-04-19T12:00:00Z"/>
                <w:color w:val="FF0000"/>
                <w:szCs w:val="24"/>
                <w:rPrChange w:id="1056" w:author="Екатерина Луткова" w:date="2016-04-19T12:14:00Z">
                  <w:rPr>
                    <w:ins w:id="1057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8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9" w:author="Екатерина Луткова" w:date="2016-04-19T11:17:00Z"/>
        </w:trPr>
        <w:tc>
          <w:tcPr>
            <w:tcW w:w="2888" w:type="dxa"/>
            <w:tcPrChange w:id="1060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1" w:author="Екатерина Луткова" w:date="2016-04-19T11:17:00Z"/>
                <w:color w:val="FF0000"/>
                <w:szCs w:val="24"/>
                <w:lang w:eastAsia="ru-RU"/>
                <w:rPrChange w:id="1062" w:author="Екатерина Луткова" w:date="2016-04-19T12:11:00Z">
                  <w:rPr>
                    <w:ins w:id="1063" w:author="Екатерина Луткова" w:date="2016-04-19T11:17:00Z"/>
                    <w:lang w:eastAsia="ru-RU"/>
                  </w:rPr>
                </w:rPrChange>
              </w:rPr>
            </w:pPr>
            <w:ins w:id="1064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5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6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7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8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9" w:author="Екатерина Луткова" w:date="2016-04-19T11:17:00Z"/>
                <w:color w:val="FF0000"/>
                <w:szCs w:val="24"/>
                <w:lang w:eastAsia="ru-RU"/>
                <w:rPrChange w:id="1070" w:author="Екатерина Луткова" w:date="2016-04-19T12:11:00Z">
                  <w:rPr>
                    <w:ins w:id="1071" w:author="Екатерина Луткова" w:date="2016-04-19T11:17:00Z"/>
                    <w:lang w:eastAsia="ru-RU"/>
                  </w:rPr>
                </w:rPrChange>
              </w:rPr>
            </w:pPr>
            <w:ins w:id="1072" w:author="Екатерина Луткова" w:date="2016-04-19T11:56:00Z">
              <w:r w:rsidRPr="00602B66">
                <w:rPr>
                  <w:color w:val="FF0000"/>
                  <w:szCs w:val="24"/>
                  <w:rPrChange w:id="1073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4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5" w:author="Екатерина Луткова" w:date="2016-04-19T12:01:00Z"/>
                <w:color w:val="FF0000"/>
                <w:szCs w:val="24"/>
                <w:rPrChange w:id="1076" w:author="Екатерина Луткова" w:date="2016-04-19T12:14:00Z">
                  <w:rPr>
                    <w:ins w:id="1077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8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9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80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1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2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3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4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5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6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7" w:author="Екатерина Луткова" w:date="2016-04-19T11:17:00Z"/>
                <w:color w:val="FF0000"/>
                <w:szCs w:val="24"/>
                <w:lang w:val="en-US" w:eastAsia="ru-RU"/>
                <w:rPrChange w:id="1088" w:author="Екатерина Луткова" w:date="2016-04-19T12:14:00Z">
                  <w:rPr>
                    <w:ins w:id="1089" w:author="Екатерина Луткова" w:date="2016-04-19T11:17:00Z"/>
                    <w:lang w:eastAsia="ru-RU"/>
                  </w:rPr>
                </w:rPrChange>
              </w:rPr>
            </w:pPr>
            <w:ins w:id="1090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1" w:author="Екатерина Луткова" w:date="2016-04-19T11:17:00Z"/>
        </w:trPr>
        <w:tc>
          <w:tcPr>
            <w:tcW w:w="2888" w:type="dxa"/>
            <w:tcPrChange w:id="1092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3" w:author="Екатерина Луткова" w:date="2016-04-19T11:17:00Z"/>
                <w:szCs w:val="24"/>
                <w:lang w:eastAsia="ru-RU"/>
              </w:rPr>
            </w:pPr>
            <w:ins w:id="1094" w:author="Екатерина Луткова" w:date="2016-04-19T11:56:00Z">
              <w:r w:rsidRPr="00602B66">
                <w:rPr>
                  <w:szCs w:val="24"/>
                  <w:rPrChange w:id="1095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6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7" w:author="Екатерина Луткова" w:date="2016-04-19T11:17:00Z"/>
                <w:szCs w:val="24"/>
                <w:lang w:eastAsia="ru-RU"/>
              </w:rPr>
            </w:pPr>
            <w:ins w:id="1098" w:author="Екатерина Луткова" w:date="2016-04-19T11:56:00Z">
              <w:r w:rsidRPr="00602B66">
                <w:rPr>
                  <w:szCs w:val="24"/>
                  <w:rPrChange w:id="1099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100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1" w:author="Екатерина Луткова" w:date="2016-04-19T12:01:00Z"/>
                <w:szCs w:val="24"/>
                <w:rPrChange w:id="1102" w:author="Екатерина Луткова" w:date="2016-04-19T12:14:00Z">
                  <w:rPr>
                    <w:ins w:id="1103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4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5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6" w:author="Екатерина Луткова" w:date="2016-04-19T11:14:00Z"/>
          <w:lang w:eastAsia="ru-RU"/>
          <w:rPrChange w:id="1107" w:author="Екатерина Луткова" w:date="2016-04-19T11:15:00Z">
            <w:rPr>
              <w:ins w:id="1108" w:author="Екатерина Луткова" w:date="2016-04-19T11:14:00Z"/>
              <w:noProof/>
              <w:lang w:eastAsia="ru-RU"/>
            </w:rPr>
          </w:rPrChange>
        </w:rPr>
        <w:pPrChange w:id="1109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10" w:name="_Toc448917585"/>
      <w:r>
        <w:rPr>
          <w:noProof/>
          <w:lang w:eastAsia="ru-RU"/>
        </w:rPr>
        <w:t>Модуль «Заявка»</w:t>
      </w:r>
      <w:bookmarkEnd w:id="1110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1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2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3" w:author="Екатерина Луткова" w:date="2016-03-30T14:07:00Z">
        <w:r w:rsidR="00AA3C18">
          <w:rPr>
            <w:lang w:eastAsia="ru-RU"/>
          </w:rPr>
          <w:t>задается</w:t>
        </w:r>
      </w:ins>
      <w:ins w:id="1114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5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6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7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8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9" w:author="Екатерина Луткова" w:date="2016-03-30T14:07:00Z">
        <w:r w:rsidR="00AA3C18">
          <w:rPr>
            <w:lang w:eastAsia="ru-RU"/>
          </w:rPr>
          <w:t>вводит</w:t>
        </w:r>
      </w:ins>
      <w:ins w:id="1120" w:author="Екатерина Луткова" w:date="2016-03-30T14:09:00Z">
        <w:r w:rsidR="00AA3C18">
          <w:rPr>
            <w:lang w:eastAsia="ru-RU"/>
          </w:rPr>
          <w:t>ь</w:t>
        </w:r>
      </w:ins>
      <w:ins w:id="1121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2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3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4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5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6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7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8" w:author="staff" w:date="2016-03-29T21:00:00Z">
        <w:del w:id="1129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30" w:author="staff" w:date="2016-03-29T20:40:00Z">
        <w:del w:id="1131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2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3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4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5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6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7" w:author="staff" w:date="2016-03-29T20:41:00Z">
        <w:r w:rsidR="000A56E7">
          <w:rPr>
            <w:lang w:eastAsia="ru-RU"/>
          </w:rPr>
          <w:t xml:space="preserve"> </w:t>
        </w:r>
      </w:ins>
      <w:ins w:id="1138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9" w:author="staff" w:date="2016-03-29T20:41:00Z">
        <w:del w:id="1140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1" w:author="Екатерина Луткова" w:date="2016-04-01T16:37:00Z">
        <w:r w:rsidR="00E027C5">
          <w:rPr>
            <w:lang w:eastAsia="ru-RU"/>
          </w:rPr>
          <w:t>6</w:t>
        </w:r>
      </w:ins>
      <w:del w:id="1142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3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4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5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6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7" w:author="Екатерина Луткова" w:date="2016-03-30T14:15:00Z">
        <w:r w:rsidR="00511CB4">
          <w:t>т</w:t>
        </w:r>
      </w:ins>
      <w:ins w:id="1148" w:author="staff" w:date="2016-03-29T20:42:00Z">
        <w:r w:rsidR="000A56E7">
          <w:t>рен в реестре заявок. Лучше сделать в самом модуле кнопк</w:t>
        </w:r>
      </w:ins>
      <w:ins w:id="1149" w:author="Екатерина Луткова" w:date="2016-04-01T16:02:00Z">
        <w:r w:rsidR="00B0218A">
          <w:t>у</w:t>
        </w:r>
      </w:ins>
      <w:ins w:id="1150" w:author="staff" w:date="2016-03-29T20:42:00Z">
        <w:del w:id="1151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2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3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4" w:author="Екатерина Луткова" w:date="2016-03-30T14:16:00Z"/>
          <w:lang w:eastAsia="ru-RU"/>
        </w:rPr>
      </w:pPr>
      <w:bookmarkStart w:id="1155" w:name="_Toc448917586"/>
      <w:r>
        <w:rPr>
          <w:lang w:eastAsia="ru-RU"/>
        </w:rPr>
        <w:t xml:space="preserve">4.4.1 Отчет «Текущий </w:t>
      </w:r>
      <w:commentRangeStart w:id="1156"/>
      <w:commentRangeStart w:id="1157"/>
      <w:commentRangeStart w:id="1158"/>
      <w:r>
        <w:rPr>
          <w:lang w:eastAsia="ru-RU"/>
        </w:rPr>
        <w:t>счет</w:t>
      </w:r>
      <w:commentRangeEnd w:id="1156"/>
      <w:r w:rsidR="000A56E7">
        <w:rPr>
          <w:rStyle w:val="af0"/>
          <w:rFonts w:eastAsia="Calibri"/>
          <w:b w:val="0"/>
        </w:rPr>
        <w:commentReference w:id="1156"/>
      </w:r>
      <w:commentRangeEnd w:id="1157"/>
      <w:commentRangeEnd w:id="1158"/>
      <w:r w:rsidR="000A56E7">
        <w:rPr>
          <w:rStyle w:val="af0"/>
          <w:rFonts w:eastAsia="Calibri"/>
          <w:b w:val="0"/>
        </w:rPr>
        <w:commentReference w:id="1157"/>
      </w:r>
      <w:r w:rsidR="000A56E7">
        <w:rPr>
          <w:rStyle w:val="af0"/>
          <w:rFonts w:eastAsia="Calibri"/>
          <w:b w:val="0"/>
        </w:rPr>
        <w:commentReference w:id="1158"/>
      </w:r>
      <w:r>
        <w:rPr>
          <w:lang w:eastAsia="ru-RU"/>
        </w:rPr>
        <w:t>»</w:t>
      </w:r>
      <w:bookmarkEnd w:id="1155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9" w:author="Екатерина Луткова" w:date="2016-03-30T14:18:00Z"/>
          <w:lang w:eastAsia="ru-RU"/>
        </w:rPr>
        <w:pPrChange w:id="1160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1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2" w:author="Екатерина Луткова" w:date="2016-03-30T14:18:00Z"/>
          <w:lang w:eastAsia="ru-RU"/>
        </w:rPr>
        <w:pPrChange w:id="1163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5" w:author="Екатерина Луткова" w:date="2016-03-30T14:17:00Z"/>
          <w:lang w:eastAsia="ru-RU"/>
        </w:rPr>
        <w:pPrChange w:id="1166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7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8" w:author="Екатерина Луткова" w:date="2016-03-30T14:17:00Z"/>
          <w:lang w:eastAsia="ru-RU"/>
        </w:rPr>
        <w:pPrChange w:id="116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0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1" w:author="Екатерина Луткова" w:date="2016-03-30T14:17:00Z"/>
          <w:lang w:eastAsia="ru-RU"/>
        </w:rPr>
        <w:pPrChange w:id="1172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3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4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5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6" w:author="Екатерина Луткова" w:date="2016-03-30T14:18:00Z"/>
          <w:lang w:eastAsia="ru-RU"/>
        </w:rPr>
      </w:pPr>
      <w:del w:id="1177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9" w:author="Екатерина Луткова" w:date="2016-03-30T14:20:00Z"/>
          <w:lang w:eastAsia="ru-RU"/>
        </w:rPr>
      </w:pPr>
      <w:ins w:id="1180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1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2" w:author="Екатерина Луткова" w:date="2016-03-30T14:21:00Z"/>
          <w:lang w:eastAsia="ru-RU"/>
        </w:rPr>
      </w:pPr>
      <w:ins w:id="1183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4" w:author="Екатерина Луткова" w:date="2016-03-30T14:23:00Z"/>
          <w:lang w:eastAsia="ru-RU"/>
        </w:rPr>
      </w:pPr>
      <w:ins w:id="1185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8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9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90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1" w:author="Екатерина Луткова" w:date="2016-04-01T16:20:00Z"/>
          <w:lang w:eastAsia="ru-RU"/>
        </w:rPr>
      </w:pPr>
      <w:bookmarkStart w:id="1192" w:name="_Toc448917587"/>
      <w:r>
        <w:rPr>
          <w:lang w:eastAsia="ru-RU"/>
        </w:rPr>
        <w:t>4.4.2 Отчет «</w:t>
      </w:r>
      <w:commentRangeStart w:id="1193"/>
      <w:commentRangeStart w:id="1194"/>
      <w:r>
        <w:rPr>
          <w:lang w:eastAsia="ru-RU"/>
        </w:rPr>
        <w:t>Спецификация</w:t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commentRangeEnd w:id="1194"/>
      <w:r w:rsidR="00C422BE">
        <w:rPr>
          <w:rStyle w:val="af0"/>
          <w:rFonts w:eastAsia="Calibri"/>
          <w:b w:val="0"/>
        </w:rPr>
        <w:commentReference w:id="1194"/>
      </w:r>
      <w:r>
        <w:rPr>
          <w:lang w:eastAsia="ru-RU"/>
        </w:rPr>
        <w:t>»</w:t>
      </w:r>
      <w:bookmarkEnd w:id="1192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5" w:author="Екатерина Луткова" w:date="2016-04-01T16:16:00Z"/>
          <w:lang w:eastAsia="ru-RU"/>
        </w:rPr>
        <w:pPrChange w:id="1196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7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8" w:author="Екатерина Луткова" w:date="2016-04-01T16:17:00Z"/>
          <w:lang w:eastAsia="ru-RU"/>
        </w:rPr>
        <w:pPrChange w:id="119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0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1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2" w:author="Екатерина Луткова" w:date="2016-04-01T16:18:00Z"/>
          <w:lang w:eastAsia="ru-RU"/>
        </w:rPr>
        <w:pPrChange w:id="120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4" w:author="Екатерина Луткова" w:date="2016-04-01T16:17:00Z">
        <w:r>
          <w:rPr>
            <w:lang w:eastAsia="ru-RU"/>
          </w:rPr>
          <w:tab/>
        </w:r>
      </w:ins>
      <w:ins w:id="1205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6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7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8" w:author="Екатерина Луткова" w:date="2016-04-01T16:19:00Z"/>
          <w:lang w:eastAsia="ru-RU"/>
        </w:rPr>
        <w:pPrChange w:id="120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0" w:author="Екатерина Луткова" w:date="2016-04-01T16:18:00Z">
        <w:r>
          <w:rPr>
            <w:lang w:eastAsia="ru-RU"/>
          </w:rPr>
          <w:tab/>
        </w:r>
      </w:ins>
      <w:ins w:id="1211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2" w:author="Екатерина Луткова" w:date="2016-04-01T16:20:00Z"/>
          <w:lang w:eastAsia="ru-RU"/>
        </w:rPr>
        <w:pPrChange w:id="121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4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5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6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7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8" w:author="Екатерина Луткова" w:date="2016-04-01T16:20:00Z"/>
          <w:lang w:eastAsia="ru-RU"/>
        </w:rPr>
      </w:pPr>
      <w:del w:id="1219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20" w:name="_Toc448917588"/>
      <w:r>
        <w:rPr>
          <w:lang w:eastAsia="ru-RU"/>
        </w:rPr>
        <w:t>4.4.3 Отчет «Договор»</w:t>
      </w:r>
      <w:bookmarkEnd w:id="1220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1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2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3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4" w:author="Екатерина Луткова" w:date="2016-04-01T16:29:00Z">
        <w:r w:rsidRPr="00E93671">
          <w:rPr>
            <w:lang w:eastAsia="ru-RU"/>
            <w:rPrChange w:id="1225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6" w:author="Екатерина Луткова" w:date="2016-04-01T16:21:00Z">
        <w:r>
          <w:rPr>
            <w:lang w:eastAsia="ru-RU"/>
          </w:rPr>
          <w:t>.</w:t>
        </w:r>
      </w:ins>
      <w:ins w:id="1227" w:author="Екатерина Луткова" w:date="2016-04-01T16:29:00Z">
        <w:r w:rsidRPr="00E93671">
          <w:rPr>
            <w:lang w:eastAsia="ru-RU"/>
            <w:rPrChange w:id="1228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9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30" w:name="_Toc448917589"/>
      <w:r>
        <w:rPr>
          <w:lang w:eastAsia="ru-RU"/>
        </w:rPr>
        <w:t xml:space="preserve">4.4.4 Отчет «Акт выполненных </w:t>
      </w:r>
      <w:commentRangeStart w:id="1231"/>
      <w:r>
        <w:rPr>
          <w:lang w:eastAsia="ru-RU"/>
        </w:rPr>
        <w:t>работ</w:t>
      </w:r>
      <w:commentRangeEnd w:id="1231"/>
      <w:r w:rsidR="00DC1026">
        <w:rPr>
          <w:rStyle w:val="af0"/>
          <w:rFonts w:eastAsia="Calibri"/>
          <w:b w:val="0"/>
        </w:rPr>
        <w:commentReference w:id="1231"/>
      </w:r>
      <w:r>
        <w:rPr>
          <w:lang w:eastAsia="ru-RU"/>
        </w:rPr>
        <w:t>»</w:t>
      </w:r>
      <w:bookmarkEnd w:id="1230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3" w:author="Екатерина Луткова" w:date="2016-04-01T16:31:00Z"/>
          <w:lang w:eastAsia="ru-RU"/>
        </w:rPr>
      </w:pPr>
      <w:ins w:id="1234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8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4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9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70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1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2" w:name="_Toc448917590"/>
      <w:r>
        <w:rPr>
          <w:lang w:eastAsia="ru-RU"/>
        </w:rPr>
        <w:t>4.4.5 Отчет «Акт приема-передачи оснастки</w:t>
      </w:r>
      <w:bookmarkEnd w:id="1372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4" w:author="Екатерина Луткова" w:date="2016-04-01T16:36:00Z"/>
          <w:lang w:eastAsia="ru-RU"/>
        </w:rPr>
      </w:pPr>
      <w:ins w:id="1375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6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9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2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5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4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8" w:author="Екатерина Луткова" w:date="2016-04-01T16:37:00Z"/>
          <w:lang w:eastAsia="ru-RU"/>
        </w:rPr>
      </w:pPr>
      <w:ins w:id="1459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60" w:author="Екатерина Луткова" w:date="2016-04-01T16:39:00Z"/>
          <w:lang w:eastAsia="ru-RU"/>
        </w:rPr>
        <w:pPrChange w:id="1461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2" w:name="_Toc448917591"/>
      <w:ins w:id="1463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2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4" w:author="Екатерина Луткова" w:date="2016-04-01T16:42:00Z"/>
          <w:lang w:eastAsia="ru-RU"/>
        </w:rPr>
      </w:pPr>
      <w:ins w:id="1465" w:author="Екатерина Луткова" w:date="2016-04-01T16:39:00Z">
        <w:r>
          <w:rPr>
            <w:lang w:eastAsia="ru-RU"/>
          </w:rPr>
          <w:t>см. приложение № 6</w:t>
        </w:r>
      </w:ins>
      <w:ins w:id="1466" w:author="Екатерина Луткова" w:date="2016-04-01T16:40:00Z">
        <w:r>
          <w:rPr>
            <w:lang w:eastAsia="ru-RU"/>
          </w:rPr>
          <w:t>. Часть 2</w:t>
        </w:r>
      </w:ins>
      <w:ins w:id="1467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8" w:author="Екатерина Луткова" w:date="2016-04-01T16:42:00Z"/>
          <w:lang w:eastAsia="ru-RU"/>
        </w:rPr>
      </w:pPr>
      <w:ins w:id="1469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70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1" w:author="Екатерина Луткова" w:date="2016-04-01T16:43:00Z"/>
          <w:lang w:eastAsia="ru-RU"/>
        </w:rPr>
        <w:pPrChange w:id="1472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3" w:name="_Toc448917592"/>
      <w:ins w:id="1474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3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5" w:author="Екатерина Луткова" w:date="2016-04-01T16:43:00Z"/>
          <w:lang w:eastAsia="ru-RU"/>
        </w:rPr>
      </w:pPr>
      <w:ins w:id="1476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7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8" w:author="Екатерина Луткова" w:date="2016-04-01T16:39:00Z"/>
          <w:lang w:eastAsia="ru-RU"/>
        </w:rPr>
      </w:pPr>
      <w:ins w:id="1479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80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1" w:author="staff" w:date="2016-03-29T20:44:00Z"/>
          <w:lang w:eastAsia="ru-RU"/>
        </w:rPr>
      </w:pPr>
      <w:bookmarkStart w:id="1482" w:name="_Toc448917593"/>
      <w:r>
        <w:rPr>
          <w:lang w:eastAsia="ru-RU"/>
        </w:rPr>
        <w:t>4.4.6 Реестр</w:t>
      </w:r>
      <w:bookmarkEnd w:id="1482"/>
      <w:r>
        <w:rPr>
          <w:lang w:eastAsia="ru-RU"/>
        </w:rPr>
        <w:t xml:space="preserve"> </w:t>
      </w:r>
      <w:ins w:id="1483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4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5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6" w:author="staff" w:date="2016-03-29T20:44:00Z">
        <w:r w:rsidRPr="000A56E7">
          <w:rPr>
            <w:lang w:eastAsia="ru-RU"/>
          </w:rPr>
          <w:t xml:space="preserve"> </w:t>
        </w:r>
      </w:ins>
      <w:ins w:id="1487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8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9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90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1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2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3" w:author="Екатерина Луткова" w:date="2016-04-01T16:04:00Z"/>
          <w:lang w:eastAsia="ru-RU"/>
        </w:rPr>
      </w:pPr>
      <w:ins w:id="1494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5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6" w:author="Екатерина Луткова" w:date="2016-04-01T16:04:00Z">
        <w:r>
          <w:rPr>
            <w:lang w:eastAsia="ru-RU"/>
          </w:rPr>
          <w:t xml:space="preserve">п. </w:t>
        </w:r>
      </w:ins>
      <w:ins w:id="1497" w:author="Екатерина Луткова" w:date="2016-04-01T16:03:00Z">
        <w:r w:rsidRPr="00B0218A">
          <w:rPr>
            <w:lang w:eastAsia="ru-RU"/>
            <w:rPrChange w:id="1498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9" w:author="Екатерина Луткова" w:date="2016-04-01T16:04:00Z">
        <w:r>
          <w:rPr>
            <w:lang w:eastAsia="ru-RU"/>
          </w:rPr>
          <w:t>.</w:t>
        </w:r>
      </w:ins>
      <w:ins w:id="1500" w:author="Екатерина Луткова" w:date="2016-04-01T16:03:00Z">
        <w:r w:rsidRPr="00B0218A">
          <w:rPr>
            <w:lang w:eastAsia="ru-RU"/>
            <w:rPrChange w:id="1501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2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3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4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5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6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7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8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9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1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2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3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4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5" w:author="Екатерина Луткова" w:date="2016-04-20T13:01:00Z"/>
          <w:lang w:eastAsia="ru-RU"/>
        </w:rPr>
      </w:pPr>
      <w:bookmarkStart w:id="1516" w:name="_Toc448917594"/>
      <w:del w:id="1517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6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8" w:author="Екатерина Луткова" w:date="2016-04-20T13:01:00Z"/>
          <w:lang w:eastAsia="ru-RU"/>
        </w:rPr>
      </w:pPr>
      <w:del w:id="1519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0" w:author="Екатерина Луткова" w:date="2016-04-20T13:01:00Z"/>
          <w:lang w:eastAsia="ru-RU"/>
        </w:rPr>
      </w:pPr>
      <w:del w:id="1521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2" w:author="Екатерина Луткова" w:date="2016-04-20T13:01:00Z"/>
          <w:lang w:eastAsia="ru-RU"/>
        </w:rPr>
      </w:pPr>
      <w:del w:id="1523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4" w:author="Екатерина Луткова" w:date="2016-04-20T13:01:00Z"/>
          <w:lang w:eastAsia="ru-RU"/>
        </w:rPr>
      </w:pPr>
      <w:del w:id="15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6" w:author="Екатерина Луткова" w:date="2016-04-20T13:01:00Z"/>
          <w:lang w:eastAsia="ru-RU"/>
        </w:rPr>
      </w:pPr>
      <w:del w:id="152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8" w:author="Екатерина Луткова" w:date="2016-04-20T13:01:00Z"/>
          <w:lang w:eastAsia="ru-RU"/>
        </w:rPr>
      </w:pPr>
      <w:del w:id="1529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30" w:author="Екатерина Луткова" w:date="2016-04-20T13:01:00Z"/>
          <w:lang w:eastAsia="ru-RU"/>
        </w:rPr>
      </w:pPr>
      <w:del w:id="1531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2" w:author="Екатерина Луткова" w:date="2016-04-20T13:01:00Z"/>
          <w:lang w:eastAsia="ru-RU"/>
        </w:rPr>
      </w:pPr>
      <w:del w:id="153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4" w:author="Екатерина Луткова" w:date="2016-04-20T13:01:00Z"/>
          <w:lang w:eastAsia="ru-RU"/>
        </w:rPr>
      </w:pPr>
      <w:del w:id="153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6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7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8" w:author="Екатерина Луткова" w:date="2016-04-01T17:57:00Z"/>
          <w:lang w:eastAsia="ru-RU"/>
        </w:rPr>
        <w:pPrChange w:id="1539" w:author="Екатерина Луткова" w:date="2016-04-01T17:15:00Z">
          <w:pPr>
            <w:pStyle w:val="3"/>
            <w:ind w:firstLine="708"/>
          </w:pPr>
        </w:pPrChange>
      </w:pPr>
      <w:bookmarkStart w:id="1540" w:name="_Toc448917595"/>
      <w:del w:id="1541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40"/>
    </w:p>
    <w:p w14:paraId="5280B914" w14:textId="4367487C" w:rsidR="00FB39AE" w:rsidDel="005A4B34" w:rsidRDefault="00FB39AE" w:rsidP="00FB39AE">
      <w:pPr>
        <w:rPr>
          <w:del w:id="1542" w:author="Екатерина Луткова" w:date="2016-04-01T17:57:00Z"/>
          <w:lang w:eastAsia="ru-RU"/>
        </w:rPr>
      </w:pPr>
      <w:del w:id="1543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4" w:author="Екатерина Луткова" w:date="2016-04-01T17:18:00Z"/>
          <w:lang w:eastAsia="ru-RU"/>
        </w:rPr>
      </w:pPr>
      <w:del w:id="1545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6" w:author="Екатерина Луткова" w:date="2016-04-01T17:18:00Z"/>
          <w:lang w:eastAsia="ru-RU"/>
        </w:rPr>
      </w:pPr>
      <w:del w:id="1547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8" w:author="Екатерина Луткова" w:date="2016-04-01T17:18:00Z"/>
          <w:lang w:eastAsia="ru-RU"/>
        </w:rPr>
      </w:pPr>
      <w:del w:id="1549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50" w:author="Екатерина Луткова" w:date="2016-04-01T17:18:00Z"/>
          <w:lang w:eastAsia="ru-RU"/>
        </w:rPr>
      </w:pPr>
      <w:del w:id="1551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2" w:author="Екатерина Луткова" w:date="2016-04-01T17:18:00Z"/>
        </w:rPr>
      </w:pPr>
      <w:del w:id="1553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4" w:author="Екатерина Луткова" w:date="2016-04-01T17:18:00Z"/>
        </w:rPr>
      </w:pPr>
      <w:del w:id="1555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6" w:author="Екатерина Луткова" w:date="2016-04-01T17:18:00Z"/>
        </w:rPr>
      </w:pPr>
      <w:del w:id="1557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8" w:author="Екатерина Луткова" w:date="2016-04-01T17:18:00Z"/>
        </w:rPr>
      </w:pPr>
      <w:del w:id="1559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60" w:author="Екатерина Луткова" w:date="2016-04-01T17:18:00Z"/>
        </w:rPr>
      </w:pPr>
      <w:del w:id="1561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2" w:author="Екатерина Луткова" w:date="2016-04-01T17:18:00Z"/>
          <w:lang w:eastAsia="ru-RU"/>
        </w:rPr>
      </w:pPr>
      <w:del w:id="1563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4" w:author="Екатерина Луткова" w:date="2016-04-01T17:18:00Z"/>
          <w:lang w:eastAsia="ru-RU"/>
        </w:rPr>
      </w:pPr>
      <w:del w:id="1565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6" w:author="Екатерина Луткова" w:date="2016-04-01T17:18:00Z"/>
          <w:lang w:eastAsia="ru-RU"/>
        </w:rPr>
      </w:pPr>
      <w:del w:id="1567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8" w:author="Екатерина Луткова" w:date="2016-04-01T17:18:00Z"/>
        </w:rPr>
      </w:pPr>
      <w:del w:id="1569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70" w:author="Екатерина Луткова" w:date="2016-04-01T17:18:00Z"/>
        </w:rPr>
      </w:pPr>
      <w:del w:id="1571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2" w:author="Екатерина Луткова" w:date="2016-04-01T17:18:00Z"/>
        </w:rPr>
      </w:pPr>
      <w:del w:id="1573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4" w:author="Екатерина Луткова" w:date="2016-04-01T17:18:00Z"/>
          <w:lang w:eastAsia="ru-RU"/>
        </w:rPr>
      </w:pPr>
      <w:del w:id="1575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6" w:author="Екатерина Луткова" w:date="2016-04-01T17:18:00Z"/>
          <w:lang w:eastAsia="ru-RU"/>
        </w:rPr>
      </w:pPr>
      <w:del w:id="1577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8" w:author="Екатерина Луткова" w:date="2016-04-20T13:01:00Z"/>
          <w:lang w:eastAsia="ru-RU"/>
        </w:rPr>
      </w:pPr>
      <w:del w:id="157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80" w:name="_Toc448917597"/>
      <w:del w:id="1581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2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3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80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4" w:author="Екатерина Луткова" w:date="2016-04-20T13:01:00Z"/>
          <w:lang w:eastAsia="ru-RU"/>
        </w:rPr>
        <w:pPrChange w:id="158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7" w:author="Екатерина Луткова" w:date="2016-04-20T13:01:00Z"/>
          <w:lang w:eastAsia="ru-RU"/>
        </w:rPr>
        <w:pPrChange w:id="1588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9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90" w:author="Екатерина Луткова" w:date="2016-04-20T13:01:00Z"/>
          <w:lang w:eastAsia="ru-RU"/>
        </w:rPr>
        <w:pPrChange w:id="1591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2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3" w:author="Екатерина Луткова" w:date="2016-04-01T17:00:00Z"/>
          <w:lang w:eastAsia="ru-RU"/>
        </w:rPr>
      </w:pPr>
      <w:del w:id="1594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5" w:author="Екатерина Луткова" w:date="2016-04-01T17:00:00Z"/>
          <w:lang w:eastAsia="ru-RU"/>
        </w:rPr>
      </w:pPr>
      <w:del w:id="1596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7" w:author="Екатерина Луткова" w:date="2016-04-01T17:00:00Z"/>
          <w:lang w:eastAsia="ru-RU"/>
        </w:rPr>
      </w:pPr>
      <w:del w:id="1598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9" w:author="Екатерина Луткова" w:date="2016-04-20T13:01:00Z"/>
          <w:lang w:eastAsia="ru-RU"/>
        </w:rPr>
      </w:pPr>
      <w:del w:id="1600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1" w:author="Екатерина Луткова" w:date="2016-04-20T13:01:00Z"/>
          <w:lang w:eastAsia="ru-RU"/>
        </w:rPr>
      </w:pPr>
      <w:del w:id="160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3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4" w:name="_Toc448917598"/>
      <w:r>
        <w:rPr>
          <w:lang w:eastAsia="ru-RU"/>
        </w:rPr>
        <w:t>Подготовка производства. Модуль «Чертежи»</w:t>
      </w:r>
      <w:bookmarkEnd w:id="1604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5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6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7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8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9" w:author="Екатерина Луткова" w:date="2016-04-01T16:47:00Z"/>
          <w:noProof/>
          <w:lang w:eastAsia="ru-RU"/>
        </w:rPr>
        <w:pPrChange w:id="1610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1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2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3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4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5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6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7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8"/>
      <w:commentRangeStart w:id="1619"/>
      <w:r>
        <w:rPr>
          <w:lang w:eastAsia="ru-RU"/>
        </w:rPr>
        <w:t>группа</w:t>
      </w:r>
      <w:commentRangeEnd w:id="1618"/>
      <w:r w:rsidR="00C908A7">
        <w:rPr>
          <w:rStyle w:val="af0"/>
        </w:rPr>
        <w:commentReference w:id="1618"/>
      </w:r>
      <w:commentRangeEnd w:id="1619"/>
      <w:r w:rsidR="007D2B8A">
        <w:rPr>
          <w:rStyle w:val="af0"/>
        </w:rPr>
        <w:commentReference w:id="1619"/>
      </w:r>
      <w:ins w:id="1620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1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2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3" w:author="Екатерина Луткова" w:date="2016-04-21T11:21:00Z">
        <w:r w:rsidR="00F15C23">
          <w:rPr>
            <w:lang w:eastAsia="ru-RU"/>
          </w:rPr>
          <w:t>«Группы»</w:t>
        </w:r>
      </w:ins>
      <w:ins w:id="1624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5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6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7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8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9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30" w:author="Екатерина Луткова" w:date="2016-04-12T11:02:00Z">
        <w:r w:rsidR="00507E59">
          <w:rPr>
            <w:lang w:eastAsia="ru-RU"/>
          </w:rPr>
          <w:t>Оснастка</w:t>
        </w:r>
      </w:ins>
      <w:ins w:id="1631" w:author="Екатерина Луткова" w:date="2016-04-12T11:01:00Z">
        <w:r w:rsidR="00507E59">
          <w:rPr>
            <w:lang w:eastAsia="ru-RU"/>
          </w:rPr>
          <w:t>»</w:t>
        </w:r>
      </w:ins>
      <w:ins w:id="1632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3" w:author="Екатерина Луткова" w:date="2016-04-12T11:03:00Z">
        <w:r w:rsidR="00507E59">
          <w:rPr>
            <w:lang w:eastAsia="ru-RU"/>
          </w:rPr>
          <w:t>с</w:t>
        </w:r>
      </w:ins>
      <w:ins w:id="1634" w:author="Екатерина Луткова" w:date="2016-04-12T11:02:00Z">
        <w:r w:rsidR="00507E59">
          <w:rPr>
            <w:lang w:eastAsia="ru-RU"/>
          </w:rPr>
          <w:t>тку</w:t>
        </w:r>
      </w:ins>
      <w:ins w:id="1635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6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7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8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9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40" w:author="Екатерина Луткова" w:date="2016-04-13T09:46:00Z">
        <w:r w:rsidR="00BC640B">
          <w:rPr>
            <w:lang w:eastAsia="ru-RU"/>
          </w:rPr>
          <w:t>.</w:t>
        </w:r>
      </w:ins>
      <w:del w:id="1641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2" w:author="Екатерина Луткова" w:date="2016-04-01T16:52:00Z">
        <w:r>
          <w:rPr>
            <w:lang w:eastAsia="ru-RU"/>
          </w:rPr>
          <w:t>!!!</w:t>
        </w:r>
      </w:ins>
      <w:ins w:id="1643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4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5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6" w:author="Екатерина Луткова" w:date="2016-04-01T16:51:00Z">
        <w:r>
          <w:rPr>
            <w:lang w:eastAsia="ru-RU"/>
          </w:rPr>
          <w:t>«</w:t>
        </w:r>
      </w:ins>
      <w:ins w:id="1647" w:author="Екатерина Луткова" w:date="2016-04-01T16:52:00Z">
        <w:r>
          <w:rPr>
            <w:lang w:eastAsia="ru-RU"/>
          </w:rPr>
          <w:t>Материалы</w:t>
        </w:r>
      </w:ins>
      <w:ins w:id="1648" w:author="Екатерина Луткова" w:date="2016-04-01T16:51:00Z">
        <w:r>
          <w:rPr>
            <w:lang w:eastAsia="ru-RU"/>
          </w:rPr>
          <w:t>»</w:t>
        </w:r>
      </w:ins>
      <w:ins w:id="1649" w:author="Екатерина Луткова" w:date="2016-04-01T16:52:00Z">
        <w:r>
          <w:rPr>
            <w:lang w:eastAsia="ru-RU"/>
          </w:rPr>
          <w:t>.</w:t>
        </w:r>
      </w:ins>
      <w:ins w:id="1650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1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2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3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4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5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6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7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8" w:author="Екатерина Луткова" w:date="2016-04-12T11:31:00Z">
        <w:r w:rsidR="009F1258">
          <w:rPr>
            <w:lang w:eastAsia="ru-RU"/>
          </w:rPr>
          <w:t>П</w:t>
        </w:r>
      </w:ins>
      <w:ins w:id="1659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60" w:author="Екатерина Луткова" w:date="2016-04-12T11:31:00Z">
        <w:r w:rsidR="000704E2">
          <w:rPr>
            <w:lang w:eastAsia="ru-RU"/>
          </w:rPr>
          <w:t>Размеры</w:t>
        </w:r>
      </w:ins>
      <w:ins w:id="1661" w:author="Екатерина Луткова" w:date="2016-04-12T11:30:00Z">
        <w:r w:rsidR="000704E2">
          <w:rPr>
            <w:lang w:eastAsia="ru-RU"/>
          </w:rPr>
          <w:t>»</w:t>
        </w:r>
      </w:ins>
      <w:ins w:id="1662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3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4" w:name="_Toc448917599"/>
      <w:r>
        <w:rPr>
          <w:lang w:eastAsia="ru-RU"/>
        </w:rPr>
        <w:t>Расчет массы</w:t>
      </w:r>
      <w:bookmarkEnd w:id="1664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5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6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7" w:name="_Toc448917600"/>
      <w:r>
        <w:rPr>
          <w:lang w:eastAsia="ru-RU"/>
        </w:rPr>
        <w:t>Технологическая карта</w:t>
      </w:r>
      <w:bookmarkEnd w:id="1667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8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8"/>
      <w:r w:rsidR="007D2B8A">
        <w:rPr>
          <w:rStyle w:val="af0"/>
        </w:rPr>
        <w:commentReference w:id="1668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9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0"/>
      <w:r>
        <w:rPr>
          <w:lang w:eastAsia="ru-RU"/>
        </w:rPr>
        <w:t>Наименование</w:t>
      </w:r>
      <w:commentRangeEnd w:id="1670"/>
      <w:r w:rsidR="007D2B8A">
        <w:rPr>
          <w:rStyle w:val="af0"/>
        </w:rPr>
        <w:commentReference w:id="1670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1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2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3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4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5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6" w:author="Екатерина Луткова" w:date="2016-04-21T11:25:00Z"/>
          <w:lang w:eastAsia="ru-RU"/>
        </w:rPr>
      </w:pPr>
      <w:del w:id="1677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8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8"/>
        <w:r w:rsidR="007D2B8A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9"/>
        <w:r w:rsidDel="00F15C23">
          <w:rPr>
            <w:lang w:eastAsia="ru-RU"/>
          </w:rPr>
          <w:delText>гнездность</w:delText>
        </w:r>
        <w:commentRangeEnd w:id="1679"/>
        <w:r w:rsidR="00A41863" w:rsidDel="00F15C23">
          <w:rPr>
            <w:rStyle w:val="af0"/>
          </w:rPr>
          <w:commentReference w:id="1679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80"/>
      <w:del w:id="1681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80"/>
        <w:r w:rsidR="00A41863" w:rsidDel="00A16D0D">
          <w:rPr>
            <w:rStyle w:val="af0"/>
          </w:rPr>
          <w:commentReference w:id="1680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2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3" w:author="Екатерина Луткова" w:date="2016-04-21T11:27:00Z">
        <w:r w:rsidR="00F15C23">
          <w:rPr>
            <w:lang w:eastAsia="ru-RU"/>
          </w:rPr>
          <w:t>а</w:t>
        </w:r>
      </w:ins>
      <w:ins w:id="1684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5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6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7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8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9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90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1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2"/>
      <w:r>
        <w:rPr>
          <w:lang w:eastAsia="ru-RU"/>
        </w:rPr>
        <w:t xml:space="preserve">рассчитанная масса по чертежу </w:t>
      </w:r>
      <w:commentRangeEnd w:id="1692"/>
      <w:r w:rsidR="00A41863">
        <w:rPr>
          <w:rStyle w:val="af0"/>
        </w:rPr>
        <w:commentReference w:id="1692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3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4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5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6"/>
      <w:commentRangeStart w:id="1697"/>
      <w:r>
        <w:rPr>
          <w:lang w:eastAsia="ru-RU"/>
        </w:rPr>
        <w:t>изготовление</w:t>
      </w:r>
      <w:commentRangeEnd w:id="1696"/>
      <w:r w:rsidR="00A41863">
        <w:rPr>
          <w:rStyle w:val="af0"/>
        </w:rPr>
        <w:commentReference w:id="1696"/>
      </w:r>
      <w:commentRangeEnd w:id="1697"/>
      <w:r w:rsidR="00A41863">
        <w:rPr>
          <w:rStyle w:val="af0"/>
        </w:rPr>
        <w:commentReference w:id="1697"/>
      </w:r>
      <w:r>
        <w:rPr>
          <w:lang w:eastAsia="ru-RU"/>
        </w:rPr>
        <w:t>.</w:t>
      </w:r>
      <w:ins w:id="1698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9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700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1" w:author="Екатерина Луткова" w:date="2016-04-21T11:35:00Z">
        <w:r w:rsidR="00A16D0D">
          <w:rPr>
            <w:lang w:eastAsia="ru-RU"/>
          </w:rPr>
          <w:t>–</w:t>
        </w:r>
      </w:ins>
      <w:ins w:id="1702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3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4" w:author="Екатерина Луткова" w:date="2016-04-21T11:34:00Z">
        <w:r w:rsidR="00A16D0D">
          <w:rPr>
            <w:lang w:eastAsia="ru-RU"/>
          </w:rPr>
          <w:t>)</w:t>
        </w:r>
      </w:ins>
      <w:ins w:id="1705" w:author="Екатерина Луткова" w:date="2016-04-21T11:32:00Z">
        <w:r w:rsidR="00A16D0D">
          <w:rPr>
            <w:lang w:eastAsia="ru-RU"/>
          </w:rPr>
          <w:t>.</w:t>
        </w:r>
      </w:ins>
      <w:ins w:id="1706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7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8"/>
        <w:r w:rsidDel="00A16D0D">
          <w:rPr>
            <w:lang w:eastAsia="ru-RU"/>
          </w:rPr>
          <w:delText>4</w:delText>
        </w:r>
        <w:commentRangeEnd w:id="1708"/>
        <w:r w:rsidR="00A41863" w:rsidDel="00A16D0D">
          <w:rPr>
            <w:rStyle w:val="af0"/>
          </w:rPr>
          <w:commentReference w:id="1708"/>
        </w:r>
        <w:r w:rsidDel="00A16D0D">
          <w:rPr>
            <w:lang w:eastAsia="ru-RU"/>
          </w:rPr>
          <w:delText>)</w:delText>
        </w:r>
      </w:del>
      <w:ins w:id="1709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10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1" w:author="Екатерина Луткова" w:date="2016-04-01T17:11:00Z">
        <w:r w:rsidR="00836695">
          <w:rPr>
            <w:lang w:eastAsia="ru-RU"/>
          </w:rPr>
          <w:t>»</w:t>
        </w:r>
      </w:ins>
      <w:ins w:id="1712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3" w:name="_Toc448917601"/>
      <w:r>
        <w:rPr>
          <w:lang w:eastAsia="ru-RU"/>
        </w:rPr>
        <w:t>4.5.3 Калькуляция</w:t>
      </w:r>
      <w:bookmarkEnd w:id="1713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4"/>
      <w:r>
        <w:rPr>
          <w:lang w:eastAsia="ru-RU"/>
        </w:rPr>
        <w:t>«Наименование</w:t>
      </w:r>
      <w:ins w:id="1715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4"/>
      <w:r w:rsidR="00514724">
        <w:rPr>
          <w:rStyle w:val="af0"/>
        </w:rPr>
        <w:commentReference w:id="1714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6"/>
      <w:r>
        <w:rPr>
          <w:lang w:eastAsia="ru-RU"/>
        </w:rPr>
        <w:t xml:space="preserve">материалов </w:t>
      </w:r>
      <w:commentRangeEnd w:id="1716"/>
      <w:r w:rsidR="00514724">
        <w:rPr>
          <w:rStyle w:val="af0"/>
        </w:rPr>
        <w:commentReference w:id="1716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7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8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9" w:author="Екатерина Луткова" w:date="2016-04-21T11:41:00Z">
        <w:r w:rsidR="00DB0521">
          <w:rPr>
            <w:lang w:eastAsia="ru-RU"/>
          </w:rPr>
          <w:t>–</w:t>
        </w:r>
      </w:ins>
      <w:ins w:id="1720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1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2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3" w:author="Екатерина Луткова" w:date="2016-04-21T11:44:00Z">
        <w:r w:rsidR="00DB0521">
          <w:rPr>
            <w:lang w:eastAsia="ru-RU"/>
          </w:rPr>
          <w:t>ц</w:t>
        </w:r>
      </w:ins>
      <w:ins w:id="1724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5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6" w:author="Екатерина Луткова" w:date="2016-04-01T17:03:00Z"/>
          <w:lang w:eastAsia="ru-RU"/>
        </w:rPr>
      </w:pPr>
      <w:ins w:id="1727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8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9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30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1" w:author="Екатерина Луткова" w:date="2016-04-19T15:53:00Z"/>
          <w:lang w:eastAsia="ru-RU"/>
        </w:rPr>
      </w:pPr>
      <w:ins w:id="1732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3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4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5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6" w:author="Екатерина Луткова" w:date="2016-04-19T15:53:00Z">
        <w:r>
          <w:rPr>
            <w:lang w:eastAsia="ru-RU"/>
          </w:rPr>
          <w:t xml:space="preserve">!! </w:t>
        </w:r>
      </w:ins>
      <w:ins w:id="1737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8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9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40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1" w:name="OLE_LINK54"/>
            <w:bookmarkStart w:id="1742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1"/>
            <w:bookmarkEnd w:id="1742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3" w:name="OLE_LINK56"/>
            <w:bookmarkStart w:id="1744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3"/>
            <w:bookmarkEnd w:id="1744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5" w:name="OLE_LINK58"/>
            <w:bookmarkStart w:id="1746" w:name="OLE_LINK59"/>
            <w:bookmarkStart w:id="1747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5"/>
            <w:bookmarkEnd w:id="1746"/>
            <w:bookmarkEnd w:id="1747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8" w:name="OLE_LINK60"/>
            <w:bookmarkStart w:id="1749" w:name="OLE_LINK61"/>
            <w:bookmarkStart w:id="1750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8"/>
            <w:bookmarkEnd w:id="1749"/>
            <w:bookmarkEnd w:id="1750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1" w:name="OLE_LINK62"/>
            <w:bookmarkStart w:id="1752" w:name="OLE_LINK63"/>
            <w:bookmarkStart w:id="1753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1"/>
            <w:bookmarkEnd w:id="1752"/>
            <w:bookmarkEnd w:id="1753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4" w:name="OLE_LINK64"/>
            <w:bookmarkStart w:id="1755" w:name="OLE_LINK65"/>
            <w:bookmarkStart w:id="1756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4"/>
            <w:bookmarkEnd w:id="1755"/>
            <w:bookmarkEnd w:id="1756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7" w:name="OLE_LINK66"/>
            <w:bookmarkStart w:id="1758" w:name="OLE_LINK67"/>
            <w:bookmarkStart w:id="1759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7"/>
            <w:bookmarkEnd w:id="1758"/>
            <w:bookmarkEnd w:id="1759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0" w:name="OLE_LINK93"/>
            <w:bookmarkStart w:id="1761" w:name="OLE_LINK94"/>
            <w:bookmarkStart w:id="1762" w:name="OLE_LINK68"/>
            <w:bookmarkStart w:id="1763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60"/>
            <w:bookmarkEnd w:id="1761"/>
            <w:r w:rsidRPr="00135028">
              <w:rPr>
                <w:szCs w:val="20"/>
                <w:lang w:eastAsia="ru-RU"/>
              </w:rPr>
              <w:t xml:space="preserve"> (1)</w:t>
            </w:r>
            <w:bookmarkEnd w:id="1762"/>
            <w:bookmarkEnd w:id="1763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4" w:name="OLE_LINK70"/>
            <w:bookmarkStart w:id="1765" w:name="OLE_LINK71"/>
            <w:bookmarkStart w:id="1766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4"/>
            <w:bookmarkEnd w:id="1765"/>
            <w:bookmarkEnd w:id="1766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7" w:name="OLE_LINK72"/>
            <w:bookmarkStart w:id="1768" w:name="OLE_LINK73"/>
            <w:bookmarkStart w:id="1769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7"/>
            <w:bookmarkEnd w:id="1768"/>
            <w:bookmarkEnd w:id="1769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0" w:name="OLE_LINK97"/>
            <w:bookmarkStart w:id="1771" w:name="OLE_LINK98"/>
            <w:bookmarkStart w:id="1772" w:name="OLE_LINK74"/>
            <w:bookmarkStart w:id="1773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70"/>
            <w:bookmarkEnd w:id="1771"/>
            <w:r w:rsidRPr="00135028">
              <w:rPr>
                <w:szCs w:val="20"/>
                <w:lang w:eastAsia="ru-RU"/>
              </w:rPr>
              <w:t xml:space="preserve"> (2)</w:t>
            </w:r>
            <w:bookmarkEnd w:id="1772"/>
            <w:bookmarkEnd w:id="1773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4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5" w:name="OLE_LINK76"/>
            <w:bookmarkStart w:id="1776" w:name="OLE_LINK77"/>
            <w:bookmarkStart w:id="1777" w:name="OLE_LINK99"/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5"/>
            <w:bookmarkEnd w:id="1776"/>
            <w:bookmarkEnd w:id="1777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9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80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1" w:name="OLE_LINK78"/>
            <w:bookmarkStart w:id="1782" w:name="OLE_LINK79"/>
            <w:bookmarkStart w:id="1783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1"/>
            <w:bookmarkEnd w:id="1782"/>
            <w:bookmarkEnd w:id="1783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4" w:name="OLE_LINK80"/>
            <w:bookmarkStart w:id="1785" w:name="OLE_LINK81"/>
            <w:bookmarkStart w:id="1786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4"/>
            <w:bookmarkEnd w:id="1785"/>
            <w:bookmarkEnd w:id="1786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7" w:name="OLE_LINK102"/>
            <w:bookmarkStart w:id="1788" w:name="OLE_LINK103"/>
            <w:bookmarkStart w:id="1789" w:name="OLE_LINK82"/>
            <w:bookmarkStart w:id="1790" w:name="OLE_LINK83"/>
            <w:r w:rsidRPr="00135028">
              <w:rPr>
                <w:szCs w:val="20"/>
                <w:lang w:eastAsia="ru-RU"/>
              </w:rPr>
              <w:t>Цена</w:t>
            </w:r>
            <w:bookmarkEnd w:id="1787"/>
            <w:bookmarkEnd w:id="1788"/>
            <w:r w:rsidRPr="00135028">
              <w:rPr>
                <w:szCs w:val="20"/>
                <w:lang w:eastAsia="ru-RU"/>
              </w:rPr>
              <w:t xml:space="preserve"> </w:t>
            </w:r>
            <w:bookmarkEnd w:id="1789"/>
            <w:bookmarkEnd w:id="1790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2" w:name="OLE_LINK84"/>
            <w:bookmarkStart w:id="1793" w:name="OLE_LINK85"/>
            <w:r w:rsidRPr="00135028">
              <w:rPr>
                <w:szCs w:val="20"/>
                <w:lang w:eastAsia="ru-RU"/>
              </w:rPr>
              <w:t>НДС</w:t>
            </w:r>
            <w:bookmarkEnd w:id="1792"/>
            <w:bookmarkEnd w:id="1793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1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4" w:name="OLE_LINK86"/>
            <w:bookmarkStart w:id="1795" w:name="OLE_LINK87"/>
            <w:bookmarkStart w:id="1796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4"/>
            <w:bookmarkEnd w:id="1795"/>
            <w:bookmarkEnd w:id="1796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7" w:name="_Toc448917602"/>
      <w:r>
        <w:rPr>
          <w:noProof/>
          <w:lang w:eastAsia="ru-RU"/>
        </w:rPr>
        <w:t>Условия отбора</w:t>
      </w:r>
      <w:bookmarkEnd w:id="1797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28EF7B6E" w:rsidR="00DD7803" w:rsidRDefault="00E11528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8" w:name="_Toc448917603"/>
      <w:proofErr w:type="spellStart"/>
      <w:ins w:id="1799" w:author="Мухамедшин" w:date="2016-04-29T15:38:00Z">
        <w:r>
          <w:rPr>
            <w:lang w:eastAsia="ru-RU"/>
          </w:rPr>
          <w:t>ыщ</w:t>
        </w:r>
      </w:ins>
      <w:r w:rsidR="00DD7803">
        <w:rPr>
          <w:lang w:eastAsia="ru-RU"/>
        </w:rPr>
        <w:t>Процесс</w:t>
      </w:r>
      <w:proofErr w:type="spellEnd"/>
      <w:r w:rsidR="00DD7803">
        <w:rPr>
          <w:lang w:eastAsia="ru-RU"/>
        </w:rPr>
        <w:t xml:space="preserve"> производства. Модуль «Наряд»</w:t>
      </w:r>
      <w:bookmarkEnd w:id="1798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800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801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</w:t>
      </w:r>
      <w:commentRangeStart w:id="1802"/>
      <w:r>
        <w:rPr>
          <w:lang w:eastAsia="ru-RU"/>
        </w:rPr>
        <w:t>автоматически</w:t>
      </w:r>
      <w:commentRangeEnd w:id="1802"/>
      <w:r w:rsidR="00460563">
        <w:rPr>
          <w:rStyle w:val="af0"/>
        </w:rPr>
        <w:commentReference w:id="1802"/>
      </w:r>
      <w:r>
        <w:rPr>
          <w:lang w:eastAsia="ru-RU"/>
        </w:rPr>
        <w:t>.</w:t>
      </w:r>
      <w:ins w:id="1803" w:author="Екатерина Луткова" w:date="2016-04-29T15:29:00Z">
        <w:r w:rsidR="00D30EDF">
          <w:rPr>
            <w:lang w:eastAsia="ru-RU"/>
          </w:rPr>
          <w:t xml:space="preserve"> </w:t>
        </w:r>
      </w:ins>
      <w:ins w:id="1804" w:author="Екатерина Луткова" w:date="2016-04-29T15:30:00Z">
        <w:r w:rsidR="00D30EDF">
          <w:rPr>
            <w:lang w:eastAsia="ru-RU"/>
          </w:rPr>
          <w:t>Документ составляется один на каждый рабочий день.</w:t>
        </w:r>
      </w:ins>
      <w:ins w:id="1805" w:author="Екатерина Луткова" w:date="2016-04-29T15:31:00Z">
        <w:r w:rsidR="00D30EDF">
          <w:rPr>
            <w:lang w:eastAsia="ru-RU"/>
          </w:rPr>
          <w:t xml:space="preserve"> Дата автоматически текущая, но с возможностью </w:t>
        </w:r>
        <w:r w:rsidR="00AF4B7C">
          <w:rPr>
            <w:lang w:eastAsia="ru-RU"/>
          </w:rPr>
          <w:t>изменения даты при необходимости.</w:t>
        </w:r>
      </w:ins>
    </w:p>
    <w:p w14:paraId="09FBFEF9" w14:textId="204541E8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из раскрывающегося списка номер чертежа. </w:t>
      </w:r>
      <w:commentRangeStart w:id="1806"/>
      <w:r>
        <w:rPr>
          <w:lang w:eastAsia="ru-RU"/>
        </w:rPr>
        <w:t>Наименование</w:t>
      </w:r>
      <w:commentRangeEnd w:id="1806"/>
      <w:r w:rsidR="00460563">
        <w:rPr>
          <w:rStyle w:val="af0"/>
        </w:rPr>
        <w:commentReference w:id="1806"/>
      </w:r>
      <w:ins w:id="1807" w:author="Екатерина Луткова" w:date="2016-04-29T15:21:00Z">
        <w:r w:rsidR="00D30EDF">
          <w:rPr>
            <w:lang w:eastAsia="ru-RU"/>
          </w:rPr>
          <w:t xml:space="preserve"> детали</w:t>
        </w:r>
      </w:ins>
      <w:r>
        <w:rPr>
          <w:lang w:eastAsia="ru-RU"/>
        </w:rPr>
        <w:t>, группа, материал, способ изготовления</w:t>
      </w:r>
      <w:del w:id="1808" w:author="Екатерина Луткова" w:date="2016-04-29T15:23:00Z">
        <w:r w:rsidDel="00D30EDF">
          <w:rPr>
            <w:lang w:eastAsia="ru-RU"/>
          </w:rPr>
          <w:delText>, исполнитель</w:delText>
        </w:r>
      </w:del>
      <w:r>
        <w:rPr>
          <w:lang w:eastAsia="ru-RU"/>
        </w:rPr>
        <w:t xml:space="preserve">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9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E744F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10"/>
      <w:r>
        <w:rPr>
          <w:lang w:eastAsia="ru-RU"/>
        </w:rPr>
        <w:t>«Дневное задание», «Выполнено»</w:t>
      </w:r>
      <w:ins w:id="1811" w:author="Екатерина Луткова" w:date="2016-04-29T15:21:00Z">
        <w:r w:rsidR="00AF4B7C">
          <w:rPr>
            <w:lang w:eastAsia="ru-RU"/>
          </w:rPr>
          <w:t xml:space="preserve"> (числовые поля</w:t>
        </w:r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10"/>
      <w:r w:rsidR="00460563">
        <w:rPr>
          <w:rStyle w:val="af0"/>
        </w:rPr>
        <w:commentReference w:id="1810"/>
      </w:r>
      <w:r>
        <w:rPr>
          <w:lang w:eastAsia="ru-RU"/>
        </w:rPr>
        <w:t>прописываются вручную.</w:t>
      </w:r>
      <w:ins w:id="1812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3D72EE1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</w:t>
      </w:r>
      <w:commentRangeStart w:id="1813"/>
      <w:r>
        <w:rPr>
          <w:lang w:eastAsia="ru-RU"/>
        </w:rPr>
        <w:t>7</w:t>
      </w:r>
      <w:commentRangeEnd w:id="1813"/>
      <w:r w:rsidR="00460563">
        <w:rPr>
          <w:rStyle w:val="af0"/>
        </w:rPr>
        <w:commentReference w:id="1813"/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4" w:author="Екатерина Луткова" w:date="2016-04-19T16:50:00Z"/>
          <w:lang w:eastAsia="ru-RU"/>
        </w:rPr>
      </w:pPr>
      <w:del w:id="1815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6" w:author="Екатерина Луткова" w:date="2016-04-19T16:50:00Z">
        <w:r>
          <w:rPr>
            <w:lang w:eastAsia="ru-RU"/>
          </w:rPr>
          <w:t>В</w:t>
        </w:r>
      </w:ins>
      <w:del w:id="1817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8"/>
      <w:r w:rsidR="00DD7803">
        <w:rPr>
          <w:lang w:eastAsia="ru-RU"/>
        </w:rPr>
        <w:t>деталей</w:t>
      </w:r>
      <w:commentRangeEnd w:id="1818"/>
      <w:r w:rsidR="00460563">
        <w:rPr>
          <w:rStyle w:val="af0"/>
        </w:rPr>
        <w:commentReference w:id="1818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9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2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21" w:author="Екатерина Луткова" w:date="2016-04-19T17:28:00Z"/>
          <w:b/>
          <w:lang w:eastAsia="ru-RU"/>
          <w:rPrChange w:id="1822" w:author="Екатерина Луткова" w:date="2016-04-19T17:28:00Z">
            <w:rPr>
              <w:ins w:id="1823" w:author="Екатерина Луткова" w:date="2016-04-19T17:28:00Z"/>
              <w:lang w:eastAsia="ru-RU"/>
            </w:rPr>
          </w:rPrChange>
        </w:rPr>
        <w:pPrChange w:id="182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5" w:author="Екатерина Луткова" w:date="2016-04-19T17:28:00Z">
        <w:r w:rsidRPr="0055094D">
          <w:rPr>
            <w:b/>
            <w:lang w:eastAsia="ru-RU"/>
            <w:rPrChange w:id="182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7" w:author="Екатерина Луткова" w:date="2016-04-19T17:30:00Z"/>
          <w:lang w:eastAsia="ru-RU"/>
        </w:rPr>
      </w:pPr>
      <w:commentRangeStart w:id="1828"/>
      <w:ins w:id="1829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8"/>
      <w:r w:rsidR="00460563">
        <w:rPr>
          <w:rStyle w:val="af0"/>
        </w:rPr>
        <w:commentReference w:id="1828"/>
      </w:r>
      <w:ins w:id="1830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31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2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3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4" w:author="Екатерина Луткова" w:date="2016-04-29T15:36:00Z">
        <w:r w:rsidR="00AF4B7C">
          <w:rPr>
            <w:lang w:eastAsia="ru-RU"/>
          </w:rPr>
          <w:t>–</w:t>
        </w:r>
      </w:ins>
      <w:ins w:id="1835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6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7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8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9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40" w:author="Екатерина Луткова" w:date="2016-04-19T16:57:00Z">
        <w:r>
          <w:rPr>
            <w:lang w:eastAsia="ru-RU"/>
          </w:rPr>
          <w:t>–</w:t>
        </w:r>
      </w:ins>
      <w:ins w:id="1841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2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43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4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5" w:author="Екатерина Луткова" w:date="2016-04-29T15:38:00Z">
        <w:r w:rsidR="0083256D" w:rsidDel="00AF4B7C">
          <w:rPr>
            <w:rStyle w:val="af0"/>
          </w:rPr>
          <w:commentReference w:id="1846"/>
        </w:r>
      </w:del>
      <w:ins w:id="1847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8" w:author="Екатерина Луткова" w:date="2016-04-29T15:57:00Z">
        <w:r w:rsidR="0083256D" w:rsidDel="00667FD0">
          <w:rPr>
            <w:rStyle w:val="af0"/>
          </w:rPr>
          <w:commentReference w:id="1849"/>
        </w:r>
      </w:del>
      <w:ins w:id="1850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51" w:author="Екатерина Луткова" w:date="2016-04-19T17:30:00Z">
        <w:r w:rsidR="0055094D">
          <w:rPr>
            <w:lang w:eastAsia="ru-RU"/>
          </w:rPr>
          <w:t>–</w:t>
        </w:r>
      </w:ins>
      <w:ins w:id="1852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3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4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5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6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7" w:author="Екатерина Луткова" w:date="2016-04-29T15:54:00Z">
        <w:r w:rsidR="00667FD0">
          <w:rPr>
            <w:lang w:eastAsia="ru-RU"/>
          </w:rPr>
          <w:t>.</w:t>
        </w:r>
      </w:ins>
      <w:ins w:id="1858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9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60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61" w:author="Екатерина Луткова" w:date="2016-04-29T16:03:00Z">
        <w:r w:rsidR="00E87004">
          <w:rPr>
            <w:lang w:eastAsia="ru-RU"/>
          </w:rPr>
          <w:t>н</w:t>
        </w:r>
      </w:ins>
      <w:ins w:id="1862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3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4" w:author="Екатерина Луткова" w:date="2016-04-29T16:00:00Z">
        <w:r w:rsidR="00667FD0">
          <w:rPr>
            <w:lang w:eastAsia="ru-RU"/>
          </w:rPr>
          <w:t>300-70=230</w:t>
        </w:r>
      </w:ins>
      <w:ins w:id="1865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7" w:author="Екатерина Луткова" w:date="2016-04-29T16:01:00Z">
        <w:r w:rsidR="00667FD0">
          <w:rPr>
            <w:lang w:eastAsia="ru-RU"/>
          </w:rPr>
          <w:t>»</w:t>
        </w:r>
      </w:ins>
      <w:ins w:id="1868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9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6:00Z"/>
          <w:lang w:eastAsia="ru-RU"/>
        </w:rPr>
      </w:pPr>
      <w:ins w:id="1871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72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3" w:author="Екатерина Луткова" w:date="2016-04-19T17:33:00Z">
        <w:r>
          <w:rPr>
            <w:lang w:eastAsia="ru-RU"/>
          </w:rPr>
          <w:t>–</w:t>
        </w:r>
      </w:ins>
      <w:ins w:id="1874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5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6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7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ins w:id="1879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80"/>
        <w:r>
          <w:rPr>
            <w:lang w:eastAsia="ru-RU"/>
          </w:rPr>
          <w:t>Уч.</w:t>
        </w:r>
      </w:ins>
      <w:commentRangeEnd w:id="1880"/>
      <w:r w:rsidR="00484AD8">
        <w:rPr>
          <w:rStyle w:val="af0"/>
        </w:rPr>
        <w:commentReference w:id="1880"/>
      </w:r>
      <w:ins w:id="1881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2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3" w:author="Екатерина Луткова" w:date="2016-04-19T17:37:00Z"/>
          <w:lang w:eastAsia="ru-RU"/>
        </w:rPr>
      </w:pPr>
      <w:commentRangeStart w:id="1884"/>
      <w:ins w:id="1885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84"/>
      <w:r w:rsidR="0051308F">
        <w:rPr>
          <w:rStyle w:val="af0"/>
        </w:rPr>
        <w:commentReference w:id="1884"/>
      </w:r>
      <w:ins w:id="1886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38:00Z"/>
          <w:lang w:eastAsia="ru-RU"/>
        </w:rPr>
      </w:pPr>
      <w:ins w:id="1888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9" w:author="Екатерина Луткова" w:date="2016-04-19T17:41:00Z"/>
          <w:lang w:eastAsia="ru-RU"/>
        </w:rPr>
      </w:pPr>
      <w:ins w:id="1890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91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2" w:author="Екатерина Луткова" w:date="2016-04-19T17:44:00Z"/>
          <w:lang w:eastAsia="ru-RU"/>
        </w:rPr>
      </w:pPr>
      <w:ins w:id="1893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4" w:author="Екатерина Луткова" w:date="2016-04-19T17:44:00Z">
        <w:r>
          <w:rPr>
            <w:lang w:eastAsia="ru-RU"/>
          </w:rPr>
          <w:t>–</w:t>
        </w:r>
      </w:ins>
      <w:ins w:id="1895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6" w:author="Екатерина Луткова" w:date="2016-04-19T17:44:00Z">
        <w:r>
          <w:rPr>
            <w:lang w:eastAsia="ru-RU"/>
          </w:rPr>
          <w:t>сменное</w:t>
        </w:r>
      </w:ins>
      <w:ins w:id="1897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8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9" w:author="Екатерина Луткова" w:date="2016-04-19T17:45:00Z"/>
          <w:lang w:eastAsia="ru-RU"/>
        </w:rPr>
      </w:pPr>
      <w:ins w:id="1900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901"/>
      <w:ins w:id="1902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901"/>
      <w:r w:rsidR="00515AF3">
        <w:rPr>
          <w:rStyle w:val="af0"/>
        </w:rPr>
        <w:commentReference w:id="1901"/>
      </w:r>
      <w:ins w:id="1903" w:author="Екатерина Луткова" w:date="2016-04-19T17:45:00Z">
        <w:r>
          <w:rPr>
            <w:lang w:eastAsia="ru-RU"/>
          </w:rPr>
          <w:t xml:space="preserve">если </w:t>
        </w:r>
      </w:ins>
      <w:ins w:id="1904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5"/>
        <w:r>
          <w:rPr>
            <w:lang w:eastAsia="ru-RU"/>
          </w:rPr>
          <w:t>уплотнения</w:t>
        </w:r>
      </w:ins>
      <w:commentRangeEnd w:id="1905"/>
      <w:r w:rsidR="00515AF3">
        <w:rPr>
          <w:rStyle w:val="af0"/>
        </w:rPr>
        <w:commentReference w:id="1905"/>
      </w:r>
      <w:ins w:id="1906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8" w:author="Екатерина Луткова" w:date="2016-04-19T16:58:00Z"/>
          <w:noProof/>
          <w:lang w:eastAsia="ru-RU"/>
        </w:rPr>
      </w:pPr>
      <w:ins w:id="190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10" w:author="Екатерина Луткова" w:date="2016-04-20T13:01:00Z"/>
          <w:noProof/>
          <w:lang w:eastAsia="ru-RU"/>
        </w:rPr>
      </w:pPr>
      <w:ins w:id="191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2" w:author="Екатерина Луткова" w:date="2016-04-20T13:01:00Z"/>
          <w:noProof/>
          <w:lang w:eastAsia="ru-RU"/>
        </w:rPr>
        <w:pPrChange w:id="1913" w:author="Екатерина Луткова" w:date="2016-04-20T13:01:00Z">
          <w:pPr>
            <w:pStyle w:val="3"/>
            <w:ind w:firstLine="708"/>
          </w:pPr>
        </w:pPrChange>
      </w:pPr>
      <w:bookmarkStart w:id="1914" w:name="_Toc448917604"/>
      <w:del w:id="191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4"/>
      </w:del>
    </w:p>
    <w:p w14:paraId="2234BFFC" w14:textId="7B5194EB" w:rsidR="00FB39AE" w:rsidDel="00C42FE2" w:rsidRDefault="00FB39AE">
      <w:pPr>
        <w:rPr>
          <w:del w:id="1918" w:author="Екатерина Луткова" w:date="2016-04-20T13:01:00Z"/>
          <w:lang w:eastAsia="ru-RU"/>
        </w:rPr>
      </w:pPr>
      <w:del w:id="191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20" w:author="Екатерина Луткова" w:date="2016-04-20T13:01:00Z"/>
          <w:lang w:eastAsia="ru-RU"/>
        </w:rPr>
        <w:pPrChange w:id="192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3" w:author="Екатерина Луткова" w:date="2016-04-20T13:01:00Z"/>
          <w:lang w:eastAsia="ru-RU"/>
        </w:rPr>
        <w:pPrChange w:id="192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6" w:author="Екатерина Луткова" w:date="2016-04-20T13:01:00Z"/>
          <w:lang w:eastAsia="ru-RU"/>
        </w:rPr>
        <w:pPrChange w:id="192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9" w:author="Екатерина Луткова" w:date="2016-04-20T13:01:00Z"/>
          <w:lang w:eastAsia="ru-RU"/>
        </w:rPr>
        <w:pPrChange w:id="193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2" w:author="Екатерина Луткова" w:date="2016-04-20T13:01:00Z"/>
          <w:lang w:eastAsia="ru-RU"/>
        </w:rPr>
        <w:pPrChange w:id="193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41" w:author="Екатерина Луткова" w:date="2016-04-20T13:01:00Z"/>
          <w:lang w:eastAsia="ru-RU"/>
        </w:rPr>
        <w:pPrChange w:id="1942" w:author="Екатерина Луткова" w:date="2016-04-20T13:01:00Z">
          <w:pPr>
            <w:pStyle w:val="a4"/>
          </w:pPr>
        </w:pPrChange>
      </w:pPr>
      <w:del w:id="194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5" w:author="Екатерина Луткова" w:date="2016-04-20T13:01:00Z"/>
          <w:lang w:eastAsia="ru-RU"/>
        </w:rPr>
        <w:pPrChange w:id="1946" w:author="Екатерина Луткова" w:date="2016-04-20T13:01:00Z">
          <w:pPr>
            <w:pStyle w:val="3"/>
            <w:ind w:firstLine="708"/>
          </w:pPr>
        </w:pPrChange>
      </w:pPr>
      <w:bookmarkStart w:id="1947" w:name="_Toc448917605"/>
      <w:del w:id="1948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7"/>
      </w:del>
    </w:p>
    <w:p w14:paraId="20440EDF" w14:textId="058B6237" w:rsidR="00947AAF" w:rsidDel="00C42FE2" w:rsidRDefault="00947AAF">
      <w:pPr>
        <w:rPr>
          <w:del w:id="1949" w:author="Екатерина Луткова" w:date="2016-04-20T13:01:00Z"/>
          <w:lang w:eastAsia="ru-RU"/>
        </w:rPr>
        <w:pPrChange w:id="1950" w:author="Екатерина Луткова" w:date="2016-04-20T13:01:00Z">
          <w:pPr>
            <w:ind w:firstLine="709"/>
          </w:pPr>
        </w:pPrChange>
      </w:pPr>
      <w:del w:id="1951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2" w:author="Екатерина Луткова" w:date="2016-04-20T13:01:00Z"/>
          <w:lang w:eastAsia="ru-RU"/>
        </w:rPr>
        <w:pPrChange w:id="195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4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5" w:author="Екатерина Луткова" w:date="2016-04-20T13:01:00Z"/>
          <w:lang w:eastAsia="ru-RU"/>
        </w:rPr>
        <w:pPrChange w:id="195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7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8" w:author="Екатерина Луткова" w:date="2016-04-20T13:01:00Z"/>
          <w:lang w:eastAsia="ru-RU"/>
        </w:rPr>
        <w:pPrChange w:id="195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0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61" w:author="Екатерина Луткова" w:date="2016-04-20T13:01:00Z"/>
          <w:lang w:eastAsia="ru-RU"/>
        </w:rPr>
        <w:pPrChange w:id="196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3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4" w:author="Екатерина Луткова" w:date="2016-04-20T13:01:00Z"/>
        </w:rPr>
        <w:pPrChange w:id="19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6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7" w:author="Екатерина Луткова" w:date="2016-04-20T13:01:00Z"/>
        </w:rPr>
        <w:pPrChange w:id="196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9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70" w:author="Екатерина Луткова" w:date="2016-04-20T13:01:00Z"/>
        </w:rPr>
        <w:pPrChange w:id="197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2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3" w:author="Екатерина Луткова" w:date="2016-04-20T13:01:00Z"/>
        </w:rPr>
        <w:pPrChange w:id="197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5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6" w:author="Екатерина Луткова" w:date="2016-04-20T13:01:00Z"/>
        </w:rPr>
        <w:pPrChange w:id="197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8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9" w:author="Екатерина Луткова" w:date="2016-04-20T13:01:00Z"/>
          <w:lang w:eastAsia="ru-RU"/>
        </w:rPr>
        <w:pPrChange w:id="1980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1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2" w:author="Екатерина Луткова" w:date="2016-04-20T13:01:00Z"/>
          <w:lang w:eastAsia="ru-RU"/>
        </w:rPr>
        <w:pPrChange w:id="198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4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5" w:author="Екатерина Луткова" w:date="2016-04-20T13:01:00Z"/>
          <w:lang w:eastAsia="ru-RU"/>
        </w:rPr>
        <w:pPrChange w:id="198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8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9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90" w:name="_Toc448917606"/>
      <w:r>
        <w:rPr>
          <w:lang w:eastAsia="ru-RU"/>
        </w:rPr>
        <w:t>Модуль «Отгрузка»</w:t>
      </w:r>
      <w:bookmarkEnd w:id="1990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91" w:name="_Toc448917607"/>
      <w:r>
        <w:rPr>
          <w:lang w:eastAsia="ru-RU"/>
        </w:rPr>
        <w:t>1 ТТН</w:t>
      </w:r>
      <w:bookmarkEnd w:id="1991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2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2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09"/>
      <w:r>
        <w:rPr>
          <w:lang w:eastAsia="ru-RU"/>
        </w:rPr>
        <w:t>4.7.3 Счет-фактура</w:t>
      </w:r>
      <w:bookmarkEnd w:id="1993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4" w:name="_Toc448917610"/>
      <w:r>
        <w:rPr>
          <w:lang w:eastAsia="ru-RU"/>
        </w:rPr>
        <w:t>4.7.4 Товарно-транспортная накладная</w:t>
      </w:r>
      <w:bookmarkEnd w:id="1994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5" w:name="_Toc448917611"/>
      <w:r>
        <w:rPr>
          <w:lang w:eastAsia="ru-RU"/>
        </w:rPr>
        <w:t>4.7.5 Паспорт</w:t>
      </w:r>
      <w:bookmarkEnd w:id="1995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8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9" w:author="Екатерина Луткова" w:date="2016-04-20T13:09:00Z"/>
          <w:lang w:eastAsia="ru-RU"/>
        </w:rPr>
        <w:pPrChange w:id="2000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01" w:name="_Toc448917612"/>
      <w:ins w:id="2002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3" w:author="Екатерина Луткова" w:date="2016-04-20T13:02:00Z"/>
          <w:lang w:eastAsia="ru-RU"/>
        </w:rPr>
        <w:pPrChange w:id="2004" w:author="Екатерина Луткова" w:date="2016-04-20T13:02:00Z">
          <w:pPr>
            <w:pStyle w:val="3"/>
            <w:ind w:firstLine="708"/>
          </w:pPr>
        </w:pPrChange>
      </w:pPr>
      <w:ins w:id="2005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6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01"/>
      </w:del>
    </w:p>
    <w:p w14:paraId="74E2FDAB" w14:textId="1B642F2A" w:rsidR="00947AAF" w:rsidDel="00C42FE2" w:rsidRDefault="00947AAF">
      <w:pPr>
        <w:rPr>
          <w:del w:id="2007" w:author="Екатерина Луткова" w:date="2016-04-20T13:02:00Z"/>
          <w:lang w:eastAsia="ru-RU"/>
        </w:rPr>
        <w:pPrChange w:id="2008" w:author="Екатерина Луткова" w:date="2016-04-20T13:02:00Z">
          <w:pPr>
            <w:ind w:firstLine="709"/>
          </w:pPr>
        </w:pPrChange>
      </w:pPr>
      <w:del w:id="2009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0" w:author="Екатерина Луткова" w:date="2016-04-20T13:02:00Z"/>
          <w:lang w:eastAsia="ru-RU"/>
        </w:rPr>
        <w:pPrChange w:id="201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2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3" w:author="Екатерина Луткова" w:date="2016-04-20T13:02:00Z"/>
          <w:lang w:eastAsia="ru-RU"/>
        </w:rPr>
        <w:pPrChange w:id="201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5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6" w:author="Екатерина Луткова" w:date="2016-04-20T13:02:00Z"/>
          <w:lang w:eastAsia="ru-RU"/>
        </w:rPr>
        <w:pPrChange w:id="201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8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9" w:author="Екатерина Луткова" w:date="2016-04-20T13:02:00Z"/>
          <w:lang w:eastAsia="ru-RU"/>
        </w:rPr>
        <w:pPrChange w:id="202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21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2" w:author="Екатерина Луткова" w:date="2016-04-20T13:02:00Z"/>
        </w:rPr>
        <w:pPrChange w:id="202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4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5" w:author="Екатерина Луткова" w:date="2016-04-20T13:02:00Z"/>
        </w:rPr>
        <w:pPrChange w:id="202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7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8" w:author="Екатерина Луткова" w:date="2016-04-20T13:02:00Z"/>
        </w:rPr>
        <w:pPrChange w:id="202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0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1" w:author="Екатерина Луткова" w:date="2016-04-20T13:02:00Z"/>
        </w:rPr>
        <w:pPrChange w:id="203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3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4" w:author="Екатерина Луткова" w:date="2016-04-20T13:02:00Z"/>
        </w:rPr>
        <w:pPrChange w:id="203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6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7" w:author="Екатерина Луткова" w:date="2016-04-20T13:02:00Z"/>
          <w:lang w:eastAsia="ru-RU"/>
        </w:rPr>
        <w:pPrChange w:id="203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9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40" w:author="Екатерина Луткова" w:date="2016-04-20T13:02:00Z"/>
          <w:lang w:eastAsia="ru-RU"/>
        </w:rPr>
        <w:pPrChange w:id="204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2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3" w:author="Екатерина Луткова" w:date="2016-04-20T13:02:00Z"/>
          <w:lang w:eastAsia="ru-RU"/>
        </w:rPr>
        <w:pPrChange w:id="204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5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6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7" w:author="Екатерина Луткова" w:date="2016-04-20T12:07:00Z"/>
          <w:lang w:eastAsia="ru-RU"/>
        </w:rPr>
        <w:pPrChange w:id="204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9" w:author="Екатерина Луткова" w:date="2016-04-20T12:32:00Z"/>
          <w:lang w:eastAsia="ru-RU"/>
        </w:rPr>
        <w:pPrChange w:id="2050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51" w:name="_Toc448917613"/>
      <w:ins w:id="2052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51"/>
    </w:p>
    <w:p w14:paraId="22729BB1" w14:textId="1A95120D" w:rsidR="00C42FE2" w:rsidRDefault="00C42FE2" w:rsidP="00C42FE2">
      <w:pPr>
        <w:pStyle w:val="3"/>
        <w:ind w:firstLine="708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1" w:author="Екатерина Луткова" w:date="2016-04-20T12:54:00Z"/>
          <w:lang w:eastAsia="ru-RU"/>
        </w:rPr>
      </w:pPr>
      <w:ins w:id="206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3" w:author="Екатерина Луткова" w:date="2016-04-20T12:54:00Z"/>
          <w:lang w:eastAsia="ru-RU"/>
        </w:rPr>
      </w:pPr>
      <w:ins w:id="206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5" w:author="Екатерина Луткова" w:date="2016-04-20T12:54:00Z"/>
          <w:lang w:eastAsia="ru-RU"/>
        </w:rPr>
      </w:pPr>
      <w:ins w:id="206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7" w:author="Екатерина Луткова" w:date="2016-04-20T12:54:00Z"/>
          <w:lang w:eastAsia="ru-RU"/>
        </w:rPr>
      </w:pPr>
      <w:ins w:id="206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9" w:author="Екатерина Луткова" w:date="2016-04-20T12:54:00Z"/>
          <w:lang w:eastAsia="ru-RU"/>
        </w:rPr>
      </w:pPr>
      <w:ins w:id="207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71" w:author="Екатерина Луткова" w:date="2016-04-20T12:55:00Z"/>
          <w:lang w:eastAsia="ru-RU"/>
        </w:rPr>
        <w:pPrChange w:id="207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4" w:author="Екатерина Луткова" w:date="2016-04-20T12:55:00Z"/>
          <w:lang w:eastAsia="ru-RU"/>
        </w:rPr>
      </w:pPr>
      <w:ins w:id="2075" w:author="Екатерина Луткова" w:date="2016-04-20T12:55:00Z">
        <w:r>
          <w:rPr>
            <w:lang w:eastAsia="ru-RU"/>
          </w:rPr>
          <w:t xml:space="preserve">4.8.2.  </w:t>
        </w:r>
      </w:ins>
      <w:ins w:id="2076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7" w:author="Екатерина Луткова" w:date="2016-04-20T13:16:00Z"/>
          <w:lang w:eastAsia="ru-RU"/>
        </w:rPr>
        <w:pPrChange w:id="207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9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80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81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2" w:author="Екатерина Луткова" w:date="2016-04-20T12:55:00Z"/>
          <w:lang w:eastAsia="ru-RU"/>
        </w:rPr>
        <w:pPrChange w:id="208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4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5" w:author="Екатерина Луткова" w:date="2016-04-20T12:55:00Z"/>
          <w:lang w:eastAsia="ru-RU"/>
        </w:rPr>
      </w:pPr>
      <w:ins w:id="2086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2:55:00Z"/>
          <w:lang w:eastAsia="ru-RU"/>
        </w:rPr>
      </w:pPr>
      <w:ins w:id="2088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3:18:00Z"/>
          <w:lang w:eastAsia="ru-RU"/>
        </w:rPr>
      </w:pPr>
      <w:ins w:id="2090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1" w:author="Екатерина Луткова" w:date="2016-04-20T12:55:00Z"/>
          <w:lang w:eastAsia="ru-RU"/>
        </w:rPr>
      </w:pPr>
      <w:ins w:id="2092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3" w:author="Екатерина Луткова" w:date="2016-04-20T12:55:00Z"/>
          <w:lang w:eastAsia="ru-RU"/>
        </w:rPr>
      </w:pPr>
      <w:ins w:id="2094" w:author="Екатерина Луткова" w:date="2016-04-20T12:55:00Z">
        <w:r>
          <w:rPr>
            <w:lang w:eastAsia="ru-RU"/>
          </w:rPr>
          <w:t>Номер заявки</w:t>
        </w:r>
      </w:ins>
      <w:ins w:id="2095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6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7" w:author="Екатерина Луткова" w:date="2016-04-20T13:13:00Z"/>
          <w:lang w:eastAsia="ru-RU"/>
        </w:rPr>
      </w:pPr>
      <w:ins w:id="2098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9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100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1" w:author="Екатерина Луткова" w:date="2016-04-20T12:55:00Z"/>
          <w:lang w:eastAsia="ru-RU"/>
        </w:rPr>
      </w:pPr>
      <w:ins w:id="2102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3" w:author="Екатерина Луткова" w:date="2016-04-20T13:22:00Z"/>
          <w:lang w:eastAsia="ru-RU"/>
        </w:rPr>
      </w:pPr>
      <w:ins w:id="2104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5" w:author="Екатерина Луткова" w:date="2016-04-20T13:13:00Z">
        <w:r>
          <w:rPr>
            <w:lang w:eastAsia="ru-RU"/>
          </w:rPr>
          <w:t xml:space="preserve"> (-ых)</w:t>
        </w:r>
      </w:ins>
      <w:ins w:id="2106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3:12:00Z"/>
          <w:lang w:eastAsia="ru-RU"/>
        </w:rPr>
      </w:pPr>
      <w:ins w:id="2108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9" w:author="Екатерина Луткова" w:date="2016-04-20T13:14:00Z"/>
          <w:lang w:eastAsia="ru-RU"/>
        </w:rPr>
      </w:pPr>
      <w:ins w:id="2110" w:author="Екатерина Луткова" w:date="2016-04-20T13:13:00Z">
        <w:r>
          <w:rPr>
            <w:lang w:eastAsia="ru-RU"/>
          </w:rPr>
          <w:t>Количест</w:t>
        </w:r>
      </w:ins>
      <w:ins w:id="2111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2" w:author="Екатерина Луткова" w:date="2016-04-20T12:55:00Z"/>
          <w:lang w:eastAsia="ru-RU"/>
        </w:rPr>
        <w:pPrChange w:id="2113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4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5" w:author="Екатерина Луткова" w:date="2016-04-20T13:15:00Z">
        <w:r>
          <w:rPr>
            <w:lang w:eastAsia="ru-RU"/>
          </w:rPr>
          <w:t>и</w:t>
        </w:r>
      </w:ins>
      <w:ins w:id="2116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7" w:author="Екатерина Луткова" w:date="2016-04-20T13:15:00Z">
        <w:r>
          <w:rPr>
            <w:lang w:eastAsia="ru-RU"/>
          </w:rPr>
          <w:t>–</w:t>
        </w:r>
      </w:ins>
      <w:ins w:id="2118" w:author="Екатерина Луткова" w:date="2016-04-20T13:14:00Z">
        <w:r>
          <w:rPr>
            <w:lang w:eastAsia="ru-RU"/>
          </w:rPr>
          <w:t xml:space="preserve"> </w:t>
        </w:r>
      </w:ins>
      <w:ins w:id="2119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0" w:author="Екатерина Луткова" w:date="2016-04-20T12:55:00Z"/>
          <w:lang w:eastAsia="ru-RU"/>
        </w:rPr>
      </w:pPr>
      <w:ins w:id="2121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2" w:author="Екатерина Луткова" w:date="2016-04-20T13:17:00Z"/>
          <w:lang w:eastAsia="ru-RU"/>
        </w:rPr>
      </w:pPr>
      <w:ins w:id="2123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4" w:author="Екатерина Луткова" w:date="2016-04-20T12:55:00Z"/>
          <w:lang w:eastAsia="ru-RU"/>
        </w:rPr>
      </w:pPr>
      <w:ins w:id="2125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6" w:author="Екатерина Луткова" w:date="2016-04-20T12:57:00Z"/>
          <w:noProof/>
          <w:lang w:eastAsia="ru-RU"/>
        </w:rPr>
      </w:pPr>
      <w:ins w:id="2127" w:author="Екатерина Луткова" w:date="2016-04-20T12:56:00Z">
        <w:r>
          <w:rPr>
            <w:lang w:eastAsia="ru-RU"/>
          </w:rPr>
          <w:t xml:space="preserve">4.8.3. </w:t>
        </w:r>
      </w:ins>
      <w:ins w:id="2128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9" w:author="Екатерина Луткова" w:date="2016-04-20T12:57:00Z"/>
          <w:lang w:eastAsia="ru-RU"/>
        </w:rPr>
      </w:pPr>
      <w:ins w:id="2140" w:author="Екатерина Луткова" w:date="2016-04-20T12:57:00Z">
        <w:r>
          <w:rPr>
            <w:lang w:eastAsia="ru-RU"/>
          </w:rPr>
          <w:t>Партия</w:t>
        </w:r>
      </w:ins>
      <w:ins w:id="2141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2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3" w:author="Екатерина Луткова" w:date="2016-04-20T12:57:00Z"/>
          <w:lang w:eastAsia="ru-RU"/>
        </w:rPr>
      </w:pPr>
      <w:ins w:id="2144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5" w:author="Екатерина Луткова" w:date="2016-04-20T12:57:00Z"/>
          <w:lang w:eastAsia="ru-RU"/>
        </w:rPr>
      </w:pPr>
      <w:ins w:id="2146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7" w:author="Екатерина Луткова" w:date="2016-04-20T12:57:00Z"/>
          <w:lang w:eastAsia="ru-RU"/>
        </w:rPr>
      </w:pPr>
      <w:ins w:id="2148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51" w:author="Екатерина Луткова" w:date="2016-04-20T12:58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3" w:author="Екатерина Луткова" w:date="2016-04-20T12:58:00Z"/>
          <w:lang w:eastAsia="ru-RU"/>
        </w:rPr>
      </w:pPr>
      <w:ins w:id="2154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5" w:author="Екатерина Луткова" w:date="2016-04-20T12:58:00Z"/>
          <w:lang w:eastAsia="ru-RU"/>
        </w:rPr>
      </w:pPr>
      <w:ins w:id="2156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7" w:author="Екатерина Луткова" w:date="2016-04-20T12:58:00Z"/>
          <w:lang w:eastAsia="ru-RU"/>
        </w:rPr>
      </w:pPr>
      <w:ins w:id="2158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9" w:author="Екатерина Луткова" w:date="2016-04-20T12:58:00Z"/>
          <w:lang w:eastAsia="ru-RU"/>
        </w:rPr>
      </w:pPr>
      <w:ins w:id="2160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61" w:author="Екатерина Луткова" w:date="2016-04-20T12:58:00Z"/>
          <w:lang w:eastAsia="ru-RU"/>
        </w:rPr>
      </w:pPr>
      <w:ins w:id="2162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3" w:author="Екатерина Луткова" w:date="2016-04-20T12:58:00Z"/>
          <w:lang w:eastAsia="ru-RU"/>
        </w:rPr>
      </w:pPr>
      <w:ins w:id="2164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5" w:author="Екатерина Луткова" w:date="2016-04-20T12:59:00Z"/>
          <w:lang w:eastAsia="ru-RU"/>
        </w:rPr>
      </w:pPr>
      <w:ins w:id="2166" w:author="Екатерина Луткова" w:date="2016-04-20T12:58:00Z">
        <w:r>
          <w:rPr>
            <w:lang w:eastAsia="ru-RU"/>
          </w:rPr>
          <w:t>4.8.5.</w:t>
        </w:r>
      </w:ins>
      <w:ins w:id="2167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2:59:00Z"/>
          <w:lang w:eastAsia="ru-RU"/>
        </w:rPr>
      </w:pPr>
      <w:ins w:id="2173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6" w:author="Екатерина Луткова" w:date="2016-04-20T12:59:00Z"/>
          <w:lang w:eastAsia="ru-RU"/>
        </w:rPr>
      </w:pPr>
      <w:ins w:id="2177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2:59:00Z"/>
        </w:rPr>
      </w:pPr>
      <w:ins w:id="2183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2:59:00Z"/>
        </w:rPr>
      </w:pPr>
      <w:ins w:id="2185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6" w:author="Екатерина Луткова" w:date="2016-04-20T12:59:00Z"/>
        </w:rPr>
      </w:pPr>
      <w:ins w:id="2187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2:59:00Z"/>
          <w:lang w:eastAsia="ru-RU"/>
        </w:rPr>
      </w:pPr>
      <w:ins w:id="2189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2:59:00Z"/>
          <w:lang w:eastAsia="ru-RU"/>
        </w:rPr>
      </w:pPr>
      <w:ins w:id="2191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2" w:author="Екатерина Луткова" w:date="2016-04-20T12:59:00Z"/>
          <w:lang w:eastAsia="ru-RU"/>
        </w:rPr>
      </w:pPr>
      <w:ins w:id="2193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4" w:author="Екатерина Луткова" w:date="2016-04-20T13:00:00Z"/>
          <w:lang w:eastAsia="ru-RU"/>
        </w:rPr>
      </w:pPr>
      <w:ins w:id="2195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6" w:author="Екатерина Луткова" w:date="2016-04-20T13:00:00Z"/>
          <w:lang w:eastAsia="ru-RU"/>
        </w:rPr>
      </w:pPr>
      <w:ins w:id="2197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8" w:author="Екатерина Луткова" w:date="2016-04-20T13:00:00Z"/>
          <w:lang w:eastAsia="ru-RU"/>
        </w:rPr>
      </w:pPr>
      <w:ins w:id="2199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00" w:author="Екатерина Луткова" w:date="2016-04-20T13:00:00Z"/>
          <w:lang w:eastAsia="ru-RU"/>
        </w:rPr>
      </w:pPr>
      <w:ins w:id="2201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4" w:author="Екатерина Луткова" w:date="2016-04-20T13:00:00Z"/>
          <w:lang w:eastAsia="ru-RU"/>
        </w:rPr>
      </w:pPr>
      <w:ins w:id="2205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6" w:author="Екатерина Луткова" w:date="2016-04-20T13:00:00Z"/>
        </w:rPr>
      </w:pPr>
      <w:ins w:id="2207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8" w:author="Екатерина Луткова" w:date="2016-04-20T13:00:00Z"/>
        </w:rPr>
      </w:pPr>
      <w:ins w:id="2209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10" w:author="Екатерина Луткова" w:date="2016-04-20T13:00:00Z"/>
        </w:rPr>
      </w:pPr>
      <w:ins w:id="2211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2" w:author="Екатерина Луткова" w:date="2016-04-20T13:00:00Z"/>
        </w:rPr>
      </w:pPr>
      <w:ins w:id="2213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4" w:author="Екатерина Луткова" w:date="2016-04-20T13:00:00Z"/>
        </w:rPr>
      </w:pPr>
      <w:ins w:id="2215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6" w:author="Екатерина Луткова" w:date="2016-04-20T13:00:00Z"/>
          <w:lang w:eastAsia="ru-RU"/>
        </w:rPr>
      </w:pPr>
      <w:ins w:id="2217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8" w:author="Екатерина Луткова" w:date="2016-04-20T13:00:00Z"/>
          <w:lang w:eastAsia="ru-RU"/>
        </w:rPr>
      </w:pPr>
      <w:ins w:id="2219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20" w:author="Екатерина Луткова" w:date="2016-04-20T13:00:00Z"/>
          <w:lang w:eastAsia="ru-RU"/>
        </w:rPr>
      </w:pPr>
      <w:ins w:id="2221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2" w:author="Екатерина Луткова" w:date="2016-04-20T13:04:00Z"/>
          <w:lang w:eastAsia="ru-RU"/>
        </w:rPr>
        <w:pPrChange w:id="2223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4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5" w:author="Екатерина Луткова" w:date="2016-04-20T13:05:00Z"/>
          <w:lang w:eastAsia="ru-RU"/>
        </w:rPr>
        <w:pPrChange w:id="2226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7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8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9" w:author="Екатерина Луткова" w:date="2016-04-20T13:08:00Z">
        <w:r>
          <w:rPr>
            <w:lang w:eastAsia="ru-RU"/>
          </w:rPr>
          <w:t>Формируется</w:t>
        </w:r>
      </w:ins>
      <w:ins w:id="2230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31" w:author="Екатерина Луткова" w:date="2016-04-20T13:08:00Z">
        <w:r>
          <w:rPr>
            <w:lang w:eastAsia="ru-RU"/>
          </w:rPr>
          <w:t>исполнителям (</w:t>
        </w:r>
      </w:ins>
      <w:ins w:id="2232" w:author="Екатерина Луткова" w:date="2016-04-20T13:05:00Z">
        <w:r>
          <w:rPr>
            <w:lang w:eastAsia="ru-RU"/>
          </w:rPr>
          <w:t>сотрудникам</w:t>
        </w:r>
      </w:ins>
      <w:ins w:id="2233" w:author="Екатерина Луткова" w:date="2016-04-20T13:08:00Z">
        <w:r>
          <w:rPr>
            <w:lang w:eastAsia="ru-RU"/>
          </w:rPr>
          <w:t>)</w:t>
        </w:r>
      </w:ins>
      <w:ins w:id="2234" w:author="Екатерина Луткова" w:date="2016-04-20T13:05:00Z">
        <w:r>
          <w:rPr>
            <w:lang w:eastAsia="ru-RU"/>
          </w:rPr>
          <w:t xml:space="preserve"> </w:t>
        </w:r>
      </w:ins>
      <w:ins w:id="2235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6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7" w:author="Екатерина Луткова" w:date="2016-04-20T13:08:00Z">
        <w:r>
          <w:rPr>
            <w:lang w:eastAsia="ru-RU"/>
          </w:rPr>
          <w:t>Н</w:t>
        </w:r>
      </w:ins>
      <w:ins w:id="2238" w:author="Екатерина Луткова" w:date="2016-04-20T13:07:00Z">
        <w:r>
          <w:rPr>
            <w:lang w:eastAsia="ru-RU"/>
          </w:rPr>
          <w:t>аряда</w:t>
        </w:r>
      </w:ins>
      <w:ins w:id="2239" w:author="Екатерина Луткова" w:date="2016-04-20T13:08:00Z">
        <w:r>
          <w:rPr>
            <w:lang w:eastAsia="ru-RU"/>
          </w:rPr>
          <w:t>»</w:t>
        </w:r>
      </w:ins>
      <w:ins w:id="2240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41" w:name="_Toc448917614"/>
      <w:r>
        <w:rPr>
          <w:lang w:eastAsia="ru-RU"/>
        </w:rPr>
        <w:t>4.</w:t>
      </w:r>
      <w:ins w:id="2242" w:author="Екатерина Луткова" w:date="2016-04-20T12:07:00Z">
        <w:r w:rsidR="00295E57">
          <w:rPr>
            <w:lang w:eastAsia="ru-RU"/>
          </w:rPr>
          <w:t>9</w:t>
        </w:r>
      </w:ins>
      <w:del w:id="2243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4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4" w:name="_Toc448917615"/>
      <w:r>
        <w:t>4.</w:t>
      </w:r>
      <w:ins w:id="2245" w:author="Екатерина Луткова" w:date="2016-04-20T12:07:00Z">
        <w:r w:rsidR="00295E57">
          <w:t>9</w:t>
        </w:r>
      </w:ins>
      <w:del w:id="2246" w:author="Екатерина Луткова" w:date="2016-04-20T12:07:00Z">
        <w:r w:rsidDel="00295E57">
          <w:delText>8</w:delText>
        </w:r>
      </w:del>
      <w:r>
        <w:t>.1 Реестр брака</w:t>
      </w:r>
      <w:bookmarkEnd w:id="2244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7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8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9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50" w:author="Екатерина Луткова" w:date="2016-04-01T18:05:00Z">
          <w:pPr>
            <w:jc w:val="both"/>
          </w:pPr>
        </w:pPrChange>
      </w:pPr>
      <w:ins w:id="2251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2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3" w:author="Екатерина Луткова" w:date="2016-04-01T18:05:00Z"/>
        </w:rPr>
      </w:pPr>
      <w:ins w:id="2254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5" w:author="Екатерина Луткова" w:date="2016-04-01T18:06:00Z"/>
        </w:rPr>
      </w:pPr>
      <w:ins w:id="2256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7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8" w:author="Екатерина Луткова" w:date="2016-04-01T18:08:00Z">
        <w:r w:rsidR="003F5BA8">
          <w:t xml:space="preserve"> </w:t>
        </w:r>
      </w:ins>
      <w:ins w:id="2259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60" w:author="Екатерина Луткова" w:date="2016-04-01T18:09:00Z"/>
        </w:rPr>
      </w:pPr>
      <w:ins w:id="2261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2" w:author="Екатерина Луткова" w:date="2016-04-01T18:07:00Z">
        <w:r>
          <w:t xml:space="preserve">«Материалы» </w:t>
        </w:r>
      </w:ins>
      <w:ins w:id="2263" w:author="Екатерина Луткова" w:date="2016-04-01T18:09:00Z">
        <w:r w:rsidR="003F5BA8">
          <w:t>*</w:t>
        </w:r>
      </w:ins>
      <w:ins w:id="2264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5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6" w:author="Екатерина Луткова" w:date="2016-04-01T18:09:00Z"/>
        </w:rPr>
      </w:pPr>
      <w:ins w:id="2267" w:author="Екатерина Луткова" w:date="2016-04-01T18:09:00Z">
        <w:r>
          <w:t>прямые затраты</w:t>
        </w:r>
      </w:ins>
      <w:ins w:id="2268" w:author="Екатерина Луткова" w:date="2016-04-01T18:10:00Z">
        <w:r>
          <w:t xml:space="preserve"> (берутся из плановой калькуляции)</w:t>
        </w:r>
      </w:ins>
      <w:ins w:id="2269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70" w:author="Екатерина Луткова" w:date="2016-04-01T18:10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09:00Z">
        <w:r>
          <w:t>- транспортные</w:t>
        </w:r>
      </w:ins>
      <w:ins w:id="2273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4" w:author="Екатерина Луткова" w:date="2016-04-01T18:10:00Z"/>
        </w:rPr>
        <w:pPrChange w:id="227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6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7" w:author="Екатерина Луткова" w:date="2016-04-01T18:10:00Z"/>
        </w:rPr>
        <w:pPrChange w:id="22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9" w:author="Екатерина Луткова" w:date="2016-04-01T18:11:00Z">
        <w:r>
          <w:t xml:space="preserve">- </w:t>
        </w:r>
      </w:ins>
      <w:ins w:id="2280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81" w:author="Екатерина Луткова" w:date="2016-04-01T18:11:00Z"/>
        </w:rPr>
        <w:pPrChange w:id="228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3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4" w:author="Екатерина Луткова" w:date="2016-04-01T18:11:00Z"/>
        </w:rPr>
        <w:pPrChange w:id="228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6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7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8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3" w:author="Екатерина Луткова" w:date="2016-04-01T18:12:00Z"/>
        </w:rPr>
      </w:pPr>
      <w:del w:id="2314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5" w:author="Екатерина Луткова" w:date="2016-04-01T18:12:00Z"/>
        </w:rPr>
      </w:pPr>
      <w:del w:id="2316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7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8" w:name="_Toc448917616"/>
      <w:r>
        <w:t>4.</w:t>
      </w:r>
      <w:ins w:id="2319" w:author="Екатерина Луткова" w:date="2016-04-20T12:08:00Z">
        <w:r w:rsidR="00295E57">
          <w:t>10</w:t>
        </w:r>
      </w:ins>
      <w:del w:id="2320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8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21" w:author="Екатерина Луткова" w:date="2016-04-01T18:12:00Z"/>
        </w:rPr>
        <w:pPrChange w:id="2322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23" w:author="Екатерина Луткова" w:date="2016-04-01T18:12:00Z"/>
        </w:rPr>
        <w:pPrChange w:id="2324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25" w:author="Екатерина Луткова" w:date="2016-04-01T18:12:00Z">
        <w:r>
          <w:t xml:space="preserve">Предусмотреть формирование отчета по </w:t>
        </w:r>
      </w:ins>
      <w:ins w:id="2326" w:author="Екатерина Луткова" w:date="2016-04-01T18:13:00Z">
        <w:r>
          <w:t xml:space="preserve">приходу конкретного </w:t>
        </w:r>
      </w:ins>
      <w:ins w:id="2327" w:author="Екатерина Луткова" w:date="2016-04-01T18:12:00Z">
        <w:r>
          <w:t>материала за заданный период</w:t>
        </w:r>
      </w:ins>
      <w:ins w:id="2328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29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30" w:author="Екатерина Луткова" w:date="2016-04-20T12:08:00Z">
        <w:r>
          <w:t xml:space="preserve"> </w:t>
        </w:r>
      </w:ins>
      <w:bookmarkStart w:id="2331" w:name="_Toc448917617"/>
      <w:r w:rsidR="00DD7803">
        <w:t>Журнал учета оплаченной и отгруженной продукции</w:t>
      </w:r>
      <w:bookmarkEnd w:id="2331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3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33" w:author="Екатерина Луткова" w:date="2016-04-20T12:08:00Z">
        <w:r>
          <w:t xml:space="preserve"> </w:t>
        </w:r>
      </w:ins>
      <w:bookmarkStart w:id="2334" w:name="_Toc448917618"/>
      <w:r w:rsidR="00FF1128">
        <w:t>Журнал вальцовщика</w:t>
      </w:r>
      <w:bookmarkEnd w:id="2334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35" w:author="Екатерина Луткова" w:date="2016-04-01T16:58:00Z">
              <w:r w:rsidR="00910A02">
                <w:t>текущей</w:t>
              </w:r>
            </w:ins>
            <w:del w:id="2336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37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38" w:name="_Toc448917619"/>
      <w:r>
        <w:t>Распоряжение на отгрузку</w:t>
      </w:r>
      <w:r w:rsidR="0038185E">
        <w:t xml:space="preserve"> (журнал)</w:t>
      </w:r>
      <w:bookmarkEnd w:id="2338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39" w:author="Екатерина Луткова" w:date="2016-04-01T16:58:00Z">
              <w:r w:rsidR="00910A02">
                <w:t>текущей</w:t>
              </w:r>
            </w:ins>
            <w:del w:id="2340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41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42" w:name="_Toc448917620"/>
      <w:r>
        <w:t>Модуль «</w:t>
      </w:r>
      <w:r w:rsidRPr="005A357F">
        <w:t>Расход материалов</w:t>
      </w:r>
      <w:r>
        <w:t>»</w:t>
      </w:r>
      <w:bookmarkEnd w:id="2342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43" w:name="_Toc448917621"/>
      <w:r>
        <w:t>5 ТРЕБОВАНИЯ К НАДЕЖНОСТИ</w:t>
      </w:r>
      <w:bookmarkEnd w:id="2343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44" w:name="_Toc418591219"/>
      <w:bookmarkStart w:id="2345" w:name="_Toc432605163"/>
      <w:bookmarkStart w:id="2346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44"/>
      <w:bookmarkEnd w:id="2345"/>
      <w:bookmarkEnd w:id="2346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47" w:name="_Toc418591220"/>
      <w:bookmarkStart w:id="2348" w:name="_Toc432605164"/>
      <w:bookmarkStart w:id="2349" w:name="_Toc448917623"/>
      <w:r>
        <w:t>5</w:t>
      </w:r>
      <w:r w:rsidRPr="00B45BC2">
        <w:t>.1. Архитектура системы</w:t>
      </w:r>
      <w:bookmarkEnd w:id="2347"/>
      <w:bookmarkEnd w:id="2348"/>
      <w:bookmarkEnd w:id="2349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50" w:name="_Toc418591221"/>
      <w:bookmarkStart w:id="2351" w:name="_Toc432605165"/>
      <w:bookmarkStart w:id="2352" w:name="_Toc448917624"/>
      <w:r>
        <w:t>5</w:t>
      </w:r>
      <w:r w:rsidRPr="00B45BC2">
        <w:t>.2. Требования к аппаратному обеспечению системы</w:t>
      </w:r>
      <w:bookmarkEnd w:id="2350"/>
      <w:bookmarkEnd w:id="2351"/>
      <w:bookmarkEnd w:id="2352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5" w:author="staff" w:date="2016-03-25T08:00:00Z" w:initials="s">
    <w:p w14:paraId="05E0F99A" w14:textId="77777777" w:rsidR="00E11528" w:rsidRDefault="00E11528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E11528" w:rsidRPr="00D2120D" w:rsidRDefault="00E11528">
      <w:pPr>
        <w:pStyle w:val="af1"/>
      </w:pPr>
    </w:p>
  </w:comment>
  <w:comment w:id="555" w:author="Мухамедшин" w:date="2016-03-30T10:13:00Z" w:initials="Е.Р.">
    <w:p w14:paraId="38C8DEDA" w14:textId="6F7DE247" w:rsidR="00E11528" w:rsidRDefault="00E11528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E11528" w:rsidRDefault="00E11528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6" w:author="staff" w:date="2016-03-29T20:47:00Z" w:initials="s">
    <w:p w14:paraId="20332B6D" w14:textId="34BC4ABA" w:rsidR="00E11528" w:rsidRDefault="00E11528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7" w:author="staff" w:date="2016-03-29T20:48:00Z" w:initials="s">
    <w:p w14:paraId="69A94C93" w14:textId="0E8228B8" w:rsidR="00E11528" w:rsidRDefault="00E11528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8" w:author="staff" w:date="2016-03-29T20:48:00Z" w:initials="s">
    <w:p w14:paraId="368B83BC" w14:textId="1C9A61DE" w:rsidR="00E11528" w:rsidRDefault="00E11528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3" w:author="staff" w:date="2016-03-29T20:52:00Z" w:initials="s">
    <w:p w14:paraId="551DB649" w14:textId="77777777" w:rsidR="00E11528" w:rsidRDefault="00E11528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E11528" w:rsidRDefault="00E11528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4" w:author="staff" w:date="2016-03-29T20:52:00Z" w:initials="s">
    <w:p w14:paraId="4E1AF39D" w14:textId="77777777" w:rsidR="00E11528" w:rsidRDefault="00E11528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E11528" w:rsidRDefault="00E11528">
      <w:pPr>
        <w:pStyle w:val="af1"/>
      </w:pPr>
      <w:r>
        <w:t>Артикул, Код</w:t>
      </w:r>
    </w:p>
  </w:comment>
  <w:comment w:id="1231" w:author="staff" w:date="2016-04-03T16:24:00Z" w:initials="s">
    <w:p w14:paraId="0F6A7106" w14:textId="704D53AA" w:rsidR="00E11528" w:rsidRPr="00DC1026" w:rsidRDefault="00E11528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8" w:author="staff" w:date="2016-04-10T18:04:00Z" w:initials="s">
    <w:p w14:paraId="0CA165DA" w14:textId="414E64C5" w:rsidR="00E11528" w:rsidRDefault="00E11528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9" w:author="HOME" w:date="2016-04-21T08:42:00Z" w:initials="H">
    <w:p w14:paraId="332B481F" w14:textId="0A35129A" w:rsidR="00E11528" w:rsidRPr="007D2B8A" w:rsidRDefault="00E11528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8" w:author="HOME" w:date="2016-04-21T08:46:00Z" w:initials="H">
    <w:p w14:paraId="31175D43" w14:textId="03499166" w:rsidR="00E11528" w:rsidRDefault="00E11528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70" w:author="HOME" w:date="2016-04-21T08:46:00Z" w:initials="H">
    <w:p w14:paraId="385BB2BF" w14:textId="62430835" w:rsidR="00E11528" w:rsidRDefault="00E11528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8" w:author="HOME" w:date="2016-04-21T08:48:00Z" w:initials="H">
    <w:p w14:paraId="409ECC7E" w14:textId="212B13D3" w:rsidR="00E11528" w:rsidRDefault="00E11528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9" w:author="HOME" w:date="2016-04-21T08:49:00Z" w:initials="H">
    <w:p w14:paraId="4EE8BD7C" w14:textId="6AF9B3B9" w:rsidR="00E11528" w:rsidRDefault="00E11528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80" w:author="HOME" w:date="2016-04-21T09:00:00Z" w:initials="H">
    <w:p w14:paraId="36EB4829" w14:textId="228E69DF" w:rsidR="00E11528" w:rsidRDefault="00E11528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2" w:author="HOME" w:date="2016-04-21T08:51:00Z" w:initials="H">
    <w:p w14:paraId="03BAC419" w14:textId="6C2EDB54" w:rsidR="00E11528" w:rsidRDefault="00E11528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6" w:author="HOME" w:date="2016-04-21T08:52:00Z" w:initials="H">
    <w:p w14:paraId="6D7A8533" w14:textId="23503C1E" w:rsidR="00E11528" w:rsidRDefault="00E11528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7" w:author="HOME" w:date="2016-04-21T08:55:00Z" w:initials="H">
    <w:p w14:paraId="581F1587" w14:textId="5D8AB5F8" w:rsidR="00E11528" w:rsidRDefault="00E11528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8" w:author="HOME" w:date="2016-04-21T08:56:00Z" w:initials="H">
    <w:p w14:paraId="2D73CF59" w14:textId="32DC12D1" w:rsidR="00E11528" w:rsidRDefault="00E11528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4" w:author="HOME" w:date="2016-04-21T09:01:00Z" w:initials="H">
    <w:p w14:paraId="4C8057D4" w14:textId="574D204B" w:rsidR="00E11528" w:rsidRDefault="00E11528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6" w:author="HOME" w:date="2016-04-21T09:02:00Z" w:initials="H">
    <w:p w14:paraId="44DCD428" w14:textId="046E08BB" w:rsidR="00E11528" w:rsidRDefault="00E11528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2" w:author="Мухамедшин" w:date="2016-04-29T11:43:00Z" w:initials="Е.Р.">
    <w:p w14:paraId="238BBE28" w14:textId="6C155C4B" w:rsidR="00E11528" w:rsidRDefault="00E11528">
      <w:pPr>
        <w:pStyle w:val="af1"/>
      </w:pPr>
      <w:r>
        <w:rPr>
          <w:rStyle w:val="af0"/>
        </w:rPr>
        <w:annotationRef/>
      </w:r>
      <w:r>
        <w:t>Один документ на день, или может быть несколько в один день?</w:t>
      </w:r>
    </w:p>
    <w:p w14:paraId="7A811924" w14:textId="45AE6E97" w:rsidR="00E11528" w:rsidRPr="00460563" w:rsidRDefault="00E11528">
      <w:pPr>
        <w:pStyle w:val="af1"/>
      </w:pPr>
      <w:r>
        <w:t>Дату подставлять автоматически текущую, или на завтра?</w:t>
      </w:r>
    </w:p>
  </w:comment>
  <w:comment w:id="1806" w:author="Мухамедшин" w:date="2016-04-29T11:37:00Z" w:initials="Е.Р.">
    <w:p w14:paraId="0A82887C" w14:textId="304F5F26" w:rsidR="00E11528" w:rsidRDefault="00E11528">
      <w:pPr>
        <w:pStyle w:val="af1"/>
      </w:pPr>
      <w:r>
        <w:rPr>
          <w:rStyle w:val="af0"/>
        </w:rPr>
        <w:annotationRef/>
      </w:r>
      <w:r>
        <w:t>Наименование детали?</w:t>
      </w:r>
    </w:p>
  </w:comment>
  <w:comment w:id="1810" w:author="Мухамедшин" w:date="2016-04-29T11:43:00Z" w:initials="Е.Р.">
    <w:p w14:paraId="4FD58214" w14:textId="173B6945" w:rsidR="00E11528" w:rsidRDefault="00E11528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13" w:author="Мухамедшин" w:date="2016-04-29T11:38:00Z" w:initials="Е.Р.">
    <w:p w14:paraId="7001F384" w14:textId="1C42C092" w:rsidR="00E11528" w:rsidRDefault="00E11528">
      <w:pPr>
        <w:pStyle w:val="af1"/>
      </w:pPr>
      <w:r>
        <w:rPr>
          <w:rStyle w:val="af0"/>
        </w:rPr>
        <w:annotationRef/>
      </w:r>
      <w:r>
        <w:t xml:space="preserve">Выше написано, что исполнитель появляется автоматически. Выбирается вручную из раскрывающегося списка сотрудников или же при помощи </w:t>
      </w:r>
      <w:proofErr w:type="spellStart"/>
      <w:r>
        <w:t>автоподстановки</w:t>
      </w:r>
      <w:proofErr w:type="spellEnd"/>
      <w:r>
        <w:t>, как везде</w:t>
      </w:r>
    </w:p>
  </w:comment>
  <w:comment w:id="1818" w:author="Мухамедшин" w:date="2016-04-29T11:40:00Z" w:initials="Е.Р.">
    <w:p w14:paraId="25961AD5" w14:textId="03954FC3" w:rsidR="00E11528" w:rsidRDefault="00E11528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8" w:author="Мухамедшин" w:date="2016-04-29T11:53:00Z" w:initials="Е.Р.">
    <w:p w14:paraId="5D422E1E" w14:textId="6C60A416" w:rsidR="00E11528" w:rsidRDefault="00E11528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6" w:author="Мухамедшин" w:date="2016-04-29T12:05:00Z" w:initials="Е.Р.">
    <w:p w14:paraId="0A71F557" w14:textId="00D6BC0F" w:rsidR="00E11528" w:rsidRDefault="00E11528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9" w:author="Мухамедшин" w:date="2016-04-29T12:43:00Z" w:initials="Е.Р.">
    <w:p w14:paraId="48F9296C" w14:textId="5D2BEABB" w:rsidR="00E11528" w:rsidRDefault="00E11528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80" w:author="Мухамедшин" w:date="2016-04-29T12:45:00Z" w:initials="Е.Р.">
    <w:p w14:paraId="4D30655D" w14:textId="4A7BCBEF" w:rsidR="00E11528" w:rsidRDefault="00E11528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4" w:author="Мухамедшин" w:date="2016-04-29T13:06:00Z" w:initials="Е.Р.">
    <w:p w14:paraId="4DDB3DFA" w14:textId="0C914B5F" w:rsidR="00E11528" w:rsidRDefault="00E11528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901" w:author="Мухамедшин" w:date="2016-04-29T13:04:00Z" w:initials="Е.Р.">
    <w:p w14:paraId="789D55CA" w14:textId="30D7E608" w:rsidR="00E11528" w:rsidRDefault="00E11528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E11528" w:rsidRDefault="00E11528">
      <w:pPr>
        <w:pStyle w:val="af1"/>
      </w:pPr>
      <w:r>
        <w:t>Оно как-то влияет на время работы пресса?</w:t>
      </w:r>
    </w:p>
  </w:comment>
  <w:comment w:id="1905" w:author="Мухамедшин" w:date="2016-04-29T13:03:00Z" w:initials="Е.Р.">
    <w:p w14:paraId="6927E3A7" w14:textId="4F22DC3C" w:rsidR="00E11528" w:rsidRPr="00515AF3" w:rsidRDefault="00E11528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7A811924" w15:done="0"/>
  <w15:commentEx w15:paraId="0A82887C" w15:done="0"/>
  <w15:commentEx w15:paraId="4FD58214" w15:done="0"/>
  <w15:commentEx w15:paraId="7001F384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8DE72-DAD2-4844-9AAE-DD48ED7C9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4051</TotalTime>
  <Pages>1</Pages>
  <Words>9307</Words>
  <Characters>53051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Мухамедшин</cp:lastModifiedBy>
  <cp:revision>38</cp:revision>
  <cp:lastPrinted>2016-03-24T11:23:00Z</cp:lastPrinted>
  <dcterms:created xsi:type="dcterms:W3CDTF">2016-03-25T05:02:00Z</dcterms:created>
  <dcterms:modified xsi:type="dcterms:W3CDTF">2016-04-29T14:08:00Z</dcterms:modified>
</cp:coreProperties>
</file>