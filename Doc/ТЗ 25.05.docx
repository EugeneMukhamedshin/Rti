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4A8614EB" w14:textId="77777777" w:rsidR="005D5A39" w:rsidRDefault="00DD7803">
      <w:pPr>
        <w:pStyle w:val="12"/>
        <w:tabs>
          <w:tab w:val="right" w:leader="dot" w:pos="10762"/>
        </w:tabs>
        <w:rPr>
          <w:ins w:id="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5-17T12:33:00Z">
        <w:r w:rsidR="005D5A39" w:rsidRPr="005C1588">
          <w:rPr>
            <w:rStyle w:val="a7"/>
            <w:noProof/>
          </w:rPr>
          <w:fldChar w:fldCharType="begin"/>
        </w:r>
        <w:r w:rsidR="005D5A39" w:rsidRPr="005C1588">
          <w:rPr>
            <w:rStyle w:val="a7"/>
            <w:noProof/>
          </w:rPr>
          <w:instrText xml:space="preserve"> </w:instrText>
        </w:r>
        <w:r w:rsidR="005D5A39">
          <w:rPr>
            <w:noProof/>
          </w:rPr>
          <w:instrText>HYPERLINK \l "_Toc451251733"</w:instrText>
        </w:r>
        <w:r w:rsidR="005D5A39" w:rsidRPr="005C1588">
          <w:rPr>
            <w:rStyle w:val="a7"/>
            <w:noProof/>
          </w:rPr>
          <w:instrText xml:space="preserve"> </w:instrText>
        </w:r>
        <w:r w:rsidR="005D5A39" w:rsidRPr="005C1588">
          <w:rPr>
            <w:rStyle w:val="a7"/>
            <w:noProof/>
          </w:rPr>
          <w:fldChar w:fldCharType="separate"/>
        </w:r>
        <w:r w:rsidR="005D5A39" w:rsidRPr="005C1588">
          <w:rPr>
            <w:rStyle w:val="a7"/>
            <w:noProof/>
          </w:rPr>
          <w:t>1 ПОСТАНОВКА ЗАДАЧИ</w:t>
        </w:r>
        <w:r w:rsidR="005D5A39">
          <w:rPr>
            <w:noProof/>
            <w:webHidden/>
          </w:rPr>
          <w:tab/>
        </w:r>
        <w:r w:rsidR="005D5A39">
          <w:rPr>
            <w:noProof/>
            <w:webHidden/>
          </w:rPr>
          <w:fldChar w:fldCharType="begin"/>
        </w:r>
        <w:r w:rsidR="005D5A39">
          <w:rPr>
            <w:noProof/>
            <w:webHidden/>
          </w:rPr>
          <w:instrText xml:space="preserve"> PAGEREF _Toc451251733 \h </w:instrText>
        </w:r>
      </w:ins>
      <w:r w:rsidR="005D5A39">
        <w:rPr>
          <w:noProof/>
          <w:webHidden/>
        </w:rPr>
      </w:r>
      <w:r w:rsidR="005D5A39">
        <w:rPr>
          <w:noProof/>
          <w:webHidden/>
        </w:rPr>
        <w:fldChar w:fldCharType="separate"/>
      </w:r>
      <w:ins w:id="3" w:author="Екатерина Луткова" w:date="2016-05-17T12:33:00Z">
        <w:r w:rsidR="005D5A39">
          <w:rPr>
            <w:noProof/>
            <w:webHidden/>
          </w:rPr>
          <w:t>4</w:t>
        </w:r>
        <w:r w:rsidR="005D5A39">
          <w:rPr>
            <w:noProof/>
            <w:webHidden/>
          </w:rPr>
          <w:fldChar w:fldCharType="end"/>
        </w:r>
        <w:r w:rsidR="005D5A39" w:rsidRPr="005C1588">
          <w:rPr>
            <w:rStyle w:val="a7"/>
            <w:noProof/>
          </w:rPr>
          <w:fldChar w:fldCharType="end"/>
        </w:r>
      </w:ins>
    </w:p>
    <w:p w14:paraId="14DD47A7" w14:textId="77777777" w:rsidR="005D5A39" w:rsidRDefault="005D5A39">
      <w:pPr>
        <w:pStyle w:val="21"/>
        <w:tabs>
          <w:tab w:val="right" w:leader="dot" w:pos="10762"/>
        </w:tabs>
        <w:rPr>
          <w:ins w:id="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281B3" w14:textId="77777777" w:rsidR="005D5A39" w:rsidRDefault="005D5A39">
      <w:pPr>
        <w:pStyle w:val="21"/>
        <w:tabs>
          <w:tab w:val="right" w:leader="dot" w:pos="10762"/>
        </w:tabs>
        <w:rPr>
          <w:ins w:id="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9067410" w14:textId="77777777" w:rsidR="005D5A39" w:rsidRDefault="005D5A39">
      <w:pPr>
        <w:pStyle w:val="12"/>
        <w:tabs>
          <w:tab w:val="right" w:leader="dot" w:pos="10762"/>
        </w:tabs>
        <w:rPr>
          <w:ins w:id="1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79F60F5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5753FF" w14:textId="77777777" w:rsidR="005D5A39" w:rsidRDefault="005D5A39">
      <w:pPr>
        <w:pStyle w:val="21"/>
        <w:tabs>
          <w:tab w:val="right" w:leader="dot" w:pos="10762"/>
        </w:tabs>
        <w:rPr>
          <w:ins w:id="1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93E31EF" w14:textId="77777777" w:rsidR="005D5A39" w:rsidRDefault="005D5A39">
      <w:pPr>
        <w:pStyle w:val="21"/>
        <w:tabs>
          <w:tab w:val="right" w:leader="dot" w:pos="10762"/>
        </w:tabs>
        <w:rPr>
          <w:ins w:id="1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caps/>
            <w:noProof/>
          </w:rPr>
          <w:t xml:space="preserve">2.3. </w:t>
        </w:r>
        <w:r w:rsidRPr="005C158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20E5E9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C4E91C2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D3A71FB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336DF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E0F91D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65C07BB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3A1642F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18D0AF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AEB29F4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AB56FA0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D881BE1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9A2368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5-17T12:3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1347F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1BD986A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18CFC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8C8BD85" w14:textId="77777777" w:rsidR="005D5A39" w:rsidRDefault="005D5A39">
      <w:pPr>
        <w:pStyle w:val="31"/>
        <w:tabs>
          <w:tab w:val="right" w:leader="dot" w:pos="10762"/>
        </w:tabs>
        <w:rPr>
          <w:ins w:id="6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B6F83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91A00D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B5D3B0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A86CCEC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70463D" w14:textId="77777777" w:rsidR="005D5A39" w:rsidRDefault="005D5A39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E435718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5-17T12:3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7111C1" w14:textId="77777777" w:rsidR="005D5A39" w:rsidRDefault="005D5A39">
      <w:pPr>
        <w:pStyle w:val="31"/>
        <w:tabs>
          <w:tab w:val="right" w:leader="dot" w:pos="10762"/>
        </w:tabs>
        <w:rPr>
          <w:ins w:id="8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5-17T12:3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4C2F162" w14:textId="77777777" w:rsidR="005D5A39" w:rsidRDefault="005D5A39">
      <w:pPr>
        <w:pStyle w:val="31"/>
        <w:tabs>
          <w:tab w:val="right" w:leader="dot" w:pos="10762"/>
        </w:tabs>
        <w:rPr>
          <w:ins w:id="9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5B2EF07" w14:textId="77777777" w:rsidR="005D5A39" w:rsidRDefault="005D5A39">
      <w:pPr>
        <w:pStyle w:val="31"/>
        <w:tabs>
          <w:tab w:val="right" w:leader="dot" w:pos="10762"/>
        </w:tabs>
        <w:rPr>
          <w:ins w:id="9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C88C2BF" w14:textId="77777777" w:rsidR="005D5A39" w:rsidRDefault="005D5A39">
      <w:pPr>
        <w:pStyle w:val="31"/>
        <w:tabs>
          <w:tab w:val="right" w:leader="dot" w:pos="10762"/>
        </w:tabs>
        <w:rPr>
          <w:ins w:id="9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5A4061C" w14:textId="77777777" w:rsidR="005D5A39" w:rsidRDefault="005D5A39">
      <w:pPr>
        <w:pStyle w:val="31"/>
        <w:tabs>
          <w:tab w:val="right" w:leader="dot" w:pos="10762"/>
        </w:tabs>
        <w:rPr>
          <w:ins w:id="10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08B293B" w14:textId="77777777" w:rsidR="005D5A39" w:rsidRDefault="005D5A39">
      <w:pPr>
        <w:pStyle w:val="31"/>
        <w:tabs>
          <w:tab w:val="right" w:leader="dot" w:pos="10762"/>
        </w:tabs>
        <w:rPr>
          <w:ins w:id="10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5B973BC" w14:textId="77777777" w:rsidR="005D5A39" w:rsidRDefault="005D5A39">
      <w:pPr>
        <w:pStyle w:val="31"/>
        <w:tabs>
          <w:tab w:val="right" w:leader="dot" w:pos="10762"/>
        </w:tabs>
        <w:rPr>
          <w:ins w:id="10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99A8B9" w14:textId="77777777" w:rsidR="005D5A39" w:rsidRDefault="005D5A39">
      <w:pPr>
        <w:pStyle w:val="31"/>
        <w:tabs>
          <w:tab w:val="right" w:leader="dot" w:pos="10762"/>
        </w:tabs>
        <w:rPr>
          <w:ins w:id="10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FEA883D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1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5-17T12:3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3796D7D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5-17T12:33:00Z">
        <w:r w:rsidRPr="005C1588">
          <w:rPr>
            <w:rStyle w:val="a7"/>
            <w:noProof/>
          </w:rPr>
          <w:lastRenderedPageBreak/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5-17T12:3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46A52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5-17T12:33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F50017" w14:textId="77777777" w:rsidR="005D5A39" w:rsidRDefault="005D5A39">
      <w:pPr>
        <w:pStyle w:val="31"/>
        <w:tabs>
          <w:tab w:val="right" w:leader="dot" w:pos="10762"/>
        </w:tabs>
        <w:rPr>
          <w:ins w:id="12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5-17T12:33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B114D9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2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5-17T12:33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1DB896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2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5-17T12:33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E32260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5-17T12:33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4EABC6E" w14:textId="77777777" w:rsidR="005D5A39" w:rsidRDefault="005D5A39">
      <w:pPr>
        <w:pStyle w:val="31"/>
        <w:tabs>
          <w:tab w:val="left" w:pos="1100"/>
          <w:tab w:val="right" w:leader="dot" w:pos="10762"/>
        </w:tabs>
        <w:rPr>
          <w:ins w:id="13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5-17T12:33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4B9D88" w14:textId="77777777" w:rsidR="005D5A39" w:rsidRDefault="005D5A39">
      <w:pPr>
        <w:pStyle w:val="31"/>
        <w:tabs>
          <w:tab w:val="right" w:leader="dot" w:pos="10762"/>
        </w:tabs>
        <w:rPr>
          <w:ins w:id="13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BE72E84" w14:textId="77777777" w:rsidR="005D5A39" w:rsidRDefault="005D5A39">
      <w:pPr>
        <w:pStyle w:val="31"/>
        <w:tabs>
          <w:tab w:val="right" w:leader="dot" w:pos="10762"/>
        </w:tabs>
        <w:rPr>
          <w:ins w:id="13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EF05C11" w14:textId="77777777" w:rsidR="005D5A39" w:rsidRDefault="005D5A39">
      <w:pPr>
        <w:pStyle w:val="31"/>
        <w:tabs>
          <w:tab w:val="right" w:leader="dot" w:pos="10762"/>
        </w:tabs>
        <w:rPr>
          <w:ins w:id="14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08B10D" w14:textId="77777777" w:rsidR="005D5A39" w:rsidRDefault="005D5A39">
      <w:pPr>
        <w:pStyle w:val="31"/>
        <w:tabs>
          <w:tab w:val="right" w:leader="dot" w:pos="10762"/>
        </w:tabs>
        <w:rPr>
          <w:ins w:id="14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67CEE08" w14:textId="77777777" w:rsidR="005D5A39" w:rsidRDefault="005D5A39">
      <w:pPr>
        <w:pStyle w:val="31"/>
        <w:tabs>
          <w:tab w:val="right" w:leader="dot" w:pos="10762"/>
        </w:tabs>
        <w:rPr>
          <w:ins w:id="14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4.7.6 Универсальный передаточный документ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1C4661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5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8E9C75" w14:textId="77777777" w:rsidR="005D5A39" w:rsidRDefault="005D5A39">
      <w:pPr>
        <w:pStyle w:val="31"/>
        <w:tabs>
          <w:tab w:val="right" w:leader="dot" w:pos="10762"/>
        </w:tabs>
        <w:rPr>
          <w:ins w:id="15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4.8.1. 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15359B" w14:textId="77777777" w:rsidR="005D5A39" w:rsidRDefault="005D5A39">
      <w:pPr>
        <w:pStyle w:val="31"/>
        <w:tabs>
          <w:tab w:val="right" w:leader="dot" w:pos="10762"/>
        </w:tabs>
        <w:rPr>
          <w:ins w:id="15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4.8.2.  Заказы и отгрузка по чертежу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0B653F3" w14:textId="77777777" w:rsidR="005D5A39" w:rsidRDefault="005D5A39">
      <w:pPr>
        <w:pStyle w:val="31"/>
        <w:tabs>
          <w:tab w:val="right" w:leader="dot" w:pos="10762"/>
        </w:tabs>
        <w:rPr>
          <w:ins w:id="16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4.8.3. 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DBF668C" w14:textId="77777777" w:rsidR="005D5A39" w:rsidRDefault="005D5A39">
      <w:pPr>
        <w:pStyle w:val="31"/>
        <w:tabs>
          <w:tab w:val="right" w:leader="dot" w:pos="10762"/>
        </w:tabs>
        <w:rPr>
          <w:ins w:id="16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4.8.4. 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2CDD776" w14:textId="77777777" w:rsidR="005D5A39" w:rsidRDefault="005D5A39">
      <w:pPr>
        <w:pStyle w:val="31"/>
        <w:tabs>
          <w:tab w:val="right" w:leader="dot" w:pos="10762"/>
        </w:tabs>
        <w:rPr>
          <w:ins w:id="16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4.8.5.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CF9219" w14:textId="77777777" w:rsidR="005D5A39" w:rsidRDefault="005D5A39">
      <w:pPr>
        <w:pStyle w:val="31"/>
        <w:tabs>
          <w:tab w:val="right" w:leader="dot" w:pos="10762"/>
        </w:tabs>
        <w:rPr>
          <w:ins w:id="16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4.8.6.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F24A6D2" w14:textId="77777777" w:rsidR="005D5A39" w:rsidRDefault="005D5A39">
      <w:pPr>
        <w:pStyle w:val="31"/>
        <w:tabs>
          <w:tab w:val="right" w:leader="dot" w:pos="10762"/>
        </w:tabs>
        <w:rPr>
          <w:ins w:id="17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4.8.7. Отчет по заработной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2082AF" w14:textId="77777777" w:rsidR="005D5A39" w:rsidRDefault="005D5A39">
      <w:pPr>
        <w:pStyle w:val="21"/>
        <w:tabs>
          <w:tab w:val="right" w:leader="dot" w:pos="10762"/>
        </w:tabs>
        <w:rPr>
          <w:ins w:id="17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 xml:space="preserve">4.9 </w:t>
        </w:r>
        <w:r w:rsidRPr="005C158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42367B" w14:textId="77777777" w:rsidR="005D5A39" w:rsidRDefault="005D5A39">
      <w:pPr>
        <w:pStyle w:val="31"/>
        <w:tabs>
          <w:tab w:val="right" w:leader="dot" w:pos="10762"/>
        </w:tabs>
        <w:rPr>
          <w:ins w:id="17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53114C0" w14:textId="77777777" w:rsidR="005D5A39" w:rsidRDefault="005D5A39">
      <w:pPr>
        <w:pStyle w:val="21"/>
        <w:tabs>
          <w:tab w:val="right" w:leader="dot" w:pos="10762"/>
        </w:tabs>
        <w:rPr>
          <w:ins w:id="18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6F6048F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5-17T12:33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719B0A0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5-17T12:33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F99B953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7677EC5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8770856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9878AA1" w14:textId="77777777" w:rsidR="005D5A39" w:rsidRDefault="005D5A39">
      <w:pPr>
        <w:pStyle w:val="12"/>
        <w:tabs>
          <w:tab w:val="right" w:leader="dot" w:pos="10762"/>
        </w:tabs>
        <w:rPr>
          <w:ins w:id="19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FDE35F3" w14:textId="77777777" w:rsidR="005D5A39" w:rsidRDefault="005D5A39">
      <w:pPr>
        <w:pStyle w:val="12"/>
        <w:tabs>
          <w:tab w:val="right" w:leader="dot" w:pos="10762"/>
        </w:tabs>
        <w:rPr>
          <w:ins w:id="20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AC8A808" w14:textId="77777777" w:rsidR="005D5A39" w:rsidRDefault="005D5A39">
      <w:pPr>
        <w:pStyle w:val="21"/>
        <w:tabs>
          <w:tab w:val="right" w:leader="dot" w:pos="10762"/>
        </w:tabs>
        <w:rPr>
          <w:ins w:id="20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7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E3254E" w14:textId="77777777" w:rsidR="005D5A39" w:rsidRDefault="005D5A39">
      <w:pPr>
        <w:pStyle w:val="21"/>
        <w:tabs>
          <w:tab w:val="right" w:leader="dot" w:pos="10762"/>
        </w:tabs>
        <w:rPr>
          <w:ins w:id="20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0" w:author="Екатерина Луткова" w:date="2016-05-17T12:33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1" w:author="Екатерина Луткова" w:date="2016-04-20T12:10:00Z">
        <w:r w:rsidRPr="00295E57" w:rsidDel="00295E57">
          <w:rPr>
            <w:rPrChange w:id="222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4" w:author="Екатерина Луткова" w:date="2016-04-20T12:10:00Z">
        <w:r w:rsidRPr="00295E57" w:rsidDel="00295E57">
          <w:rPr>
            <w:rPrChange w:id="225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6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1" w:author="Екатерина Луткова" w:date="2016-04-20T12:10:00Z">
        <w:r w:rsidRPr="00295E57" w:rsidDel="00295E57">
          <w:rPr>
            <w:rPrChange w:id="232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4" w:author="Екатерина Луткова" w:date="2016-04-20T12:10:00Z">
        <w:r w:rsidRPr="00295E57" w:rsidDel="00295E57">
          <w:rPr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6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8" w:author="Екатерина Луткова" w:date="2016-04-20T12:10:00Z">
        <w:r w:rsidRPr="00295E57" w:rsidDel="00295E57">
          <w:rPr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0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2" w:author="Екатерина Луткова" w:date="2016-04-20T12:10:00Z">
        <w:r w:rsidRPr="00295E57" w:rsidDel="00295E57">
          <w:rPr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4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6" w:author="Екатерина Луткова" w:date="2016-04-20T12:10:00Z">
        <w:r w:rsidRPr="00295E57" w:rsidDel="00295E57">
          <w:rPr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8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0" w:author="Екатерина Луткова" w:date="2016-04-20T12:10:00Z">
        <w:r w:rsidRPr="00295E57" w:rsidDel="00295E57">
          <w:rPr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2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4" w:author="Екатерина Луткова" w:date="2016-04-20T12:10:00Z">
        <w:r w:rsidRPr="00295E57" w:rsidDel="00295E57">
          <w:rPr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6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8" w:author="Екатерина Луткова" w:date="2016-04-20T12:10:00Z">
        <w:r w:rsidRPr="00295E57" w:rsidDel="00295E57">
          <w:rPr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2" w:author="Екатерина Луткова" w:date="2016-04-20T12:10:00Z">
        <w:r w:rsidRPr="00295E57" w:rsidDel="00295E57">
          <w:rPr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6" w:author="Екатерина Луткова" w:date="2016-04-20T12:10:00Z">
        <w:r w:rsidRPr="00295E57" w:rsidDel="00295E57">
          <w:rPr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0" w:author="Екатерина Луткова" w:date="2016-04-20T12:10:00Z">
        <w:r w:rsidRPr="00295E57" w:rsidDel="00295E57">
          <w:rPr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4" w:author="Екатерина Луткова" w:date="2016-04-20T12:10:00Z">
        <w:r w:rsidRPr="00295E57" w:rsidDel="00295E57">
          <w:rPr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8" w:author="Екатерина Луткова" w:date="2016-04-20T12:10:00Z">
        <w:r w:rsidRPr="00295E57" w:rsidDel="00295E57">
          <w:rPr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2" w:author="Екатерина Луткова" w:date="2016-04-20T12:10:00Z">
        <w:r w:rsidRPr="00295E57" w:rsidDel="00295E57">
          <w:rPr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6" w:author="Екатерина Луткова" w:date="2016-04-20T12:10:00Z">
        <w:r w:rsidRPr="00295E57" w:rsidDel="00295E57">
          <w:rPr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0" w:author="Екатерина Луткова" w:date="2016-04-20T12:10:00Z">
        <w:r w:rsidRPr="00295E57" w:rsidDel="00295E57">
          <w:rPr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4" w:author="Екатерина Луткова" w:date="2016-04-20T12:10:00Z">
        <w:r w:rsidRPr="00295E57" w:rsidDel="00295E57">
          <w:rPr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8" w:author="Екатерина Луткова" w:date="2016-04-20T12:10:00Z">
        <w:r w:rsidRPr="00295E57" w:rsidDel="00295E57">
          <w:rPr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2" w:author="Екатерина Луткова" w:date="2016-04-20T12:10:00Z">
        <w:r w:rsidRPr="00295E57" w:rsidDel="00295E57">
          <w:rPr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6" w:author="Екатерина Луткова" w:date="2016-04-20T12:10:00Z">
        <w:r w:rsidRPr="00295E57" w:rsidDel="00295E57">
          <w:rPr>
            <w:rPrChange w:id="307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0" w:author="Екатерина Луткова" w:date="2016-04-20T12:10:00Z">
        <w:r w:rsidRPr="00295E57" w:rsidDel="00295E57">
          <w:rPr>
            <w:rPrChange w:id="311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2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4" w:author="Екатерина Луткова" w:date="2016-04-20T12:10:00Z">
        <w:r w:rsidRPr="00295E57" w:rsidDel="00295E57">
          <w:rPr>
            <w:rPrChange w:id="31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2" w:author="Екатерина Луткова" w:date="2016-04-20T12:10:00Z">
        <w:r w:rsidRPr="00295E57" w:rsidDel="00295E57">
          <w:rPr>
            <w:rPrChange w:id="34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5" w:author="Екатерина Луткова" w:date="2016-04-20T12:10:00Z">
        <w:r w:rsidRPr="00295E57" w:rsidDel="00295E57">
          <w:rPr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9" w:author="Екатерина Луткова" w:date="2016-04-20T12:10:00Z">
        <w:r w:rsidRPr="00295E57" w:rsidDel="00295E57">
          <w:rPr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3" w:author="Екатерина Луткова" w:date="2016-04-20T12:10:00Z">
        <w:r w:rsidRPr="00295E57" w:rsidDel="00295E57">
          <w:rPr>
            <w:rPrChange w:id="35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7" w:author="Екатерина Луткова" w:date="2016-04-20T12:10:00Z">
        <w:r w:rsidRPr="00295E57" w:rsidDel="00295E57">
          <w:rPr>
            <w:rPrChange w:id="35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0" w:author="Екатерина Луткова" w:date="2016-04-20T12:10:00Z">
        <w:r w:rsidRPr="00295E57" w:rsidDel="00295E57">
          <w:rPr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4" w:author="Екатерина Луткова" w:date="2016-04-20T12:10:00Z">
        <w:r w:rsidRPr="00295E57" w:rsidDel="00295E57">
          <w:rPr>
            <w:rPrChange w:id="36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1" w:author="Екатерина Луткова" w:date="2016-04-20T12:10:00Z">
        <w:r w:rsidRPr="00295E57" w:rsidDel="00295E57">
          <w:rPr>
            <w:rPrChange w:id="37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4" w:author="Екатерина Луткова" w:date="2016-04-20T12:10:00Z">
        <w:r w:rsidRPr="00295E57" w:rsidDel="00295E57">
          <w:rPr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8" w:author="Екатерина Луткова" w:date="2016-04-20T12:10:00Z">
        <w:r w:rsidRPr="00295E57" w:rsidDel="00295E57">
          <w:rPr>
            <w:rPrChange w:id="37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4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3" w:author="Екатерина Луткова" w:date="2016-04-20T12:10:00Z">
        <w:r w:rsidRPr="00295E57" w:rsidDel="00295E57">
          <w:rPr>
            <w:rPrChange w:id="404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6" w:author="Екатерина Луткова" w:date="2016-04-20T12:10:00Z">
        <w:r w:rsidRPr="00295E57" w:rsidDel="00295E57">
          <w:rPr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8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0" w:author="Екатерина Луткова" w:date="2016-04-20T12:10:00Z">
        <w:r w:rsidRPr="00295E57" w:rsidDel="00295E57">
          <w:rPr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2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4" w:author="Екатерина Луткова" w:date="2016-04-20T12:10:00Z">
        <w:r w:rsidRPr="00295E57" w:rsidDel="00295E57">
          <w:rPr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6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8" w:author="Екатерина Луткова" w:date="2016-04-20T12:10:00Z">
        <w:r w:rsidRPr="00295E57" w:rsidDel="00295E57">
          <w:rPr>
            <w:rPrChange w:id="419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8" w:author="Екатерина Луткова" w:date="2016-04-20T12:10:00Z">
        <w:r w:rsidRPr="00295E57" w:rsidDel="00295E57">
          <w:rPr>
            <w:rPrChange w:id="429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31" w:author="Екатерина Луткова" w:date="2016-04-20T12:10:00Z">
        <w:r w:rsidRPr="00295E57" w:rsidDel="00295E57">
          <w:rPr>
            <w:rPrChange w:id="432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51251733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33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18591169"/>
      <w:bookmarkStart w:id="435" w:name="_Toc451251734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34"/>
      <w:bookmarkEnd w:id="435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18591170"/>
      <w:r>
        <w:t xml:space="preserve"> </w:t>
      </w:r>
      <w:bookmarkStart w:id="437" w:name="_Toc451251735"/>
      <w:r>
        <w:t xml:space="preserve">1.2. </w:t>
      </w:r>
      <w:r w:rsidRPr="00B45BC2">
        <w:t>Требования к функциональности</w:t>
      </w:r>
      <w:bookmarkEnd w:id="436"/>
      <w:bookmarkEnd w:id="437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8" w:name="_Toc451251736"/>
      <w:r>
        <w:t xml:space="preserve">2 ОПИСАНИЕ </w:t>
      </w:r>
      <w:r w:rsidRPr="00DB695C">
        <w:t>КОМПАНИИ</w:t>
      </w:r>
      <w:r>
        <w:t>-ЗАКАЗЧИКА</w:t>
      </w:r>
      <w:bookmarkEnd w:id="438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9" w:name="_Toc451251737"/>
      <w:r>
        <w:t>Наименование компании заказчика. Предмет деятельности</w:t>
      </w:r>
      <w:bookmarkEnd w:id="439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0" w:name="_Toc451251738"/>
      <w:r>
        <w:t>2</w:t>
      </w:r>
      <w:r w:rsidRPr="00902E3D">
        <w:t xml:space="preserve">.2. </w:t>
      </w:r>
      <w:r>
        <w:t>Ассортимент</w:t>
      </w:r>
      <w:bookmarkEnd w:id="440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1" w:name="_Toc451251739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41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42" w:name="_Toc451251740"/>
      <w:r>
        <w:t>Основные термины и определения</w:t>
      </w:r>
      <w:bookmarkEnd w:id="442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3" w:name="_Toc451251741"/>
      <w:r>
        <w:t>ОПИСАНИЕ БИЗНЕС-ПРОЦЕССА</w:t>
      </w:r>
      <w:bookmarkEnd w:id="443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4" w:name="_Toc451251742"/>
      <w:r w:rsidRPr="00985622">
        <w:t>ИНТЕРФЕЙС И ПРИНЦИПЫ ФУНКЦИОНИРОВАНИЯ</w:t>
      </w:r>
      <w:bookmarkEnd w:id="444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5" w:name="_Toc451251743"/>
      <w:r>
        <w:t>Общие требования к интерфейсу</w:t>
      </w:r>
      <w:bookmarkEnd w:id="445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6" w:name="_Toc451251744"/>
      <w:r>
        <w:t>Главное окно программы. Вход в систему</w:t>
      </w:r>
      <w:bookmarkEnd w:id="446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7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8" w:author="Екатерина Луткова" w:date="2016-04-01T14:40:00Z"/>
        </w:rPr>
      </w:pPr>
      <w:ins w:id="449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50"/>
      <w:r>
        <w:rPr>
          <w:noProof/>
          <w:szCs w:val="24"/>
          <w:lang w:eastAsia="ru-RU"/>
        </w:rPr>
        <w:t>Рисунок 2 – Вход в систему</w:t>
      </w:r>
      <w:commentRangeEnd w:id="450"/>
      <w:r w:rsidR="00D2120D">
        <w:rPr>
          <w:rStyle w:val="af0"/>
        </w:rPr>
        <w:commentReference w:id="450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51" w:author="Екатерина Луткова" w:date="2016-04-01T14:40:00Z">
        <w:r>
          <w:t>Учет</w:t>
        </w:r>
      </w:ins>
      <w:del w:id="452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53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54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5" w:name="_Toc451251745"/>
      <w:r>
        <w:t>Справочники</w:t>
      </w:r>
      <w:bookmarkEnd w:id="455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6" w:name="_Toc451251746"/>
      <w:r w:rsidRPr="00F4421C">
        <w:t>Справочник «Материалы»</w:t>
      </w:r>
      <w:bookmarkEnd w:id="456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7" w:name="OLE_LINK1"/>
            <w:bookmarkStart w:id="458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7"/>
            <w:bookmarkEnd w:id="458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3"/>
            <w:bookmarkStart w:id="460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9"/>
            <w:bookmarkEnd w:id="460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1" w:name="OLE_LINK5"/>
            <w:bookmarkStart w:id="462" w:name="OLE_LINK6"/>
            <w:r w:rsidRPr="009529B0">
              <w:rPr>
                <w:sz w:val="22"/>
              </w:rPr>
              <w:t>Толщина, мм</w:t>
            </w:r>
            <w:bookmarkEnd w:id="461"/>
            <w:bookmarkEnd w:id="462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3" w:name="OLE_LINK7"/>
            <w:bookmarkStart w:id="464" w:name="OLE_LINK8"/>
            <w:r w:rsidRPr="009529B0">
              <w:rPr>
                <w:sz w:val="22"/>
              </w:rPr>
              <w:t>Длина, мм</w:t>
            </w:r>
            <w:bookmarkEnd w:id="463"/>
            <w:bookmarkEnd w:id="464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5" w:name="OLE_LINK9"/>
            <w:bookmarkStart w:id="466" w:name="OLE_LINK10"/>
            <w:r w:rsidRPr="009529B0">
              <w:rPr>
                <w:sz w:val="22"/>
              </w:rPr>
              <w:t>Ширина, мм</w:t>
            </w:r>
            <w:bookmarkEnd w:id="465"/>
            <w:bookmarkEnd w:id="466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7" w:name="OLE_LINK11"/>
            <w:bookmarkStart w:id="468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7"/>
            <w:bookmarkEnd w:id="468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51251747"/>
      <w:r>
        <w:t>Справочник «Группы»</w:t>
      </w:r>
      <w:bookmarkEnd w:id="469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70" w:author="Мухамедшин" w:date="2016-03-30T10:09:00Z"/>
          <w:rPrChange w:id="471" w:author="Мухамедшин" w:date="2016-03-30T10:12:00Z">
            <w:rPr>
              <w:ins w:id="472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73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4" w:name="_Toc451251748"/>
      <w:r>
        <w:t>Справочник «Наименование детали»</w:t>
      </w:r>
      <w:bookmarkEnd w:id="474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5" w:name="_Toc451251749"/>
      <w:r>
        <w:t>Справочник «Способ изготовления»</w:t>
      </w:r>
      <w:bookmarkEnd w:id="475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6" w:name="_Toc451251750"/>
      <w:r>
        <w:t>Справочник «Заказчики»</w:t>
      </w:r>
      <w:bookmarkEnd w:id="476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3"/>
            <w:bookmarkStart w:id="478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7"/>
            <w:bookmarkEnd w:id="478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9" w:name="OLE_LINK15"/>
            <w:bookmarkStart w:id="480" w:name="OLE_LINK16"/>
            <w:r w:rsidRPr="002569E2">
              <w:rPr>
                <w:color w:val="FF0000"/>
                <w:sz w:val="22"/>
              </w:rPr>
              <w:t>Адрес</w:t>
            </w:r>
            <w:bookmarkEnd w:id="479"/>
            <w:bookmarkEnd w:id="480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17"/>
            <w:bookmarkStart w:id="482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81"/>
            <w:bookmarkEnd w:id="482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19"/>
            <w:bookmarkStart w:id="484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83"/>
            <w:bookmarkEnd w:id="484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1"/>
            <w:bookmarkStart w:id="486" w:name="OLE_LINK22"/>
            <w:r w:rsidRPr="009529B0">
              <w:rPr>
                <w:sz w:val="22"/>
              </w:rPr>
              <w:t>Телефон</w:t>
            </w:r>
            <w:bookmarkEnd w:id="485"/>
            <w:bookmarkEnd w:id="486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3"/>
            <w:bookmarkStart w:id="488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7"/>
            <w:bookmarkEnd w:id="488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25"/>
            <w:bookmarkStart w:id="490" w:name="OLE_LINK26"/>
            <w:r w:rsidRPr="002569E2">
              <w:rPr>
                <w:color w:val="FF0000"/>
                <w:sz w:val="22"/>
              </w:rPr>
              <w:t>ИНН</w:t>
            </w:r>
            <w:bookmarkEnd w:id="489"/>
            <w:bookmarkEnd w:id="490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27"/>
            <w:r w:rsidRPr="002569E2">
              <w:rPr>
                <w:sz w:val="22"/>
              </w:rPr>
              <w:t>КПП</w:t>
            </w:r>
            <w:bookmarkEnd w:id="491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2" w:name="OLE_LINK28"/>
            <w:bookmarkStart w:id="493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92"/>
            <w:bookmarkEnd w:id="493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4" w:name="OLE_LINK30"/>
            <w:bookmarkStart w:id="495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94"/>
            <w:bookmarkEnd w:id="495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2"/>
            <w:bookmarkStart w:id="497" w:name="OLE_LINK33"/>
            <w:r w:rsidRPr="009529B0">
              <w:rPr>
                <w:sz w:val="22"/>
              </w:rPr>
              <w:t>ОКВЭД</w:t>
            </w:r>
            <w:bookmarkEnd w:id="496"/>
            <w:bookmarkEnd w:id="497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8" w:name="OLE_LINK34"/>
            <w:bookmarkStart w:id="499" w:name="OLE_LINK35"/>
            <w:r w:rsidRPr="009529B0">
              <w:rPr>
                <w:sz w:val="22"/>
              </w:rPr>
              <w:t>ОКАТО</w:t>
            </w:r>
            <w:bookmarkEnd w:id="498"/>
            <w:bookmarkEnd w:id="499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0" w:name="OLE_LINK36"/>
            <w:bookmarkStart w:id="501" w:name="OLE_LINK37"/>
            <w:r w:rsidRPr="009529B0">
              <w:rPr>
                <w:sz w:val="22"/>
              </w:rPr>
              <w:t>ОКПО</w:t>
            </w:r>
            <w:bookmarkEnd w:id="500"/>
            <w:bookmarkEnd w:id="501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38"/>
            <w:bookmarkStart w:id="503" w:name="OLE_LINK39"/>
            <w:r w:rsidRPr="009529B0">
              <w:rPr>
                <w:sz w:val="22"/>
              </w:rPr>
              <w:t>ОГРН</w:t>
            </w:r>
            <w:bookmarkEnd w:id="502"/>
            <w:bookmarkEnd w:id="503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4" w:name="OLE_LINK40"/>
            <w:bookmarkStart w:id="505" w:name="OLE_LINK41"/>
            <w:r w:rsidRPr="002569E2">
              <w:rPr>
                <w:color w:val="FF0000"/>
                <w:sz w:val="22"/>
              </w:rPr>
              <w:t>БИК</w:t>
            </w:r>
            <w:bookmarkEnd w:id="504"/>
            <w:bookmarkEnd w:id="505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6" w:name="OLE_LINK42"/>
            <w:bookmarkStart w:id="507" w:name="OLE_LINK43"/>
            <w:r w:rsidRPr="002569E2">
              <w:rPr>
                <w:color w:val="FF0000"/>
                <w:sz w:val="22"/>
              </w:rPr>
              <w:t>Банк</w:t>
            </w:r>
            <w:bookmarkEnd w:id="506"/>
            <w:bookmarkEnd w:id="507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8" w:name="OLE_LINK44"/>
            <w:bookmarkStart w:id="509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8"/>
            <w:bookmarkEnd w:id="509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0" w:name="_Toc451251751"/>
      <w:r>
        <w:t>Справочник «Поставщики»</w:t>
      </w:r>
      <w:bookmarkEnd w:id="510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1" w:name="_Toc451251752"/>
      <w:r>
        <w:t>Справочник «Сотрудники»</w:t>
      </w:r>
      <w:bookmarkEnd w:id="511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2" w:name="_Toc451251753"/>
      <w:r>
        <w:t>Справочник «Должности»</w:t>
      </w:r>
      <w:bookmarkEnd w:id="512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13" w:name="_Toc451251754"/>
      <w:r>
        <w:t>Справочник «Оснастка»</w:t>
      </w:r>
      <w:bookmarkEnd w:id="513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14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5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6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20T12:12:00Z"/>
                <w:color w:val="FF0000"/>
                <w:szCs w:val="24"/>
              </w:rPr>
            </w:pPr>
            <w:ins w:id="518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9" w:author="Екатерина Луткова" w:date="2016-04-20T12:12:00Z"/>
                <w:color w:val="FF0000"/>
                <w:szCs w:val="24"/>
              </w:rPr>
            </w:pPr>
            <w:ins w:id="520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20T12:12:00Z"/>
                <w:color w:val="FF0000"/>
                <w:sz w:val="22"/>
                <w:lang w:val="en-US"/>
              </w:rPr>
            </w:pPr>
            <w:ins w:id="522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5:59:00Z"/>
                <w:color w:val="FF0000"/>
                <w:szCs w:val="24"/>
              </w:rPr>
            </w:pPr>
            <w:ins w:id="52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ins w:id="52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9" w:author="Екатерина Луткова" w:date="2016-04-01T16:00:00Z"/>
                <w:color w:val="FF0000"/>
                <w:szCs w:val="24"/>
              </w:rPr>
            </w:pPr>
            <w:bookmarkStart w:id="530" w:name="OLE_LINK46"/>
            <w:bookmarkStart w:id="531" w:name="OLE_LINK47"/>
            <w:ins w:id="53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3" w:author="Екатерина Луткова" w:date="2016-04-01T16:00:00Z"/>
                <w:color w:val="FF0000"/>
                <w:szCs w:val="24"/>
              </w:rPr>
            </w:pPr>
            <w:bookmarkStart w:id="534" w:name="OLE_LINK48"/>
            <w:bookmarkStart w:id="535" w:name="OLE_LINK49"/>
            <w:bookmarkEnd w:id="530"/>
            <w:bookmarkEnd w:id="531"/>
            <w:ins w:id="53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7" w:author="Екатерина Луткова" w:date="2016-04-01T16:00:00Z"/>
                <w:color w:val="FF0000"/>
                <w:szCs w:val="24"/>
              </w:rPr>
            </w:pPr>
            <w:bookmarkStart w:id="538" w:name="OLE_LINK50"/>
            <w:bookmarkStart w:id="539" w:name="OLE_LINK51"/>
            <w:bookmarkEnd w:id="534"/>
            <w:bookmarkEnd w:id="535"/>
            <w:ins w:id="54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41" w:name="OLE_LINK52"/>
            <w:bookmarkStart w:id="542" w:name="OLE_LINK53"/>
            <w:bookmarkEnd w:id="538"/>
            <w:bookmarkEnd w:id="539"/>
            <w:ins w:id="54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41"/>
            <w:bookmarkEnd w:id="542"/>
            <w:del w:id="54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5" w:name="_Toc451251755"/>
      <w:r>
        <w:rPr>
          <w:color w:val="000000"/>
        </w:rPr>
        <w:t>Пример справочника</w:t>
      </w:r>
      <w:bookmarkEnd w:id="545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6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7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8" w:author="Екатерина Луткова" w:date="2016-04-20T14:41:00Z"/>
              </w:rPr>
            </w:pPr>
            <w:ins w:id="549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50" w:author="Екатерина Луткова" w:date="2016-04-01T15:49:00Z"/>
              </w:rPr>
            </w:pPr>
            <w:ins w:id="551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52" w:author="Екатерина Луткова" w:date="2016-04-20T14:41:00Z"/>
              </w:rPr>
            </w:pPr>
            <w:ins w:id="553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54" w:author="Екатерина Луткова" w:date="2016-04-01T15:49:00Z"/>
              </w:rPr>
            </w:pPr>
            <w:ins w:id="55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6" w:author="Екатерина Луткова" w:date="2016-04-20T14:41:00Z"/>
              </w:rPr>
            </w:pPr>
            <w:ins w:id="557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58" w:name="_Toc448917563"/>
      <w:bookmarkStart w:id="559" w:name="_Toc451251757"/>
      <w:bookmarkStart w:id="560" w:name="_Toc451251774"/>
      <w:bookmarkEnd w:id="558"/>
      <w:bookmarkEnd w:id="559"/>
      <w:r>
        <w:t>Справочник «Единицы измерения»</w:t>
      </w:r>
      <w:bookmarkEnd w:id="560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1" w:name="_Toc451251775"/>
      <w:r w:rsidRPr="00CF2074">
        <w:t>Справочник «Оборудование»</w:t>
      </w:r>
      <w:bookmarkEnd w:id="561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2" w:name="_Toc451251776"/>
      <w:r>
        <w:t>Справочник «Константы»</w:t>
      </w:r>
      <w:bookmarkEnd w:id="562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563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564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565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566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567" w:name="_Toc451251777"/>
      <w:r>
        <w:rPr>
          <w:rStyle w:val="af"/>
          <w:i w:val="0"/>
        </w:rPr>
        <w:t>Справочник «Водители»</w:t>
      </w:r>
      <w:bookmarkEnd w:id="567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568" w:author="Екатерина Луткова" w:date="2016-04-01T15:53:00Z">
            <w:rPr>
              <w:lang w:val="en-US"/>
            </w:rPr>
          </w:rPrChange>
        </w:rPr>
        <w:t>[</w:t>
      </w:r>
      <w:ins w:id="569" w:author="Екатерина Луткова" w:date="2016-04-01T15:53:00Z">
        <w:r w:rsidR="00A22838">
          <w:t>п. 4.7.4</w:t>
        </w:r>
      </w:ins>
      <w:r w:rsidRPr="00A22838">
        <w:rPr>
          <w:rPrChange w:id="570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571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572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 w:rsidP="00101CB7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bookmarkStart w:id="573" w:name="_Toc451251778"/>
      <w:r>
        <w:rPr>
          <w:noProof/>
          <w:lang w:eastAsia="ru-RU"/>
        </w:rPr>
        <w:t>Справочник «Исполнители»</w:t>
      </w:r>
      <w:bookmarkEnd w:id="57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88"/>
        <w:gridCol w:w="2607"/>
        <w:gridCol w:w="2734"/>
        <w:gridCol w:w="2759"/>
      </w:tblGrid>
      <w:tr w:rsidR="00E22B91" w:rsidRPr="00602B66" w14:paraId="42620560" w14:textId="77777777" w:rsidTr="00101CB7">
        <w:tc>
          <w:tcPr>
            <w:tcW w:w="2888" w:type="dxa"/>
          </w:tcPr>
          <w:p w14:paraId="69ADCFF9" w14:textId="0E1FDB96" w:rsidR="00E22B91" w:rsidRPr="007D2B8A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Название</w:t>
            </w:r>
          </w:p>
        </w:tc>
        <w:tc>
          <w:tcPr>
            <w:tcW w:w="2607" w:type="dxa"/>
          </w:tcPr>
          <w:p w14:paraId="4C107B91" w14:textId="7737C79B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Описание</w:t>
            </w:r>
          </w:p>
        </w:tc>
        <w:tc>
          <w:tcPr>
            <w:tcW w:w="2734" w:type="dxa"/>
          </w:tcPr>
          <w:p w14:paraId="366B532C" w14:textId="31533391" w:rsidR="00E22B91" w:rsidRPr="00602B66" w:rsidRDefault="00E22B91" w:rsidP="008F403B">
            <w:pPr>
              <w:rPr>
                <w:szCs w:val="24"/>
              </w:rPr>
            </w:pPr>
            <w:r w:rsidRPr="00602B66">
              <w:rPr>
                <w:szCs w:val="24"/>
              </w:rPr>
              <w:t>1 организация</w:t>
            </w:r>
          </w:p>
        </w:tc>
        <w:tc>
          <w:tcPr>
            <w:tcW w:w="2759" w:type="dxa"/>
          </w:tcPr>
          <w:p w14:paraId="2F614A09" w14:textId="49D988B3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2 организация</w:t>
            </w:r>
          </w:p>
        </w:tc>
      </w:tr>
      <w:tr w:rsidR="00E22B91" w:rsidRPr="00602B66" w14:paraId="2A752312" w14:textId="77777777" w:rsidTr="00101CB7">
        <w:tc>
          <w:tcPr>
            <w:tcW w:w="2888" w:type="dxa"/>
          </w:tcPr>
          <w:p w14:paraId="45750001" w14:textId="5F4E137E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№</w:t>
            </w:r>
          </w:p>
        </w:tc>
        <w:tc>
          <w:tcPr>
            <w:tcW w:w="2607" w:type="dxa"/>
          </w:tcPr>
          <w:p w14:paraId="348DEED2" w14:textId="514EB99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734" w:type="dxa"/>
          </w:tcPr>
          <w:p w14:paraId="37CA059C" w14:textId="395E06A1" w:rsidR="00E22B91" w:rsidRPr="00101CB7" w:rsidRDefault="00E22B91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</w:t>
            </w:r>
          </w:p>
        </w:tc>
        <w:tc>
          <w:tcPr>
            <w:tcW w:w="2759" w:type="dxa"/>
          </w:tcPr>
          <w:p w14:paraId="440FBA91" w14:textId="10F47DD8" w:rsidR="00E22B91" w:rsidRPr="00101CB7" w:rsidRDefault="00602B66" w:rsidP="00101CB7">
            <w:pPr>
              <w:ind w:firstLine="708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eastAsia="ru-RU"/>
              </w:rPr>
              <w:t>2</w:t>
            </w:r>
          </w:p>
        </w:tc>
      </w:tr>
      <w:tr w:rsidR="00E22B91" w:rsidRPr="00602B66" w14:paraId="2E14095D" w14:textId="77777777" w:rsidTr="00101CB7">
        <w:tc>
          <w:tcPr>
            <w:tcW w:w="2888" w:type="dxa"/>
          </w:tcPr>
          <w:p w14:paraId="6ACF2D92" w14:textId="5D341F93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организации</w:t>
            </w:r>
          </w:p>
        </w:tc>
        <w:tc>
          <w:tcPr>
            <w:tcW w:w="2607" w:type="dxa"/>
          </w:tcPr>
          <w:p w14:paraId="2914378C" w14:textId="33AC3EE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Полное наименование организации</w:t>
            </w:r>
          </w:p>
        </w:tc>
        <w:tc>
          <w:tcPr>
            <w:tcW w:w="2734" w:type="dxa"/>
          </w:tcPr>
          <w:p w14:paraId="04AAA3FC" w14:textId="10C8ACF9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ООО «ЭЛМА-1»</w:t>
            </w:r>
          </w:p>
        </w:tc>
        <w:tc>
          <w:tcPr>
            <w:tcW w:w="2759" w:type="dxa"/>
          </w:tcPr>
          <w:p w14:paraId="07A3B2EE" w14:textId="3005D7C4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ООО СКБ «Мысль»</w:t>
            </w:r>
          </w:p>
        </w:tc>
      </w:tr>
      <w:tr w:rsidR="00E22B91" w:rsidRPr="00602B66" w14:paraId="41D055A5" w14:textId="77777777" w:rsidTr="00101CB7">
        <w:tc>
          <w:tcPr>
            <w:tcW w:w="2888" w:type="dxa"/>
          </w:tcPr>
          <w:p w14:paraId="51B7F167" w14:textId="18EC08A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</w:t>
            </w:r>
          </w:p>
        </w:tc>
        <w:tc>
          <w:tcPr>
            <w:tcW w:w="2607" w:type="dxa"/>
          </w:tcPr>
          <w:p w14:paraId="18B4D43D" w14:textId="3213E91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Полный адрес организации</w:t>
            </w:r>
          </w:p>
        </w:tc>
        <w:tc>
          <w:tcPr>
            <w:tcW w:w="2734" w:type="dxa"/>
          </w:tcPr>
          <w:p w14:paraId="39ABE161" w14:textId="3EF250FE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  <w:tc>
          <w:tcPr>
            <w:tcW w:w="2759" w:type="dxa"/>
          </w:tcPr>
          <w:p w14:paraId="6C3ED723" w14:textId="25F694C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</w:tr>
      <w:tr w:rsidR="00E22B91" w:rsidRPr="00602B66" w14:paraId="7749B0BD" w14:textId="77777777" w:rsidTr="00101CB7">
        <w:tc>
          <w:tcPr>
            <w:tcW w:w="2888" w:type="dxa"/>
          </w:tcPr>
          <w:p w14:paraId="70728590" w14:textId="6D03B4B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Ген. директор</w:t>
            </w:r>
          </w:p>
        </w:tc>
        <w:tc>
          <w:tcPr>
            <w:tcW w:w="2607" w:type="dxa"/>
          </w:tcPr>
          <w:p w14:paraId="747AD15B" w14:textId="7D72797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1F9031A" w14:textId="7119EF9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  <w:tc>
          <w:tcPr>
            <w:tcW w:w="2759" w:type="dxa"/>
          </w:tcPr>
          <w:p w14:paraId="26BE8D91" w14:textId="04827549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</w:tr>
      <w:tr w:rsidR="00E22B91" w:rsidRPr="00602B66" w14:paraId="730EF9B3" w14:textId="77777777" w:rsidTr="00101CB7">
        <w:tc>
          <w:tcPr>
            <w:tcW w:w="2888" w:type="dxa"/>
          </w:tcPr>
          <w:p w14:paraId="610E4449" w14:textId="4167A5FC" w:rsidR="00E22B91" w:rsidRPr="00101CB7" w:rsidRDefault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Главный бухгалтер</w:t>
            </w:r>
          </w:p>
        </w:tc>
        <w:tc>
          <w:tcPr>
            <w:tcW w:w="2607" w:type="dxa"/>
          </w:tcPr>
          <w:p w14:paraId="7B5E87A5" w14:textId="029AD039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A5901B0" w14:textId="0B0A8E51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Холодникова Вера Петровна</w:t>
            </w:r>
          </w:p>
        </w:tc>
        <w:tc>
          <w:tcPr>
            <w:tcW w:w="2759" w:type="dxa"/>
          </w:tcPr>
          <w:p w14:paraId="7486D10E" w14:textId="1BDA290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proofErr w:type="spellStart"/>
            <w:r w:rsidRPr="00295E57">
              <w:rPr>
                <w:color w:val="FF0000"/>
                <w:szCs w:val="24"/>
                <w:lang w:eastAsia="ru-RU"/>
              </w:rPr>
              <w:t>Раупова</w:t>
            </w:r>
            <w:proofErr w:type="spellEnd"/>
            <w:r w:rsidRPr="00295E57">
              <w:rPr>
                <w:color w:val="FF0000"/>
                <w:szCs w:val="24"/>
                <w:lang w:eastAsia="ru-RU"/>
              </w:rPr>
              <w:t xml:space="preserve"> Татьяна Васильевна</w:t>
            </w:r>
          </w:p>
        </w:tc>
      </w:tr>
      <w:tr w:rsidR="00E22B91" w:rsidRPr="00602B66" w14:paraId="11659B38" w14:textId="77777777" w:rsidTr="00101CB7">
        <w:tc>
          <w:tcPr>
            <w:tcW w:w="2888" w:type="dxa"/>
          </w:tcPr>
          <w:p w14:paraId="208E2C5C" w14:textId="22AC1544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lastRenderedPageBreak/>
              <w:t>Телефон</w:t>
            </w:r>
          </w:p>
        </w:tc>
        <w:tc>
          <w:tcPr>
            <w:tcW w:w="2607" w:type="dxa"/>
          </w:tcPr>
          <w:p w14:paraId="3EB888D7" w14:textId="77777777" w:rsidR="00E22B91" w:rsidRPr="00101CB7" w:rsidRDefault="00E22B91" w:rsidP="00101CB7">
            <w:pPr>
              <w:spacing w:before="120" w:after="120" w:line="240" w:lineRule="auto"/>
              <w:jc w:val="both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Контактный телефон. </w:t>
            </w:r>
          </w:p>
          <w:p w14:paraId="0948814B" w14:textId="48668512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Шаблон ввода: +7(000) 000-00-00 </w:t>
            </w:r>
          </w:p>
        </w:tc>
        <w:tc>
          <w:tcPr>
            <w:tcW w:w="2734" w:type="dxa"/>
          </w:tcPr>
          <w:p w14:paraId="7177D75A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6E684E82" w14:textId="067F9E05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  <w:tc>
          <w:tcPr>
            <w:tcW w:w="2759" w:type="dxa"/>
          </w:tcPr>
          <w:p w14:paraId="223A6F34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3D94D2BE" w14:textId="36C8F555" w:rsidR="00E22B91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</w:tr>
      <w:tr w:rsidR="00E22B91" w:rsidRPr="00602B66" w14:paraId="30EF95B9" w14:textId="77777777" w:rsidTr="00101CB7">
        <w:tc>
          <w:tcPr>
            <w:tcW w:w="2888" w:type="dxa"/>
          </w:tcPr>
          <w:p w14:paraId="0DE83D07" w14:textId="0B46A986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607" w:type="dxa"/>
          </w:tcPr>
          <w:p w14:paraId="2179E5A6" w14:textId="74F9E65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734" w:type="dxa"/>
          </w:tcPr>
          <w:p w14:paraId="284041D2" w14:textId="6EC2701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6664068381</w:t>
            </w:r>
          </w:p>
        </w:tc>
        <w:tc>
          <w:tcPr>
            <w:tcW w:w="2759" w:type="dxa"/>
          </w:tcPr>
          <w:p w14:paraId="5C6BDC4E" w14:textId="3D536EEC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6661016177</w:t>
            </w:r>
          </w:p>
        </w:tc>
      </w:tr>
      <w:tr w:rsidR="00E22B91" w:rsidRPr="00602B66" w14:paraId="6707D299" w14:textId="77777777" w:rsidTr="00101CB7">
        <w:tc>
          <w:tcPr>
            <w:tcW w:w="2888" w:type="dxa"/>
          </w:tcPr>
          <w:p w14:paraId="724F9792" w14:textId="5CE1FC14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607" w:type="dxa"/>
          </w:tcPr>
          <w:p w14:paraId="7276B32C" w14:textId="6490834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734" w:type="dxa"/>
          </w:tcPr>
          <w:p w14:paraId="151E5550" w14:textId="3452ED9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667901001</w:t>
            </w:r>
          </w:p>
        </w:tc>
        <w:tc>
          <w:tcPr>
            <w:tcW w:w="2759" w:type="dxa"/>
          </w:tcPr>
          <w:p w14:paraId="4EC497FE" w14:textId="1CB19E34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667901001</w:t>
            </w:r>
          </w:p>
        </w:tc>
      </w:tr>
      <w:tr w:rsidR="00E22B91" w:rsidRPr="00602B66" w14:paraId="713254CA" w14:textId="77777777" w:rsidTr="00101CB7">
        <w:tc>
          <w:tcPr>
            <w:tcW w:w="2888" w:type="dxa"/>
          </w:tcPr>
          <w:p w14:paraId="322723EE" w14:textId="74D6900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607" w:type="dxa"/>
          </w:tcPr>
          <w:p w14:paraId="229A2DF7" w14:textId="665F8ED7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734" w:type="dxa"/>
          </w:tcPr>
          <w:p w14:paraId="045D6F31" w14:textId="62E8212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40702810400000004026</w:t>
            </w:r>
          </w:p>
        </w:tc>
        <w:tc>
          <w:tcPr>
            <w:tcW w:w="2759" w:type="dxa"/>
          </w:tcPr>
          <w:p w14:paraId="0FE221AB" w14:textId="78136B35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40702810500000000292</w:t>
            </w:r>
          </w:p>
        </w:tc>
      </w:tr>
      <w:tr w:rsidR="00371148" w:rsidRPr="00602B66" w14:paraId="50319B0D" w14:textId="77777777" w:rsidTr="00101CB7">
        <w:tc>
          <w:tcPr>
            <w:tcW w:w="2888" w:type="dxa"/>
          </w:tcPr>
          <w:p w14:paraId="32EBC803" w14:textId="0DA196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607" w:type="dxa"/>
          </w:tcPr>
          <w:p w14:paraId="1A64F408" w14:textId="0B0AC0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734" w:type="dxa"/>
          </w:tcPr>
          <w:p w14:paraId="268CA1BB" w14:textId="52D8D17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30101810800000000756</w:t>
            </w:r>
          </w:p>
        </w:tc>
        <w:tc>
          <w:tcPr>
            <w:tcW w:w="2759" w:type="dxa"/>
          </w:tcPr>
          <w:p w14:paraId="2DF2A1B0" w14:textId="30C10617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30101810800000000756</w:t>
            </w:r>
          </w:p>
        </w:tc>
      </w:tr>
      <w:tr w:rsidR="00371148" w:rsidRPr="00602B66" w14:paraId="695D51A2" w14:textId="77777777" w:rsidTr="00101CB7">
        <w:tc>
          <w:tcPr>
            <w:tcW w:w="2888" w:type="dxa"/>
          </w:tcPr>
          <w:p w14:paraId="1A1631D1" w14:textId="2AF78E1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607" w:type="dxa"/>
          </w:tcPr>
          <w:p w14:paraId="6081EE93" w14:textId="761281C2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734" w:type="dxa"/>
          </w:tcPr>
          <w:p w14:paraId="3E28E356" w14:textId="7E4E044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25.13</w:t>
            </w:r>
          </w:p>
        </w:tc>
        <w:tc>
          <w:tcPr>
            <w:tcW w:w="2759" w:type="dxa"/>
          </w:tcPr>
          <w:p w14:paraId="73AA5A76" w14:textId="1C04BBB4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45.44.2</w:t>
            </w:r>
          </w:p>
        </w:tc>
      </w:tr>
      <w:tr w:rsidR="00371148" w:rsidRPr="00602B66" w14:paraId="2D4953B0" w14:textId="77777777" w:rsidTr="00101CB7">
        <w:tc>
          <w:tcPr>
            <w:tcW w:w="2888" w:type="dxa"/>
          </w:tcPr>
          <w:p w14:paraId="3C052350" w14:textId="042208E9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607" w:type="dxa"/>
          </w:tcPr>
          <w:p w14:paraId="2C289266" w14:textId="28BC8FB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734" w:type="dxa"/>
          </w:tcPr>
          <w:p w14:paraId="224542FD" w14:textId="1208045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51835367</w:t>
            </w:r>
          </w:p>
        </w:tc>
        <w:tc>
          <w:tcPr>
            <w:tcW w:w="2759" w:type="dxa"/>
          </w:tcPr>
          <w:p w14:paraId="2B8520D5" w14:textId="7CA1AE2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20616938</w:t>
            </w:r>
          </w:p>
        </w:tc>
      </w:tr>
      <w:tr w:rsidR="00371148" w:rsidRPr="00602B66" w14:paraId="14F77CF2" w14:textId="77777777" w:rsidTr="00101CB7">
        <w:tc>
          <w:tcPr>
            <w:tcW w:w="2888" w:type="dxa"/>
          </w:tcPr>
          <w:p w14:paraId="711C4546" w14:textId="5034B03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607" w:type="dxa"/>
          </w:tcPr>
          <w:p w14:paraId="649A936D" w14:textId="10592C2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734" w:type="dxa"/>
          </w:tcPr>
          <w:p w14:paraId="4C768E21" w14:textId="589A8B7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1026605768452</w:t>
            </w:r>
          </w:p>
        </w:tc>
        <w:tc>
          <w:tcPr>
            <w:tcW w:w="2759" w:type="dxa"/>
          </w:tcPr>
          <w:p w14:paraId="1916A653" w14:textId="61A2C5C3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1026605242476</w:t>
            </w:r>
          </w:p>
        </w:tc>
      </w:tr>
      <w:tr w:rsidR="00371148" w:rsidRPr="00602B66" w14:paraId="528EE2EF" w14:textId="77777777" w:rsidTr="00101CB7">
        <w:tc>
          <w:tcPr>
            <w:tcW w:w="2888" w:type="dxa"/>
          </w:tcPr>
          <w:p w14:paraId="75810BA1" w14:textId="419657B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607" w:type="dxa"/>
          </w:tcPr>
          <w:p w14:paraId="72A816C5" w14:textId="3FB065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734" w:type="dxa"/>
          </w:tcPr>
          <w:p w14:paraId="18D8BADC" w14:textId="3BE6221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046577756</w:t>
            </w:r>
          </w:p>
        </w:tc>
        <w:tc>
          <w:tcPr>
            <w:tcW w:w="2759" w:type="dxa"/>
          </w:tcPr>
          <w:p w14:paraId="357E8A5D" w14:textId="0BD6E82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046577756</w:t>
            </w:r>
          </w:p>
        </w:tc>
      </w:tr>
      <w:tr w:rsidR="00371148" w:rsidRPr="00602B66" w14:paraId="4AEE7585" w14:textId="77777777" w:rsidTr="00101CB7">
        <w:tc>
          <w:tcPr>
            <w:tcW w:w="2888" w:type="dxa"/>
          </w:tcPr>
          <w:p w14:paraId="4EA4B9CC" w14:textId="2DFF2C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Банк</w:t>
            </w:r>
          </w:p>
        </w:tc>
        <w:tc>
          <w:tcPr>
            <w:tcW w:w="2607" w:type="dxa"/>
          </w:tcPr>
          <w:p w14:paraId="2078B22F" w14:textId="314976BE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банка</w:t>
            </w:r>
          </w:p>
        </w:tc>
        <w:tc>
          <w:tcPr>
            <w:tcW w:w="2734" w:type="dxa"/>
          </w:tcPr>
          <w:p w14:paraId="0DADAB6B" w14:textId="4464AF1B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  <w:tc>
          <w:tcPr>
            <w:tcW w:w="2759" w:type="dxa"/>
          </w:tcPr>
          <w:p w14:paraId="51587E34" w14:textId="6C13A20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</w:tr>
      <w:tr w:rsidR="00371148" w:rsidRPr="00602B66" w14:paraId="08BD8A7F" w14:textId="77777777" w:rsidTr="00101CB7">
        <w:tc>
          <w:tcPr>
            <w:tcW w:w="2888" w:type="dxa"/>
          </w:tcPr>
          <w:p w14:paraId="34D75AB8" w14:textId="6A76DFA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607" w:type="dxa"/>
          </w:tcPr>
          <w:p w14:paraId="44C019BD" w14:textId="6D6E3E36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734" w:type="dxa"/>
          </w:tcPr>
          <w:p w14:paraId="40DC04B6" w14:textId="2035915A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295-98-56</w:t>
            </w:r>
          </w:p>
        </w:tc>
        <w:tc>
          <w:tcPr>
            <w:tcW w:w="2759" w:type="dxa"/>
          </w:tcPr>
          <w:p w14:paraId="18A839C9" w14:textId="06EC0ECE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7E33AB">
              <w:rPr>
                <w:color w:val="FF0000"/>
                <w:szCs w:val="24"/>
              </w:rPr>
              <w:t>(343) 295-98-56</w:t>
            </w:r>
          </w:p>
        </w:tc>
      </w:tr>
      <w:tr w:rsidR="00371148" w:rsidRPr="00602B66" w14:paraId="3143D381" w14:textId="77777777" w:rsidTr="00101CB7">
        <w:tc>
          <w:tcPr>
            <w:tcW w:w="2888" w:type="dxa"/>
          </w:tcPr>
          <w:p w14:paraId="391F46FC" w14:textId="10E9A55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val="en-US"/>
              </w:rPr>
              <w:t>E</w:t>
            </w:r>
            <w:r w:rsidRPr="00101CB7">
              <w:rPr>
                <w:color w:val="FF0000"/>
                <w:szCs w:val="24"/>
              </w:rPr>
              <w:t>-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</w:p>
        </w:tc>
        <w:tc>
          <w:tcPr>
            <w:tcW w:w="2607" w:type="dxa"/>
          </w:tcPr>
          <w:p w14:paraId="7FF2F8F3" w14:textId="6E7888FD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 электронной почты</w:t>
            </w:r>
          </w:p>
        </w:tc>
        <w:tc>
          <w:tcPr>
            <w:tcW w:w="2734" w:type="dxa"/>
          </w:tcPr>
          <w:p w14:paraId="4739D6D8" w14:textId="3A570F8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  <w:lang w:val="en-US"/>
              </w:rPr>
              <w:t>office</w:t>
            </w:r>
            <w:r w:rsidRPr="00101CB7">
              <w:rPr>
                <w:color w:val="FF0000"/>
                <w:szCs w:val="24"/>
              </w:rPr>
              <w:t>-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elma</w:t>
            </w:r>
            <w:proofErr w:type="spellEnd"/>
            <w:r w:rsidRPr="00101CB7">
              <w:rPr>
                <w:color w:val="FF0000"/>
                <w:szCs w:val="24"/>
              </w:rPr>
              <w:t>1@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  <w:r w:rsidRPr="00101CB7">
              <w:rPr>
                <w:color w:val="FF0000"/>
                <w:szCs w:val="24"/>
              </w:rPr>
              <w:t>.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2759" w:type="dxa"/>
          </w:tcPr>
          <w:p w14:paraId="27458674" w14:textId="0EA9FAD7" w:rsidR="00371148" w:rsidRPr="00101CB7" w:rsidRDefault="00371148" w:rsidP="00371148">
            <w:pPr>
              <w:rPr>
                <w:color w:val="FF0000"/>
                <w:szCs w:val="24"/>
                <w:lang w:val="en-US" w:eastAsia="ru-RU"/>
              </w:rPr>
            </w:pPr>
            <w:r>
              <w:rPr>
                <w:color w:val="FF0000"/>
                <w:szCs w:val="24"/>
                <w:lang w:val="en-US" w:eastAsia="ru-RU"/>
              </w:rPr>
              <w:t>sdo_mysl@mail.ru</w:t>
            </w:r>
          </w:p>
        </w:tc>
      </w:tr>
      <w:tr w:rsidR="00371148" w:rsidRPr="00602B66" w14:paraId="2C4DEEEB" w14:textId="77777777" w:rsidTr="00101CB7">
        <w:tc>
          <w:tcPr>
            <w:tcW w:w="2888" w:type="dxa"/>
          </w:tcPr>
          <w:p w14:paraId="1215BAA8" w14:textId="3B9EFC8F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607" w:type="dxa"/>
          </w:tcPr>
          <w:p w14:paraId="66A67ABF" w14:textId="5D4BD583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734" w:type="dxa"/>
          </w:tcPr>
          <w:p w14:paraId="7C53AE50" w14:textId="77777777" w:rsidR="00371148" w:rsidRPr="00101CB7" w:rsidRDefault="00371148" w:rsidP="00371148">
            <w:pPr>
              <w:rPr>
                <w:szCs w:val="24"/>
              </w:rPr>
            </w:pPr>
          </w:p>
        </w:tc>
        <w:tc>
          <w:tcPr>
            <w:tcW w:w="2759" w:type="dxa"/>
          </w:tcPr>
          <w:p w14:paraId="1BBFE8AD" w14:textId="363F5441" w:rsidR="00371148" w:rsidRPr="00295E57" w:rsidRDefault="00371148" w:rsidP="00371148">
            <w:pPr>
              <w:rPr>
                <w:szCs w:val="24"/>
                <w:lang w:eastAsia="ru-RU"/>
              </w:rPr>
            </w:pPr>
          </w:p>
        </w:tc>
      </w:tr>
    </w:tbl>
    <w:p w14:paraId="3ABD0175" w14:textId="77777777" w:rsidR="008F403B" w:rsidRPr="00101CB7" w:rsidRDefault="008F403B">
      <w:pPr>
        <w:rPr>
          <w:lang w:eastAsia="ru-RU"/>
        </w:rPr>
        <w:pPrChange w:id="574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575" w:name="_Toc451251779"/>
      <w:r>
        <w:rPr>
          <w:noProof/>
          <w:lang w:eastAsia="ru-RU"/>
        </w:rPr>
        <w:t>Модуль «Заявка»</w:t>
      </w:r>
      <w:bookmarkEnd w:id="57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576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577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578" w:author="Екатерина Луткова" w:date="2016-03-30T14:07:00Z">
        <w:r w:rsidR="00AA3C18">
          <w:rPr>
            <w:lang w:eastAsia="ru-RU"/>
          </w:rPr>
          <w:t>задается</w:t>
        </w:r>
      </w:ins>
      <w:ins w:id="579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580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581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582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583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584" w:author="Екатерина Луткова" w:date="2016-03-30T14:07:00Z">
        <w:r w:rsidR="00AA3C18">
          <w:rPr>
            <w:lang w:eastAsia="ru-RU"/>
          </w:rPr>
          <w:t>вводит</w:t>
        </w:r>
      </w:ins>
      <w:ins w:id="585" w:author="Екатерина Луткова" w:date="2016-03-30T14:09:00Z">
        <w:r w:rsidR="00AA3C18">
          <w:rPr>
            <w:lang w:eastAsia="ru-RU"/>
          </w:rPr>
          <w:t>ь</w:t>
        </w:r>
      </w:ins>
      <w:ins w:id="586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587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588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589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590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591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592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593" w:author="staff" w:date="2016-03-29T21:00:00Z">
        <w:del w:id="594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595" w:author="staff" w:date="2016-03-29T20:40:00Z">
        <w:del w:id="596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597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598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599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600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601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602" w:author="staff" w:date="2016-03-29T20:41:00Z">
        <w:r w:rsidR="000A56E7">
          <w:rPr>
            <w:lang w:eastAsia="ru-RU"/>
          </w:rPr>
          <w:t xml:space="preserve"> </w:t>
        </w:r>
      </w:ins>
      <w:ins w:id="603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604" w:author="staff" w:date="2016-03-29T20:41:00Z">
        <w:del w:id="605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606" w:author="Екатерина Луткова" w:date="2016-04-01T16:37:00Z">
        <w:r w:rsidR="00E027C5">
          <w:rPr>
            <w:lang w:eastAsia="ru-RU"/>
          </w:rPr>
          <w:t>6</w:t>
        </w:r>
      </w:ins>
      <w:del w:id="607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608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609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610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611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612" w:author="Екатерина Луткова" w:date="2016-03-30T14:15:00Z">
        <w:r w:rsidR="00511CB4">
          <w:t>т</w:t>
        </w:r>
      </w:ins>
      <w:ins w:id="613" w:author="staff" w:date="2016-03-29T20:42:00Z">
        <w:r w:rsidR="000A56E7">
          <w:t>рен в реестре заявок. Лучше сделать в самом модуле кнопк</w:t>
        </w:r>
      </w:ins>
      <w:ins w:id="614" w:author="Екатерина Луткова" w:date="2016-04-01T16:02:00Z">
        <w:r w:rsidR="00B0218A">
          <w:t>у</w:t>
        </w:r>
      </w:ins>
      <w:ins w:id="615" w:author="staff" w:date="2016-03-29T20:42:00Z">
        <w:del w:id="616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617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618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19" w:author="Екатерина Луткова" w:date="2016-03-30T14:16:00Z"/>
          <w:lang w:eastAsia="ru-RU"/>
        </w:rPr>
      </w:pPr>
      <w:bookmarkStart w:id="620" w:name="_Toc451251780"/>
      <w:r>
        <w:rPr>
          <w:lang w:eastAsia="ru-RU"/>
        </w:rPr>
        <w:lastRenderedPageBreak/>
        <w:t>4.4.1 Отчет «Текущий счет»</w:t>
      </w:r>
      <w:bookmarkEnd w:id="620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1" w:author="Екатерина Луткова" w:date="2016-03-30T14:18:00Z"/>
          <w:lang w:eastAsia="ru-RU"/>
        </w:rPr>
      </w:pPr>
      <w:ins w:id="622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3" w:author="Екатерина Луткова" w:date="2016-03-30T14:18:00Z"/>
          <w:lang w:eastAsia="ru-RU"/>
        </w:rPr>
      </w:pPr>
      <w:ins w:id="624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625" w:author="Екатерина Луткова" w:date="2016-03-30T14:17:00Z"/>
          <w:lang w:eastAsia="ru-RU"/>
        </w:rPr>
      </w:pPr>
      <w:ins w:id="62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7" w:author="Екатерина Луткова" w:date="2016-03-30T14:17:00Z"/>
          <w:lang w:eastAsia="ru-RU"/>
        </w:rPr>
      </w:pPr>
      <w:ins w:id="628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9" w:author="Екатерина Луткова" w:date="2016-03-30T14:17:00Z"/>
          <w:lang w:eastAsia="ru-RU"/>
        </w:rPr>
      </w:pPr>
      <w:ins w:id="630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631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632" w:author="Екатерина Луткова" w:date="2016-03-30T14:18:00Z"/>
          <w:lang w:eastAsia="ru-RU"/>
        </w:rPr>
      </w:pPr>
      <w:del w:id="633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634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5" w:author="Екатерина Луткова" w:date="2016-03-30T14:20:00Z"/>
          <w:lang w:eastAsia="ru-RU"/>
        </w:rPr>
      </w:pPr>
      <w:ins w:id="636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637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8" w:author="Екатерина Луткова" w:date="2016-03-30T14:21:00Z"/>
          <w:lang w:eastAsia="ru-RU"/>
        </w:rPr>
      </w:pPr>
      <w:ins w:id="639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40" w:author="Екатерина Луткова" w:date="2016-03-30T14:23:00Z"/>
          <w:lang w:eastAsia="ru-RU"/>
        </w:rPr>
      </w:pPr>
      <w:ins w:id="641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642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43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44" w:author="Екатерина Луткова" w:date="2016-04-01T16:20:00Z"/>
          <w:lang w:eastAsia="ru-RU"/>
        </w:rPr>
      </w:pPr>
      <w:bookmarkStart w:id="645" w:name="_Toc451251781"/>
      <w:r>
        <w:rPr>
          <w:lang w:eastAsia="ru-RU"/>
        </w:rPr>
        <w:t>4.4.2 Отчет «</w:t>
      </w:r>
      <w:commentRangeStart w:id="646"/>
      <w:commentRangeStart w:id="647"/>
      <w:r>
        <w:rPr>
          <w:lang w:eastAsia="ru-RU"/>
        </w:rPr>
        <w:t>Спецификация</w:t>
      </w:r>
      <w:commentRangeEnd w:id="646"/>
      <w:r w:rsidR="00C422BE">
        <w:rPr>
          <w:rStyle w:val="af0"/>
          <w:rFonts w:eastAsia="Calibri"/>
          <w:b w:val="0"/>
        </w:rPr>
        <w:commentReference w:id="646"/>
      </w:r>
      <w:commentRangeEnd w:id="647"/>
      <w:r w:rsidR="00C422BE">
        <w:rPr>
          <w:rStyle w:val="af0"/>
          <w:rFonts w:eastAsia="Calibri"/>
          <w:b w:val="0"/>
        </w:rPr>
        <w:commentReference w:id="647"/>
      </w:r>
      <w:r>
        <w:rPr>
          <w:lang w:eastAsia="ru-RU"/>
        </w:rPr>
        <w:t>»</w:t>
      </w:r>
      <w:bookmarkEnd w:id="645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648" w:author="Екатерина Луткова" w:date="2016-04-01T16:16:00Z"/>
          <w:lang w:eastAsia="ru-RU"/>
        </w:rPr>
        <w:pPrChange w:id="649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0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651" w:author="Екатерина Луткова" w:date="2016-04-01T16:17:00Z"/>
          <w:lang w:eastAsia="ru-RU"/>
        </w:rPr>
        <w:pPrChange w:id="6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3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654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655" w:author="Екатерина Луткова" w:date="2016-04-01T16:18:00Z"/>
          <w:lang w:eastAsia="ru-RU"/>
        </w:rPr>
        <w:pPrChange w:id="65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7" w:author="Екатерина Луткова" w:date="2016-04-01T16:17:00Z">
        <w:r>
          <w:rPr>
            <w:lang w:eastAsia="ru-RU"/>
          </w:rPr>
          <w:tab/>
        </w:r>
      </w:ins>
      <w:ins w:id="658" w:author="Екатерина Луткова" w:date="2016-04-01T16:18:00Z">
        <w:r>
          <w:rPr>
            <w:lang w:eastAsia="ru-RU"/>
          </w:rPr>
          <w:t xml:space="preserve">Артикул, </w:t>
        </w:r>
      </w:ins>
      <w:ins w:id="659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660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661" w:author="Екатерина Луткова" w:date="2016-04-01T16:19:00Z"/>
          <w:lang w:eastAsia="ru-RU"/>
        </w:rPr>
        <w:pPrChange w:id="6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3" w:author="Екатерина Луткова" w:date="2016-04-01T16:18:00Z">
        <w:r>
          <w:rPr>
            <w:lang w:eastAsia="ru-RU"/>
          </w:rPr>
          <w:tab/>
        </w:r>
      </w:ins>
      <w:ins w:id="664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665" w:author="Екатерина Луткова" w:date="2016-04-01T16:20:00Z"/>
          <w:lang w:eastAsia="ru-RU"/>
        </w:rPr>
        <w:pPrChange w:id="66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7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66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9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670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671" w:author="Екатерина Луткова" w:date="2016-04-01T16:20:00Z"/>
          <w:lang w:eastAsia="ru-RU"/>
        </w:rPr>
      </w:pPr>
      <w:del w:id="672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673" w:name="_Toc451251782"/>
      <w:r>
        <w:rPr>
          <w:lang w:eastAsia="ru-RU"/>
        </w:rPr>
        <w:t>4.4.3 Отчет «Договор»</w:t>
      </w:r>
      <w:bookmarkEnd w:id="673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74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75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676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677" w:author="Екатерина Луткова" w:date="2016-04-01T16:29:00Z">
        <w:r w:rsidRPr="00E93671">
          <w:rPr>
            <w:lang w:eastAsia="ru-RU"/>
            <w:rPrChange w:id="678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679" w:author="Екатерина Луткова" w:date="2016-04-01T16:21:00Z">
        <w:r>
          <w:rPr>
            <w:lang w:eastAsia="ru-RU"/>
          </w:rPr>
          <w:t>.</w:t>
        </w:r>
      </w:ins>
      <w:ins w:id="680" w:author="Екатерина Луткова" w:date="2016-04-01T16:29:00Z">
        <w:r w:rsidRPr="00E93671">
          <w:rPr>
            <w:lang w:eastAsia="ru-RU"/>
            <w:rPrChange w:id="681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682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683" w:name="_Toc451251783"/>
      <w:r>
        <w:rPr>
          <w:lang w:eastAsia="ru-RU"/>
        </w:rPr>
        <w:lastRenderedPageBreak/>
        <w:t xml:space="preserve">4.4.4 Отчет «Акт выполненных </w:t>
      </w:r>
      <w:commentRangeStart w:id="684"/>
      <w:r>
        <w:rPr>
          <w:lang w:eastAsia="ru-RU"/>
        </w:rPr>
        <w:t>работ</w:t>
      </w:r>
      <w:commentRangeEnd w:id="684"/>
      <w:r w:rsidR="00DC1026">
        <w:rPr>
          <w:rStyle w:val="af0"/>
          <w:rFonts w:eastAsia="Calibri"/>
          <w:b w:val="0"/>
        </w:rPr>
        <w:commentReference w:id="684"/>
      </w:r>
      <w:r>
        <w:rPr>
          <w:lang w:eastAsia="ru-RU"/>
        </w:rPr>
        <w:t>»</w:t>
      </w:r>
      <w:bookmarkEnd w:id="683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85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686" w:author="Екатерина Луткова" w:date="2016-04-01T16:31:00Z"/>
          <w:lang w:eastAsia="ru-RU"/>
        </w:rPr>
      </w:pPr>
      <w:ins w:id="687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68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6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6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6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6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6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70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7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7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7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7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7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71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7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7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7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7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7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73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7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7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7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7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7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751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7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7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7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7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767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7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7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7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7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7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7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7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7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7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7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7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7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80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8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8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8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8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8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8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22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823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824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825" w:name="_Toc451251784"/>
      <w:r>
        <w:rPr>
          <w:lang w:eastAsia="ru-RU"/>
        </w:rPr>
        <w:t>4.4.5 Отчет «Акт приема-передачи оснастки</w:t>
      </w:r>
      <w:bookmarkEnd w:id="825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826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827" w:author="Екатерина Луткова" w:date="2016-04-01T16:36:00Z"/>
          <w:lang w:eastAsia="ru-RU"/>
        </w:rPr>
      </w:pPr>
      <w:ins w:id="828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829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8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832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8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8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8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8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84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84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84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8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8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85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6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861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86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86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87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8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8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87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8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8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89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8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8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895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8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9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9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9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9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11" w:author="Екатерина Луткова" w:date="2016-04-01T16:37:00Z"/>
          <w:lang w:eastAsia="ru-RU"/>
        </w:rPr>
      </w:pPr>
      <w:ins w:id="912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913" w:author="Екатерина Луткова" w:date="2016-04-01T16:39:00Z"/>
          <w:lang w:eastAsia="ru-RU"/>
        </w:rPr>
        <w:pPrChange w:id="914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15" w:name="_Toc451251785"/>
      <w:ins w:id="916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915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917" w:author="Екатерина Луткова" w:date="2016-04-01T16:42:00Z"/>
          <w:lang w:eastAsia="ru-RU"/>
        </w:rPr>
      </w:pPr>
      <w:ins w:id="918" w:author="Екатерина Луткова" w:date="2016-04-01T16:39:00Z">
        <w:r>
          <w:rPr>
            <w:lang w:eastAsia="ru-RU"/>
          </w:rPr>
          <w:t>см. приложение № 6</w:t>
        </w:r>
      </w:ins>
      <w:ins w:id="919" w:author="Екатерина Луткова" w:date="2016-04-01T16:40:00Z">
        <w:r>
          <w:rPr>
            <w:lang w:eastAsia="ru-RU"/>
          </w:rPr>
          <w:t>. Часть 2</w:t>
        </w:r>
      </w:ins>
      <w:ins w:id="920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21" w:author="Екатерина Луткова" w:date="2016-04-01T16:42:00Z"/>
          <w:lang w:eastAsia="ru-RU"/>
        </w:rPr>
      </w:pPr>
      <w:ins w:id="922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923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924" w:author="Екатерина Луткова" w:date="2016-04-01T16:43:00Z"/>
          <w:lang w:eastAsia="ru-RU"/>
        </w:rPr>
        <w:pPrChange w:id="925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26" w:name="_Toc451251786"/>
      <w:ins w:id="927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926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928" w:author="Екатерина Луткова" w:date="2016-04-01T16:43:00Z"/>
          <w:lang w:eastAsia="ru-RU"/>
        </w:rPr>
      </w:pPr>
      <w:ins w:id="929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930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931" w:author="Екатерина Луткова" w:date="2016-04-01T16:39:00Z"/>
          <w:lang w:eastAsia="ru-RU"/>
        </w:rPr>
      </w:pPr>
      <w:ins w:id="932" w:author="Екатерина Луткова" w:date="2016-04-01T16:43:00Z">
        <w:r>
          <w:rPr>
            <w:lang w:eastAsia="ru-RU"/>
          </w:rPr>
          <w:lastRenderedPageBreak/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933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934" w:author="staff" w:date="2016-03-29T20:44:00Z"/>
          <w:lang w:eastAsia="ru-RU"/>
        </w:rPr>
      </w:pPr>
      <w:bookmarkStart w:id="935" w:name="_Toc451251787"/>
      <w:r>
        <w:rPr>
          <w:lang w:eastAsia="ru-RU"/>
        </w:rPr>
        <w:t>4.4.6 Реестр</w:t>
      </w:r>
      <w:bookmarkEnd w:id="935"/>
      <w:r>
        <w:rPr>
          <w:lang w:eastAsia="ru-RU"/>
        </w:rPr>
        <w:t xml:space="preserve"> </w:t>
      </w:r>
      <w:ins w:id="936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937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938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939" w:author="staff" w:date="2016-03-29T20:44:00Z">
        <w:r w:rsidRPr="000A56E7">
          <w:rPr>
            <w:lang w:eastAsia="ru-RU"/>
          </w:rPr>
          <w:t xml:space="preserve"> </w:t>
        </w:r>
      </w:ins>
      <w:ins w:id="940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941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2" w:name="OLE_LINK151"/>
      <w:bookmarkStart w:id="943" w:name="OLE_LINK152"/>
      <w:r>
        <w:rPr>
          <w:lang w:eastAsia="ru-RU"/>
        </w:rPr>
        <w:t>дата регистрации</w:t>
      </w:r>
      <w:bookmarkEnd w:id="942"/>
      <w:bookmarkEnd w:id="943"/>
      <w:r>
        <w:rPr>
          <w:lang w:eastAsia="ru-RU"/>
        </w:rPr>
        <w:t>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944" w:author="Екатерина Луткова" w:date="2016-04-01T16:04:00Z">
        <w:r w:rsidDel="00B0218A">
          <w:rPr>
            <w:lang w:eastAsia="ru-RU"/>
          </w:rPr>
          <w:delText xml:space="preserve">дата изготовления </w:delText>
        </w:r>
        <w:bookmarkStart w:id="945" w:name="OLE_LINK153"/>
        <w:bookmarkStart w:id="946" w:name="OLE_LINK156"/>
        <w:r w:rsidDel="00B0218A">
          <w:rPr>
            <w:lang w:eastAsia="ru-RU"/>
          </w:rPr>
          <w:delText>оснастки</w:delText>
        </w:r>
      </w:del>
      <w:ins w:id="94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</w:t>
      </w:r>
      <w:bookmarkEnd w:id="945"/>
      <w:bookmarkEnd w:id="946"/>
      <w:r>
        <w:rPr>
          <w:lang w:eastAsia="ru-RU"/>
        </w:rPr>
        <w:t>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8" w:name="OLE_LINK157"/>
      <w:bookmarkStart w:id="949" w:name="OLE_LINK158"/>
      <w:r>
        <w:rPr>
          <w:lang w:eastAsia="ru-RU"/>
        </w:rPr>
        <w:t>срок изготовления</w:t>
      </w:r>
      <w:bookmarkEnd w:id="948"/>
      <w:bookmarkEnd w:id="949"/>
      <w:r>
        <w:rPr>
          <w:lang w:eastAsia="ru-RU"/>
        </w:rPr>
        <w:t>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50" w:name="OLE_LINK159"/>
      <w:bookmarkStart w:id="951" w:name="OLE_LINK160"/>
      <w:r>
        <w:rPr>
          <w:lang w:eastAsia="ru-RU"/>
        </w:rPr>
        <w:t>дата отгрузки</w:t>
      </w:r>
      <w:bookmarkEnd w:id="950"/>
      <w:bookmarkEnd w:id="951"/>
      <w:r>
        <w:rPr>
          <w:lang w:eastAsia="ru-RU"/>
        </w:rPr>
        <w:t>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2" w:author="Екатерина Луткова" w:date="2016-04-01T16:03:00Z"/>
          <w:lang w:eastAsia="ru-RU"/>
        </w:rPr>
      </w:pPr>
      <w:bookmarkStart w:id="953" w:name="OLE_LINK161"/>
      <w:bookmarkStart w:id="954" w:name="OLE_LINK162"/>
      <w:r>
        <w:rPr>
          <w:lang w:eastAsia="ru-RU"/>
        </w:rPr>
        <w:t>статус</w:t>
      </w:r>
      <w:bookmarkEnd w:id="953"/>
      <w:bookmarkEnd w:id="954"/>
      <w:ins w:id="955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6" w:author="Екатерина Луткова" w:date="2016-04-01T16:04:00Z"/>
          <w:lang w:eastAsia="ru-RU"/>
        </w:rPr>
      </w:pPr>
      <w:ins w:id="957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958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959" w:author="Екатерина Луткова" w:date="2016-04-01T16:04:00Z">
        <w:r>
          <w:rPr>
            <w:lang w:eastAsia="ru-RU"/>
          </w:rPr>
          <w:t xml:space="preserve">п. </w:t>
        </w:r>
      </w:ins>
      <w:ins w:id="960" w:author="Екатерина Луткова" w:date="2016-04-01T16:03:00Z">
        <w:r w:rsidRPr="00B0218A">
          <w:rPr>
            <w:lang w:eastAsia="ru-RU"/>
            <w:rPrChange w:id="961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962" w:author="Екатерина Луткова" w:date="2016-04-01T16:04:00Z">
        <w:r>
          <w:rPr>
            <w:lang w:eastAsia="ru-RU"/>
          </w:rPr>
          <w:t>.</w:t>
        </w:r>
      </w:ins>
      <w:ins w:id="963" w:author="Екатерина Луткова" w:date="2016-04-01T16:03:00Z">
        <w:r w:rsidRPr="00B0218A">
          <w:rPr>
            <w:lang w:eastAsia="ru-RU"/>
            <w:rPrChange w:id="964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965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966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967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968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969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970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971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972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973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974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975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976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977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978" w:author="Екатерина Луткова" w:date="2016-04-20T13:01:00Z"/>
          <w:lang w:eastAsia="ru-RU"/>
        </w:rPr>
      </w:pPr>
      <w:del w:id="979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Start w:id="980" w:name="_Toc451251788"/>
        <w:bookmarkEnd w:id="980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981" w:author="Екатерина Луткова" w:date="2016-04-20T13:01:00Z"/>
          <w:lang w:eastAsia="ru-RU"/>
        </w:rPr>
      </w:pPr>
      <w:del w:id="982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  <w:bookmarkStart w:id="983" w:name="_Toc451251789"/>
        <w:bookmarkEnd w:id="983"/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4" w:author="Екатерина Луткова" w:date="2016-04-20T13:01:00Z"/>
          <w:lang w:eastAsia="ru-RU"/>
        </w:rPr>
      </w:pPr>
      <w:del w:id="985" w:author="Екатерина Луткова" w:date="2016-04-20T13:01:00Z">
        <w:r w:rsidDel="00C42FE2">
          <w:rPr>
            <w:lang w:eastAsia="ru-RU"/>
          </w:rPr>
          <w:delText>Номер заявки;</w:delText>
        </w:r>
        <w:bookmarkStart w:id="986" w:name="_Toc451251790"/>
        <w:bookmarkEnd w:id="986"/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7" w:author="Екатерина Луткова" w:date="2016-04-20T13:01:00Z"/>
          <w:lang w:eastAsia="ru-RU"/>
        </w:rPr>
      </w:pPr>
      <w:del w:id="988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  <w:bookmarkStart w:id="989" w:name="_Toc451251791"/>
        <w:bookmarkEnd w:id="989"/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0" w:author="Екатерина Луткова" w:date="2016-04-20T13:01:00Z"/>
          <w:lang w:eastAsia="ru-RU"/>
        </w:rPr>
      </w:pPr>
      <w:del w:id="991" w:author="Екатерина Луткова" w:date="2016-04-20T13:01:00Z">
        <w:r w:rsidDel="00C42FE2">
          <w:rPr>
            <w:lang w:eastAsia="ru-RU"/>
          </w:rPr>
          <w:delText>Группа;</w:delText>
        </w:r>
        <w:bookmarkStart w:id="992" w:name="_Toc451251792"/>
        <w:bookmarkEnd w:id="992"/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3" w:author="Екатерина Луткова" w:date="2016-04-20T13:01:00Z"/>
          <w:lang w:eastAsia="ru-RU"/>
        </w:rPr>
      </w:pPr>
      <w:del w:id="994" w:author="Екатерина Луткова" w:date="2016-04-20T13:01:00Z">
        <w:r w:rsidDel="00C42FE2">
          <w:rPr>
            <w:lang w:eastAsia="ru-RU"/>
          </w:rPr>
          <w:delText>Наименование;</w:delText>
        </w:r>
        <w:bookmarkStart w:id="995" w:name="_Toc451251793"/>
        <w:bookmarkEnd w:id="995"/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6" w:author="Екатерина Луткова" w:date="2016-04-20T13:01:00Z"/>
          <w:lang w:eastAsia="ru-RU"/>
        </w:rPr>
      </w:pPr>
      <w:del w:id="997" w:author="Екатерина Луткова" w:date="2016-04-20T13:01:00Z">
        <w:r w:rsidDel="00C42FE2">
          <w:rPr>
            <w:lang w:eastAsia="ru-RU"/>
          </w:rPr>
          <w:lastRenderedPageBreak/>
          <w:delText>Количество (по заявке);</w:delText>
        </w:r>
        <w:bookmarkStart w:id="998" w:name="_Toc451251794"/>
        <w:bookmarkEnd w:id="998"/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9" w:author="Екатерина Луткова" w:date="2016-04-20T13:01:00Z"/>
          <w:lang w:eastAsia="ru-RU"/>
        </w:rPr>
      </w:pPr>
      <w:del w:id="100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  <w:bookmarkStart w:id="1001" w:name="_Toc451251795"/>
        <w:bookmarkEnd w:id="1001"/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2" w:author="Екатерина Луткова" w:date="2016-04-20T13:01:00Z"/>
          <w:lang w:eastAsia="ru-RU"/>
        </w:rPr>
      </w:pPr>
      <w:del w:id="1003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  <w:bookmarkStart w:id="1004" w:name="_Toc451251796"/>
        <w:bookmarkEnd w:id="1004"/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5" w:author="Екатерина Луткова" w:date="2016-04-20T13:01:00Z"/>
          <w:lang w:eastAsia="ru-RU"/>
        </w:rPr>
      </w:pPr>
      <w:del w:id="100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007" w:author="Екатерина Луткова" w:date="2016-04-01T17:59:00Z">
        <w:r w:rsidDel="00495E8B">
          <w:rPr>
            <w:lang w:eastAsia="ru-RU"/>
          </w:rPr>
          <w:delText>на</w:delText>
        </w:r>
      </w:del>
      <w:del w:id="1008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  <w:bookmarkStart w:id="1009" w:name="_Toc451251797"/>
      <w:bookmarkEnd w:id="1009"/>
    </w:p>
    <w:p w14:paraId="043C2208" w14:textId="6567C612" w:rsidR="00836695" w:rsidRPr="00DC1026" w:rsidDel="005A4B34" w:rsidRDefault="00FB39AE">
      <w:pPr>
        <w:rPr>
          <w:del w:id="1010" w:author="Екатерина Луткова" w:date="2016-04-01T17:57:00Z"/>
          <w:lang w:eastAsia="ru-RU"/>
        </w:rPr>
        <w:pPrChange w:id="1011" w:author="Екатерина Луткова" w:date="2016-04-01T17:15:00Z">
          <w:pPr>
            <w:pStyle w:val="3"/>
            <w:ind w:firstLine="708"/>
          </w:pPr>
        </w:pPrChange>
      </w:pPr>
      <w:del w:id="1012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Start w:id="1013" w:name="_Toc451251798"/>
      <w:bookmarkEnd w:id="1013"/>
    </w:p>
    <w:p w14:paraId="5280B914" w14:textId="4367487C" w:rsidR="00FB39AE" w:rsidDel="005A4B34" w:rsidRDefault="00FB39AE" w:rsidP="00FB39AE">
      <w:pPr>
        <w:rPr>
          <w:del w:id="1014" w:author="Екатерина Луткова" w:date="2016-04-01T17:57:00Z"/>
          <w:lang w:eastAsia="ru-RU"/>
        </w:rPr>
      </w:pPr>
      <w:del w:id="1015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  <w:bookmarkStart w:id="1016" w:name="_Toc451251799"/>
      <w:bookmarkEnd w:id="1016"/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017" w:author="Екатерина Луткова" w:date="2016-04-01T17:18:00Z"/>
          <w:lang w:eastAsia="ru-RU"/>
        </w:rPr>
      </w:pPr>
      <w:del w:id="1018" w:author="Екатерина Луткова" w:date="2016-04-01T17:18:00Z">
        <w:r w:rsidDel="00836695">
          <w:rPr>
            <w:lang w:eastAsia="ru-RU"/>
          </w:rPr>
          <w:delText>чертеж;</w:delText>
        </w:r>
        <w:bookmarkStart w:id="1019" w:name="_Toc451251800"/>
        <w:bookmarkEnd w:id="1019"/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020" w:author="Екатерина Луткова" w:date="2016-04-01T17:18:00Z"/>
          <w:lang w:eastAsia="ru-RU"/>
        </w:rPr>
      </w:pPr>
      <w:del w:id="1021" w:author="Екатерина Луткова" w:date="2016-04-01T17:18:00Z">
        <w:r w:rsidDel="00836695">
          <w:rPr>
            <w:lang w:eastAsia="ru-RU"/>
          </w:rPr>
          <w:delText>группа;</w:delText>
        </w:r>
        <w:bookmarkStart w:id="1022" w:name="_Toc451251801"/>
        <w:bookmarkEnd w:id="1022"/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023" w:author="Екатерина Луткова" w:date="2016-04-01T17:18:00Z"/>
          <w:lang w:eastAsia="ru-RU"/>
        </w:rPr>
      </w:pPr>
      <w:del w:id="1024" w:author="Екатерина Луткова" w:date="2016-04-01T17:18:00Z">
        <w:r w:rsidDel="00836695">
          <w:rPr>
            <w:lang w:eastAsia="ru-RU"/>
          </w:rPr>
          <w:delText>наименование;</w:delText>
        </w:r>
        <w:bookmarkStart w:id="1025" w:name="_Toc451251802"/>
        <w:bookmarkEnd w:id="1025"/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026" w:author="Екатерина Луткова" w:date="2016-04-01T17:18:00Z"/>
          <w:lang w:eastAsia="ru-RU"/>
        </w:rPr>
      </w:pPr>
      <w:del w:id="1027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  <w:bookmarkStart w:id="1028" w:name="_Toc451251803"/>
        <w:bookmarkEnd w:id="1028"/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029" w:author="Екатерина Луткова" w:date="2016-04-01T17:18:00Z"/>
        </w:rPr>
      </w:pPr>
      <w:del w:id="1030" w:author="Екатерина Луткова" w:date="2016-04-01T17:18:00Z">
        <w:r w:rsidDel="00836695">
          <w:delText>сырье и материалы (сумма);</w:delText>
        </w:r>
        <w:bookmarkStart w:id="1031" w:name="_Toc451251804"/>
        <w:bookmarkEnd w:id="1031"/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032" w:author="Екатерина Луткова" w:date="2016-04-01T17:18:00Z"/>
        </w:rPr>
      </w:pPr>
      <w:del w:id="1033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  <w:bookmarkStart w:id="1034" w:name="_Toc451251805"/>
        <w:bookmarkEnd w:id="1034"/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035" w:author="Екатерина Луткова" w:date="2016-04-01T17:18:00Z"/>
        </w:rPr>
      </w:pPr>
      <w:del w:id="1036" w:author="Екатерина Луткова" w:date="2016-04-01T17:18:00Z">
        <w:r w:rsidDel="00836695">
          <w:delText>транспортные (сумма);</w:delText>
        </w:r>
        <w:bookmarkStart w:id="1037" w:name="_Toc451251806"/>
        <w:bookmarkEnd w:id="1037"/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038" w:author="Екатерина Луткова" w:date="2016-04-01T17:18:00Z"/>
        </w:rPr>
      </w:pPr>
      <w:del w:id="1039" w:author="Екатерина Луткова" w:date="2016-04-01T17:18:00Z">
        <w:r w:rsidDel="00836695">
          <w:delText>электроэнергия для формовых(сумма);</w:delText>
        </w:r>
        <w:bookmarkStart w:id="1040" w:name="_Toc451251807"/>
        <w:bookmarkEnd w:id="1040"/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041" w:author="Екатерина Луткова" w:date="2016-04-01T17:18:00Z"/>
        </w:rPr>
      </w:pPr>
      <w:del w:id="1042" w:author="Екатерина Луткова" w:date="2016-04-01T17:18:00Z">
        <w:r w:rsidDel="00836695">
          <w:delText>электроэнергия прочая(сумма);</w:delText>
        </w:r>
        <w:bookmarkStart w:id="1043" w:name="_Toc451251808"/>
        <w:bookmarkEnd w:id="1043"/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044" w:author="Екатерина Луткова" w:date="2016-04-01T17:18:00Z"/>
          <w:lang w:eastAsia="ru-RU"/>
        </w:rPr>
      </w:pPr>
      <w:del w:id="1045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  <w:bookmarkStart w:id="1046" w:name="_Toc451251809"/>
        <w:bookmarkEnd w:id="1046"/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047" w:author="Екатерина Луткова" w:date="2016-04-01T17:18:00Z"/>
          <w:lang w:eastAsia="ru-RU"/>
        </w:rPr>
      </w:pPr>
      <w:del w:id="1048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  <w:bookmarkStart w:id="1049" w:name="_Toc451251810"/>
        <w:bookmarkEnd w:id="1049"/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050" w:author="Екатерина Луткова" w:date="2016-04-01T17:18:00Z"/>
          <w:lang w:eastAsia="ru-RU"/>
        </w:rPr>
      </w:pPr>
      <w:del w:id="1051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  <w:bookmarkStart w:id="1052" w:name="_Toc451251811"/>
        <w:bookmarkEnd w:id="1052"/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053" w:author="Екатерина Луткова" w:date="2016-04-01T17:18:00Z"/>
        </w:rPr>
      </w:pPr>
      <w:del w:id="1054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  <w:bookmarkStart w:id="1055" w:name="_Toc451251812"/>
        <w:bookmarkEnd w:id="1055"/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056" w:author="Екатерина Луткова" w:date="2016-04-01T17:18:00Z"/>
        </w:rPr>
      </w:pPr>
      <w:del w:id="1057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  <w:bookmarkStart w:id="1058" w:name="_Toc451251813"/>
        <w:bookmarkEnd w:id="1058"/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059" w:author="Екатерина Луткова" w:date="2016-04-01T17:18:00Z"/>
        </w:rPr>
      </w:pPr>
      <w:del w:id="1060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  <w:bookmarkStart w:id="1061" w:name="_Toc451251814"/>
        <w:bookmarkEnd w:id="1061"/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062" w:author="Екатерина Луткова" w:date="2016-04-01T17:18:00Z"/>
          <w:lang w:eastAsia="ru-RU"/>
        </w:rPr>
      </w:pPr>
      <w:del w:id="1063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  <w:bookmarkStart w:id="1064" w:name="_Toc451251815"/>
        <w:bookmarkEnd w:id="1064"/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065" w:author="Екатерина Луткова" w:date="2016-04-01T17:18:00Z"/>
          <w:lang w:eastAsia="ru-RU"/>
        </w:rPr>
      </w:pPr>
      <w:del w:id="106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  <w:bookmarkStart w:id="1067" w:name="_Toc451251816"/>
        <w:bookmarkEnd w:id="1067"/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068" w:author="Екатерина Луткова" w:date="2016-04-20T13:01:00Z"/>
          <w:lang w:eastAsia="ru-RU"/>
        </w:rPr>
      </w:pPr>
      <w:del w:id="1069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del w:id="107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07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07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Start w:id="1073" w:name="_Toc451251817"/>
        <w:bookmarkEnd w:id="1073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074" w:author="Екатерина Луткова" w:date="2016-04-20T13:01:00Z"/>
          <w:lang w:eastAsia="ru-RU"/>
        </w:rPr>
        <w:pPrChange w:id="1075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076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  <w:bookmarkStart w:id="1077" w:name="_Toc451251818"/>
        <w:bookmarkEnd w:id="1077"/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78" w:author="Екатерина Луткова" w:date="2016-04-20T13:01:00Z"/>
          <w:lang w:eastAsia="ru-RU"/>
        </w:rPr>
        <w:pPrChange w:id="1079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0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bookmarkStart w:id="1081" w:name="_Toc451251819"/>
      <w:bookmarkEnd w:id="1081"/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82" w:author="Екатерина Луткова" w:date="2016-04-20T13:01:00Z"/>
          <w:lang w:eastAsia="ru-RU"/>
        </w:rPr>
        <w:pPrChange w:id="1083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4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  <w:bookmarkStart w:id="1085" w:name="_Toc451251820"/>
        <w:bookmarkEnd w:id="1085"/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6" w:author="Екатерина Луткова" w:date="2016-04-01T17:00:00Z"/>
          <w:lang w:eastAsia="ru-RU"/>
        </w:rPr>
      </w:pPr>
      <w:del w:id="1087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  <w:bookmarkStart w:id="1088" w:name="_Toc451251821"/>
        <w:bookmarkEnd w:id="1088"/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9" w:author="Екатерина Луткова" w:date="2016-04-01T17:00:00Z"/>
          <w:lang w:eastAsia="ru-RU"/>
        </w:rPr>
      </w:pPr>
      <w:del w:id="1090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  <w:bookmarkStart w:id="1091" w:name="_Toc451251822"/>
        <w:bookmarkEnd w:id="1091"/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92" w:author="Екатерина Луткова" w:date="2016-04-01T17:00:00Z"/>
          <w:lang w:eastAsia="ru-RU"/>
        </w:rPr>
      </w:pPr>
      <w:del w:id="1093" w:author="Екатерина Луткова" w:date="2016-04-01T17:00:00Z">
        <w:r w:rsidDel="00910A02">
          <w:rPr>
            <w:lang w:eastAsia="ru-RU"/>
          </w:rPr>
          <w:lastRenderedPageBreak/>
          <w:delText>Заказчик.</w:delText>
        </w:r>
        <w:bookmarkStart w:id="1094" w:name="_Toc451251823"/>
        <w:bookmarkEnd w:id="1094"/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5" w:author="Екатерина Луткова" w:date="2016-04-20T13:01:00Z"/>
          <w:lang w:eastAsia="ru-RU"/>
        </w:rPr>
      </w:pPr>
      <w:del w:id="1096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  <w:bookmarkStart w:id="1097" w:name="_Toc451251824"/>
        <w:bookmarkEnd w:id="1097"/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8" w:author="Екатерина Луткова" w:date="2016-04-20T13:01:00Z"/>
          <w:lang w:eastAsia="ru-RU"/>
        </w:rPr>
      </w:pPr>
      <w:del w:id="1099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100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  <w:bookmarkStart w:id="1101" w:name="_Toc451251825"/>
      <w:bookmarkEnd w:id="1101"/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102" w:name="_Toc451251826"/>
      <w:r>
        <w:rPr>
          <w:lang w:eastAsia="ru-RU"/>
        </w:rPr>
        <w:t>Подготовка производства. Модуль «Чертежи»</w:t>
      </w:r>
      <w:bookmarkEnd w:id="1102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03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04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105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106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107" w:author="Екатерина Луткова" w:date="2016-04-01T16:47:00Z"/>
          <w:noProof/>
          <w:lang w:eastAsia="ru-RU"/>
        </w:rPr>
        <w:pPrChange w:id="1108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09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110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111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112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13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114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Екатерина Луткова" w:date="2016-04-01T16:50:00Z"/>
          <w:lang w:eastAsia="ru-RU"/>
        </w:rPr>
      </w:pPr>
      <w:r>
        <w:rPr>
          <w:lang w:eastAsia="ru-RU"/>
        </w:rPr>
        <w:t>Поля: группа</w:t>
      </w:r>
      <w:ins w:id="1116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117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118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119" w:author="Екатерина Луткова" w:date="2016-04-21T11:21:00Z">
        <w:r w:rsidR="00F15C23">
          <w:rPr>
            <w:lang w:eastAsia="ru-RU"/>
          </w:rPr>
          <w:t>«Группы»</w:t>
        </w:r>
      </w:ins>
      <w:ins w:id="1120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121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122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123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124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125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126" w:author="Екатерина Луткова" w:date="2016-04-12T11:02:00Z">
        <w:r w:rsidR="00507E59">
          <w:rPr>
            <w:lang w:eastAsia="ru-RU"/>
          </w:rPr>
          <w:t>Оснастка</w:t>
        </w:r>
      </w:ins>
      <w:ins w:id="1127" w:author="Екатерина Луткова" w:date="2016-04-12T11:01:00Z">
        <w:r w:rsidR="00507E59">
          <w:rPr>
            <w:lang w:eastAsia="ru-RU"/>
          </w:rPr>
          <w:t>»</w:t>
        </w:r>
      </w:ins>
      <w:ins w:id="1128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129" w:author="Екатерина Луткова" w:date="2016-04-12T11:03:00Z">
        <w:r w:rsidR="00507E59">
          <w:rPr>
            <w:lang w:eastAsia="ru-RU"/>
          </w:rPr>
          <w:t>с</w:t>
        </w:r>
      </w:ins>
      <w:ins w:id="1130" w:author="Екатерина Луткова" w:date="2016-04-12T11:02:00Z">
        <w:r w:rsidR="00507E59">
          <w:rPr>
            <w:lang w:eastAsia="ru-RU"/>
          </w:rPr>
          <w:t>тку</w:t>
        </w:r>
      </w:ins>
      <w:ins w:id="1131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132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133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134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135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136" w:author="Екатерина Луткова" w:date="2016-04-13T09:46:00Z">
        <w:r w:rsidR="00BC640B">
          <w:rPr>
            <w:lang w:eastAsia="ru-RU"/>
          </w:rPr>
          <w:t>.</w:t>
        </w:r>
      </w:ins>
      <w:del w:id="1137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38" w:author="Екатерина Луткова" w:date="2016-04-01T16:52:00Z">
        <w:r>
          <w:rPr>
            <w:lang w:eastAsia="ru-RU"/>
          </w:rPr>
          <w:lastRenderedPageBreak/>
          <w:t>!!!</w:t>
        </w:r>
      </w:ins>
      <w:ins w:id="1139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140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141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142" w:author="Екатерина Луткова" w:date="2016-04-01T16:51:00Z">
        <w:r>
          <w:rPr>
            <w:lang w:eastAsia="ru-RU"/>
          </w:rPr>
          <w:t>«</w:t>
        </w:r>
      </w:ins>
      <w:ins w:id="1143" w:author="Екатерина Луткова" w:date="2016-04-01T16:52:00Z">
        <w:r>
          <w:rPr>
            <w:lang w:eastAsia="ru-RU"/>
          </w:rPr>
          <w:t>Материалы</w:t>
        </w:r>
      </w:ins>
      <w:ins w:id="1144" w:author="Екатерина Луткова" w:date="2016-04-01T16:51:00Z">
        <w:r>
          <w:rPr>
            <w:lang w:eastAsia="ru-RU"/>
          </w:rPr>
          <w:t>»</w:t>
        </w:r>
      </w:ins>
      <w:ins w:id="1145" w:author="Екатерина Луткова" w:date="2016-04-01T16:52:00Z">
        <w:r>
          <w:rPr>
            <w:lang w:eastAsia="ru-RU"/>
          </w:rPr>
          <w:t>.</w:t>
        </w:r>
      </w:ins>
      <w:ins w:id="1146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147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148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149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150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151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152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153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154" w:author="Екатерина Луткова" w:date="2016-04-12T11:31:00Z">
        <w:r w:rsidR="009F1258">
          <w:rPr>
            <w:lang w:eastAsia="ru-RU"/>
          </w:rPr>
          <w:t>П</w:t>
        </w:r>
      </w:ins>
      <w:ins w:id="1155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156" w:author="Екатерина Луткова" w:date="2016-04-12T11:31:00Z">
        <w:r w:rsidR="000704E2">
          <w:rPr>
            <w:lang w:eastAsia="ru-RU"/>
          </w:rPr>
          <w:t>Размеры</w:t>
        </w:r>
      </w:ins>
      <w:ins w:id="1157" w:author="Екатерина Луткова" w:date="2016-04-12T11:30:00Z">
        <w:r w:rsidR="000704E2">
          <w:rPr>
            <w:lang w:eastAsia="ru-RU"/>
          </w:rPr>
          <w:t>»</w:t>
        </w:r>
      </w:ins>
      <w:ins w:id="1158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159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0" w:name="_Toc451251827"/>
      <w:r>
        <w:rPr>
          <w:lang w:eastAsia="ru-RU"/>
        </w:rPr>
        <w:lastRenderedPageBreak/>
        <w:t>Расчет массы</w:t>
      </w:r>
      <w:bookmarkEnd w:id="1160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161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162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3" w:name="_Toc451251828"/>
      <w:r>
        <w:rPr>
          <w:lang w:eastAsia="ru-RU"/>
        </w:rPr>
        <w:lastRenderedPageBreak/>
        <w:t>Технологическая карта</w:t>
      </w:r>
      <w:bookmarkEnd w:id="1163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164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  <w:ins w:id="1165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166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67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68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169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77FF51FC" w14:textId="19705FCB" w:rsidR="00DD780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70" w:author="Екатерина Луткова" w:date="2016-04-21T11:26:00Z">
        <w:r>
          <w:rPr>
            <w:lang w:eastAsia="ru-RU"/>
          </w:rPr>
          <w:t>Марка материала не выбирается из справочника, а з</w:t>
        </w:r>
      </w:ins>
      <w:ins w:id="1171" w:author="Екатерина Луткова" w:date="2016-04-21T11:27:00Z">
        <w:r>
          <w:rPr>
            <w:lang w:eastAsia="ru-RU"/>
          </w:rPr>
          <w:t>а</w:t>
        </w:r>
      </w:ins>
      <w:ins w:id="1172" w:author="Екатерина Луткова" w:date="2016-04-21T11:26:00Z">
        <w:r>
          <w:rPr>
            <w:lang w:eastAsia="ru-RU"/>
          </w:rPr>
          <w:t xml:space="preserve">полняется автоматически из чертежа. </w:t>
        </w:r>
      </w:ins>
      <w:ins w:id="1173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174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175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176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177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178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179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180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181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182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  <w:ins w:id="1183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184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185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186" w:author="Екатерина Луткова" w:date="2016-04-21T11:35:00Z">
        <w:r w:rsidR="00A16D0D">
          <w:rPr>
            <w:lang w:eastAsia="ru-RU"/>
          </w:rPr>
          <w:t>–</w:t>
        </w:r>
      </w:ins>
      <w:ins w:id="1187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188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189" w:author="Екатерина Луткова" w:date="2016-04-21T11:34:00Z">
        <w:r w:rsidR="00A16D0D">
          <w:rPr>
            <w:lang w:eastAsia="ru-RU"/>
          </w:rPr>
          <w:t>)</w:t>
        </w:r>
      </w:ins>
      <w:ins w:id="1190" w:author="Екатерина Луткова" w:date="2016-04-21T11:32:00Z">
        <w:r w:rsidR="00A16D0D">
          <w:rPr>
            <w:lang w:eastAsia="ru-RU"/>
          </w:rPr>
          <w:t>.</w:t>
        </w:r>
      </w:ins>
      <w:ins w:id="1191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192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3-4)</w:delText>
        </w:r>
      </w:del>
      <w:ins w:id="1193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194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195" w:author="Екатерина Луткова" w:date="2016-04-01T17:11:00Z">
        <w:r w:rsidR="00836695">
          <w:rPr>
            <w:lang w:eastAsia="ru-RU"/>
          </w:rPr>
          <w:t>»</w:t>
        </w:r>
      </w:ins>
      <w:ins w:id="1196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197" w:name="_Toc451251829"/>
      <w:r>
        <w:rPr>
          <w:lang w:eastAsia="ru-RU"/>
        </w:rPr>
        <w:t>4.5.3 Калькуляция</w:t>
      </w:r>
      <w:bookmarkEnd w:id="1197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«Наименование</w:t>
      </w:r>
      <w:ins w:id="1198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</w:r>
      <w:ins w:id="1199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200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201" w:author="Екатерина Луткова" w:date="2016-04-21T11:41:00Z">
        <w:r w:rsidR="00DB0521">
          <w:rPr>
            <w:lang w:eastAsia="ru-RU"/>
          </w:rPr>
          <w:t>–</w:t>
        </w:r>
      </w:ins>
      <w:ins w:id="1202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203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204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205" w:author="Екатерина Луткова" w:date="2016-04-21T11:44:00Z">
        <w:r w:rsidR="00DB0521">
          <w:rPr>
            <w:lang w:eastAsia="ru-RU"/>
          </w:rPr>
          <w:t>ц</w:t>
        </w:r>
      </w:ins>
      <w:ins w:id="1206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207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08" w:author="Екатерина Луткова" w:date="2016-04-01T17:03:00Z"/>
          <w:lang w:eastAsia="ru-RU"/>
        </w:rPr>
      </w:pPr>
      <w:ins w:id="1209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210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211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212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13" w:author="Екатерина Луткова" w:date="2016-04-19T15:53:00Z"/>
          <w:lang w:eastAsia="ru-RU"/>
        </w:rPr>
      </w:pPr>
      <w:ins w:id="1214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215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216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217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18" w:author="Екатерина Луткова" w:date="2016-04-19T15:53:00Z">
        <w:r>
          <w:rPr>
            <w:lang w:eastAsia="ru-RU"/>
          </w:rPr>
          <w:t xml:space="preserve">!! </w:t>
        </w:r>
      </w:ins>
      <w:ins w:id="1219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220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221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222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3" w:name="OLE_LINK54"/>
            <w:bookmarkStart w:id="1224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223"/>
            <w:bookmarkEnd w:id="1224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5" w:name="OLE_LINK56"/>
            <w:bookmarkStart w:id="1226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225"/>
            <w:bookmarkEnd w:id="1226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7" w:name="OLE_LINK58"/>
            <w:bookmarkStart w:id="1228" w:name="OLE_LINK59"/>
            <w:bookmarkStart w:id="1229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227"/>
            <w:bookmarkEnd w:id="1228"/>
            <w:bookmarkEnd w:id="1229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0" w:name="OLE_LINK60"/>
            <w:bookmarkStart w:id="1231" w:name="OLE_LINK61"/>
            <w:bookmarkStart w:id="1232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230"/>
            <w:bookmarkEnd w:id="1231"/>
            <w:bookmarkEnd w:id="1232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3" w:name="OLE_LINK62"/>
            <w:bookmarkStart w:id="1234" w:name="OLE_LINK63"/>
            <w:bookmarkStart w:id="1235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233"/>
            <w:bookmarkEnd w:id="1234"/>
            <w:bookmarkEnd w:id="1235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6" w:name="OLE_LINK64"/>
            <w:bookmarkStart w:id="1237" w:name="OLE_LINK65"/>
            <w:bookmarkStart w:id="1238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236"/>
            <w:bookmarkEnd w:id="1237"/>
            <w:bookmarkEnd w:id="1238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9" w:name="OLE_LINK66"/>
            <w:bookmarkStart w:id="1240" w:name="OLE_LINK67"/>
            <w:bookmarkStart w:id="1241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239"/>
            <w:bookmarkEnd w:id="1240"/>
            <w:bookmarkEnd w:id="1241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2" w:name="OLE_LINK93"/>
            <w:bookmarkStart w:id="1243" w:name="OLE_LINK94"/>
            <w:bookmarkStart w:id="1244" w:name="OLE_LINK68"/>
            <w:bookmarkStart w:id="1245" w:name="OLE_LINK69"/>
            <w:r w:rsidRPr="00135028">
              <w:rPr>
                <w:szCs w:val="20"/>
                <w:lang w:eastAsia="ru-RU"/>
              </w:rPr>
              <w:t>Итого</w:t>
            </w:r>
            <w:bookmarkEnd w:id="1242"/>
            <w:bookmarkEnd w:id="1243"/>
            <w:r w:rsidRPr="00135028">
              <w:rPr>
                <w:szCs w:val="20"/>
                <w:lang w:eastAsia="ru-RU"/>
              </w:rPr>
              <w:t xml:space="preserve"> (1)</w:t>
            </w:r>
            <w:bookmarkEnd w:id="1244"/>
            <w:bookmarkEnd w:id="1245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6" w:name="OLE_LINK70"/>
            <w:bookmarkStart w:id="1247" w:name="OLE_LINK71"/>
            <w:bookmarkStart w:id="1248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246"/>
            <w:bookmarkEnd w:id="1247"/>
            <w:bookmarkEnd w:id="1248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9" w:name="OLE_LINK72"/>
            <w:bookmarkStart w:id="1250" w:name="OLE_LINK73"/>
            <w:bookmarkStart w:id="1251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249"/>
            <w:bookmarkEnd w:id="1250"/>
            <w:bookmarkEnd w:id="1251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2" w:name="OLE_LINK97"/>
            <w:bookmarkStart w:id="1253" w:name="OLE_LINK98"/>
            <w:bookmarkStart w:id="1254" w:name="OLE_LINK74"/>
            <w:bookmarkStart w:id="1255" w:name="OLE_LINK75"/>
            <w:r w:rsidRPr="00135028">
              <w:rPr>
                <w:szCs w:val="20"/>
                <w:lang w:eastAsia="ru-RU"/>
              </w:rPr>
              <w:t>Итого</w:t>
            </w:r>
            <w:bookmarkEnd w:id="1252"/>
            <w:bookmarkEnd w:id="1253"/>
            <w:r w:rsidRPr="00135028">
              <w:rPr>
                <w:szCs w:val="20"/>
                <w:lang w:eastAsia="ru-RU"/>
              </w:rPr>
              <w:t xml:space="preserve"> (2)</w:t>
            </w:r>
            <w:bookmarkEnd w:id="1254"/>
            <w:bookmarkEnd w:id="1255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256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257" w:name="OLE_LINK76"/>
            <w:bookmarkStart w:id="1258" w:name="OLE_LINK77"/>
            <w:bookmarkStart w:id="1259" w:name="OLE_LINK99"/>
            <w:ins w:id="1260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257"/>
            <w:bookmarkEnd w:id="1258"/>
            <w:bookmarkEnd w:id="1259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261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262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3" w:name="OLE_LINK78"/>
            <w:bookmarkStart w:id="1264" w:name="OLE_LINK79"/>
            <w:bookmarkStart w:id="1265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263"/>
            <w:bookmarkEnd w:id="1264"/>
            <w:bookmarkEnd w:id="1265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6" w:name="OLE_LINK80"/>
            <w:bookmarkStart w:id="1267" w:name="OLE_LINK81"/>
            <w:bookmarkStart w:id="1268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266"/>
            <w:bookmarkEnd w:id="1267"/>
            <w:bookmarkEnd w:id="1268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9" w:name="OLE_LINK102"/>
            <w:bookmarkStart w:id="1270" w:name="OLE_LINK103"/>
            <w:bookmarkStart w:id="1271" w:name="OLE_LINK82"/>
            <w:bookmarkStart w:id="1272" w:name="OLE_LINK83"/>
            <w:r w:rsidRPr="00135028">
              <w:rPr>
                <w:szCs w:val="20"/>
                <w:lang w:eastAsia="ru-RU"/>
              </w:rPr>
              <w:t>Цена</w:t>
            </w:r>
            <w:bookmarkEnd w:id="1269"/>
            <w:bookmarkEnd w:id="1270"/>
            <w:r w:rsidRPr="00135028">
              <w:rPr>
                <w:szCs w:val="20"/>
                <w:lang w:eastAsia="ru-RU"/>
              </w:rPr>
              <w:t xml:space="preserve"> </w:t>
            </w:r>
            <w:bookmarkEnd w:id="1271"/>
            <w:bookmarkEnd w:id="1272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3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4" w:name="OLE_LINK84"/>
            <w:bookmarkStart w:id="1275" w:name="OLE_LINK85"/>
            <w:r w:rsidRPr="00135028">
              <w:rPr>
                <w:szCs w:val="20"/>
                <w:lang w:eastAsia="ru-RU"/>
              </w:rPr>
              <w:t>НДС</w:t>
            </w:r>
            <w:bookmarkEnd w:id="1274"/>
            <w:bookmarkEnd w:id="1275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273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6" w:name="OLE_LINK86"/>
            <w:bookmarkStart w:id="1277" w:name="OLE_LINK87"/>
            <w:bookmarkStart w:id="1278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276"/>
            <w:bookmarkEnd w:id="1277"/>
            <w:bookmarkEnd w:id="1278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279" w:name="_Toc451251830"/>
      <w:r>
        <w:rPr>
          <w:noProof/>
          <w:lang w:eastAsia="ru-RU"/>
        </w:rPr>
        <w:t>Условия отбора</w:t>
      </w:r>
      <w:bookmarkEnd w:id="1279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172F0650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280" w:name="_Toc451251831"/>
      <w:r>
        <w:rPr>
          <w:lang w:eastAsia="ru-RU"/>
        </w:rPr>
        <w:t>Процесс производства. Модуль «Наряд»</w:t>
      </w:r>
      <w:bookmarkEnd w:id="1280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281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282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283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284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285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286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287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288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28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29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29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292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293"/>
        <w:r w:rsidR="00B072B6">
          <w:rPr>
            <w:lang w:eastAsia="ru-RU"/>
          </w:rPr>
          <w:t xml:space="preserve">Сумма </w:t>
        </w:r>
      </w:ins>
      <w:commentRangeEnd w:id="1293"/>
      <w:r w:rsidR="00787A80">
        <w:rPr>
          <w:rStyle w:val="af0"/>
        </w:rPr>
        <w:commentReference w:id="1293"/>
      </w:r>
      <w:ins w:id="1294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28A3EFA9" w14:textId="778ADCF4" w:rsidR="00DD7803" w:rsidRPr="00101CB7" w:rsidRDefault="0053293A" w:rsidP="006E25FC">
      <w:pPr>
        <w:spacing w:before="100" w:beforeAutospacing="1" w:after="100" w:afterAutospacing="1" w:line="360" w:lineRule="auto"/>
        <w:ind w:firstLine="709"/>
        <w:jc w:val="both"/>
      </w:pPr>
      <w:r w:rsidRPr="00101CB7">
        <w:t>В</w:t>
      </w:r>
      <w:r w:rsidR="00DD7803" w:rsidRPr="00101CB7">
        <w:t xml:space="preserve">едется реестр изготовленных </w:t>
      </w:r>
      <w:commentRangeStart w:id="1295"/>
      <w:r w:rsidR="00DD7803" w:rsidRPr="00101CB7">
        <w:t>деталей</w:t>
      </w:r>
      <w:commentRangeEnd w:id="1295"/>
      <w:r w:rsidR="00460563" w:rsidRPr="00101CB7">
        <w:commentReference w:id="1295"/>
      </w:r>
      <w:r w:rsidR="00DD7803" w:rsidRPr="00101CB7">
        <w:t>. Имеется возможность просмотра изготовленного количества деталей</w:t>
      </w:r>
      <w:r w:rsidR="00D30EDF" w:rsidRPr="00101CB7">
        <w:t xml:space="preserve"> (выполненного)</w:t>
      </w:r>
      <w:r w:rsidR="00DD7803" w:rsidRPr="00101CB7">
        <w:t xml:space="preserve"> с начала месяца по текущий день, а также за месяц. Необходимые поля: номер чертежа и количество деталей по нему. </w:t>
      </w:r>
      <w:ins w:id="1296" w:author="Мухамедшин" w:date="2016-05-24T16:39:00Z">
        <w:r w:rsidR="00101CB7" w:rsidRPr="00101CB7">
          <w:t>В поле «Выполнено» проставляется количество, которое было изготовлено по каждому чертежу - это количество суммируется</w:t>
        </w:r>
      </w:ins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Из дневного наряда формируется индивидуальный</w:t>
      </w:r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</w:t>
      </w:r>
      <w:r w:rsidR="00AF4B7C">
        <w:rPr>
          <w:lang w:eastAsia="ru-RU"/>
        </w:rPr>
        <w:lastRenderedPageBreak/>
        <w:t xml:space="preserve">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>После выбора исполнителя нажимается кнопки 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 xml:space="preserve">все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Вручную проставляется Уч. (например, формовой)</w:t>
      </w:r>
      <w:r w:rsidR="00DF6907">
        <w:rPr>
          <w:lang w:eastAsia="ru-RU"/>
        </w:rPr>
        <w:t xml:space="preserve"> и время работы пресса в смене.</w:t>
      </w:r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Количество съемов = задание сменное / выход партии.</w:t>
      </w:r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использования пресса = количество съемов* время вулканизации.</w:t>
      </w:r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работы пресса свободное = время работы пресса в смену – (126+104+64 – сумма времен использования конкретного пресса)*1,2.</w:t>
      </w:r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– задание сменное</w:t>
      </w:r>
      <w:r w:rsidR="006363D9">
        <w:rPr>
          <w:lang w:eastAsia="ru-RU"/>
        </w:rPr>
        <w:t xml:space="preserve"> + брак</w:t>
      </w:r>
      <w:r>
        <w:rPr>
          <w:lang w:eastAsia="ru-RU"/>
        </w:rPr>
        <w:t>.</w:t>
      </w:r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Фактически выполненное, брак заводятся вручную.</w:t>
      </w:r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Одновременная работа: если «1», значит работа на прессе последовательная, если «0» (см. рис. 14а), то это значит на 6 прессе одновременно изготавливаются оба уплотнения.</w:t>
      </w:r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29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298" w:author="Екатерина Луткова" w:date="2016-04-19T16:58:00Z"/>
          <w:noProof/>
          <w:lang w:eastAsia="ru-RU"/>
        </w:rPr>
      </w:pPr>
      <w:ins w:id="129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300" w:author="Екатерина Луткова" w:date="2016-04-20T13:01:00Z"/>
          <w:noProof/>
          <w:lang w:eastAsia="ru-RU"/>
        </w:rPr>
      </w:pPr>
      <w:ins w:id="130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302" w:author="Екатерина Луткова" w:date="2016-04-20T13:01:00Z"/>
          <w:noProof/>
          <w:lang w:eastAsia="ru-RU"/>
        </w:rPr>
        <w:pPrChange w:id="1303" w:author="Екатерина Луткова" w:date="2016-04-20T13:01:00Z">
          <w:pPr>
            <w:pStyle w:val="3"/>
            <w:ind w:firstLine="708"/>
          </w:pPr>
        </w:pPrChange>
      </w:pPr>
      <w:del w:id="1304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305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306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</w:del>
    </w:p>
    <w:p w14:paraId="2234BFFC" w14:textId="7B5194EB" w:rsidR="00FB39AE" w:rsidDel="00C42FE2" w:rsidRDefault="00FB39AE">
      <w:pPr>
        <w:rPr>
          <w:del w:id="1307" w:author="Екатерина Луткова" w:date="2016-04-20T13:01:00Z"/>
          <w:lang w:eastAsia="ru-RU"/>
        </w:rPr>
      </w:pPr>
      <w:del w:id="1308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309" w:author="Екатерина Луткова" w:date="2016-04-20T13:01:00Z"/>
          <w:lang w:eastAsia="ru-RU"/>
        </w:rPr>
        <w:pPrChange w:id="131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1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312" w:author="Екатерина Луткова" w:date="2016-04-20T13:01:00Z"/>
          <w:lang w:eastAsia="ru-RU"/>
        </w:rPr>
        <w:pPrChange w:id="131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315" w:author="Екатерина Луткова" w:date="2016-04-20T13:01:00Z"/>
          <w:lang w:eastAsia="ru-RU"/>
        </w:rPr>
        <w:pPrChange w:id="131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7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318" w:author="Екатерина Луткова" w:date="2016-04-20T13:01:00Z"/>
          <w:lang w:eastAsia="ru-RU"/>
        </w:rPr>
        <w:pPrChange w:id="131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0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321" w:author="Екатерина Луткова" w:date="2016-04-20T13:01:00Z"/>
          <w:lang w:eastAsia="ru-RU"/>
        </w:rPr>
        <w:pPrChange w:id="13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3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324" w:author="Екатерина Луткова" w:date="2016-04-20T13:01:00Z"/>
          <w:lang w:eastAsia="ru-RU"/>
        </w:rPr>
        <w:pPrChange w:id="132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6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327" w:author="Екатерина Луткова" w:date="2016-04-20T13:01:00Z"/>
          <w:lang w:eastAsia="ru-RU"/>
        </w:rPr>
        <w:pPrChange w:id="1328" w:author="Екатерина Луткова" w:date="2016-04-20T13:01:00Z">
          <w:pPr>
            <w:pStyle w:val="a4"/>
          </w:pPr>
        </w:pPrChange>
      </w:pPr>
      <w:del w:id="1329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330" w:author="Екатерина Луткова" w:date="2016-04-20T13:01:00Z"/>
          <w:lang w:eastAsia="ru-RU"/>
        </w:rPr>
        <w:pPrChange w:id="1331" w:author="Екатерина Луткова" w:date="2016-04-20T13:01:00Z">
          <w:pPr>
            <w:pStyle w:val="a4"/>
          </w:pPr>
        </w:pPrChange>
      </w:pPr>
      <w:del w:id="133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33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334" w:author="Екатерина Луткова" w:date="2016-04-20T13:01:00Z"/>
          <w:lang w:eastAsia="ru-RU"/>
        </w:rPr>
        <w:pPrChange w:id="1335" w:author="Екатерина Луткова" w:date="2016-04-20T13:01:00Z">
          <w:pPr>
            <w:pStyle w:val="3"/>
            <w:ind w:firstLine="708"/>
          </w:pPr>
        </w:pPrChange>
      </w:pPr>
      <w:del w:id="1336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</w:del>
    </w:p>
    <w:p w14:paraId="20440EDF" w14:textId="058B6237" w:rsidR="00947AAF" w:rsidDel="00C42FE2" w:rsidRDefault="00947AAF">
      <w:pPr>
        <w:rPr>
          <w:del w:id="1337" w:author="Екатерина Луткова" w:date="2016-04-20T13:01:00Z"/>
          <w:lang w:eastAsia="ru-RU"/>
        </w:rPr>
        <w:pPrChange w:id="1338" w:author="Екатерина Луткова" w:date="2016-04-20T13:01:00Z">
          <w:pPr>
            <w:ind w:firstLine="709"/>
          </w:pPr>
        </w:pPrChange>
      </w:pPr>
      <w:del w:id="1339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340" w:author="Екатерина Луткова" w:date="2016-04-20T13:01:00Z"/>
          <w:lang w:eastAsia="ru-RU"/>
        </w:rPr>
        <w:pPrChange w:id="134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343" w:author="Екатерина Луткова" w:date="2016-04-20T13:01:00Z"/>
          <w:lang w:eastAsia="ru-RU"/>
        </w:rPr>
        <w:pPrChange w:id="134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346" w:author="Екатерина Луткова" w:date="2016-04-20T13:01:00Z"/>
          <w:lang w:eastAsia="ru-RU"/>
        </w:rPr>
        <w:pPrChange w:id="134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349" w:author="Екатерина Луткова" w:date="2016-04-20T13:01:00Z"/>
          <w:lang w:eastAsia="ru-RU"/>
        </w:rPr>
        <w:pPrChange w:id="1350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5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352" w:author="Екатерина Луткова" w:date="2016-04-20T13:01:00Z"/>
        </w:rPr>
        <w:pPrChange w:id="135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4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355" w:author="Екатерина Луткова" w:date="2016-04-20T13:01:00Z"/>
        </w:rPr>
        <w:pPrChange w:id="135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7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358" w:author="Екатерина Луткова" w:date="2016-04-20T13:01:00Z"/>
        </w:rPr>
        <w:pPrChange w:id="135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0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361" w:author="Екатерина Луткова" w:date="2016-04-20T13:01:00Z"/>
        </w:rPr>
        <w:pPrChange w:id="136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3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364" w:author="Екатерина Луткова" w:date="2016-04-20T13:01:00Z"/>
        </w:rPr>
        <w:pPrChange w:id="136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6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367" w:author="Екатерина Луткова" w:date="2016-04-20T13:01:00Z"/>
          <w:lang w:eastAsia="ru-RU"/>
        </w:rPr>
        <w:pPrChange w:id="1368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69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370" w:author="Екатерина Луткова" w:date="2016-04-20T13:01:00Z"/>
          <w:lang w:eastAsia="ru-RU"/>
        </w:rPr>
        <w:pPrChange w:id="137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2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373" w:author="Екатерина Луткова" w:date="2016-04-20T13:01:00Z"/>
          <w:lang w:eastAsia="ru-RU"/>
        </w:rPr>
        <w:pPrChange w:id="1374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5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76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377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378" w:name="_Toc451251832"/>
      <w:commentRangeStart w:id="1379"/>
      <w:r>
        <w:rPr>
          <w:lang w:eastAsia="ru-RU"/>
        </w:rPr>
        <w:t>Модуль «Отгрузка»</w:t>
      </w:r>
      <w:bookmarkEnd w:id="1378"/>
      <w:commentRangeEnd w:id="1379"/>
      <w:r w:rsidR="00BF38CE">
        <w:rPr>
          <w:rStyle w:val="af0"/>
          <w:rFonts w:eastAsia="Calibri"/>
          <w:b w:val="0"/>
        </w:rPr>
        <w:commentReference w:id="1379"/>
      </w:r>
    </w:p>
    <w:p w14:paraId="7C057F68" w14:textId="42D87019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  <w:ins w:id="1380" w:author="Екатерина Луткова" w:date="2016-05-26T16:15:00Z">
        <w:r w:rsidR="007722D4">
          <w:rPr>
            <w:lang w:eastAsia="ru-RU"/>
          </w:rPr>
          <w:t xml:space="preserve"> </w:t>
        </w:r>
      </w:ins>
      <w:ins w:id="1381" w:author="Екатерина Луткова" w:date="2016-05-26T16:16:00Z">
        <w:r w:rsidR="007722D4">
          <w:rPr>
            <w:lang w:eastAsia="ru-RU"/>
          </w:rPr>
          <w:t>Информация по отгрузке автоматически добавляется в журнал «Распоряжение на отгрузку». Журнал – это реестр всех произведенных отгрузок.</w:t>
        </w:r>
      </w:ins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</w:t>
      </w:r>
      <w:commentRangeStart w:id="1382"/>
      <w:r w:rsidRPr="0050217A">
        <w:rPr>
          <w:lang w:eastAsia="ru-RU"/>
        </w:rPr>
        <w:t xml:space="preserve">по замене брака </w:t>
      </w:r>
      <w:commentRangeEnd w:id="1382"/>
      <w:r w:rsidR="00B4152C">
        <w:rPr>
          <w:rStyle w:val="af0"/>
        </w:rPr>
        <w:commentReference w:id="1382"/>
      </w:r>
      <w:r w:rsidRPr="0050217A">
        <w:rPr>
          <w:lang w:eastAsia="ru-RU"/>
        </w:rPr>
        <w:t xml:space="preserve">к номеру документа добавляется литер «Б», в цене проставляется «0». При </w:t>
      </w:r>
      <w:commentRangeStart w:id="1383"/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</w:t>
      </w:r>
      <w:commentRangeEnd w:id="1383"/>
      <w:r w:rsidR="00B4152C">
        <w:rPr>
          <w:rStyle w:val="af0"/>
        </w:rPr>
        <w:commentReference w:id="1383"/>
      </w:r>
      <w:r w:rsidRPr="0050217A">
        <w:rPr>
          <w:lang w:eastAsia="ru-RU"/>
        </w:rPr>
        <w:t>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Основание для накладной – номер выставленного счета. </w:t>
      </w:r>
      <w:commentRangeStart w:id="1384"/>
      <w:r>
        <w:rPr>
          <w:lang w:eastAsia="ru-RU"/>
        </w:rPr>
        <w:t>Прописывается вручную</w:t>
      </w:r>
      <w:commentRangeEnd w:id="1384"/>
      <w:r w:rsidR="00B4152C">
        <w:rPr>
          <w:rStyle w:val="af0"/>
        </w:rPr>
        <w:commentReference w:id="1384"/>
      </w:r>
      <w:r>
        <w:rPr>
          <w:lang w:eastAsia="ru-RU"/>
        </w:rPr>
        <w:t xml:space="preserve">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59EF1B0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заполняются поля таблицы для товарной накладной. Выбирается номер чертежа, слева появляется соответствующая ему группа и наименование детали. </w:t>
      </w:r>
      <w:commentRangeStart w:id="1385"/>
      <w:r>
        <w:rPr>
          <w:lang w:eastAsia="ru-RU"/>
        </w:rPr>
        <w:t>Код</w:t>
      </w:r>
      <w:commentRangeEnd w:id="1385"/>
      <w:r w:rsidR="00B4152C">
        <w:rPr>
          <w:rStyle w:val="af0"/>
        </w:rPr>
        <w:commentReference w:id="1385"/>
      </w:r>
      <w:r>
        <w:rPr>
          <w:lang w:eastAsia="ru-RU"/>
        </w:rPr>
        <w:t xml:space="preserve">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>.</w:t>
      </w:r>
      <w:ins w:id="1386" w:author="Екатерина Луткова" w:date="2016-05-26T16:22:00Z">
        <w:r w:rsidR="007722D4">
          <w:rPr>
            <w:lang w:eastAsia="ru-RU"/>
          </w:rPr>
          <w:t xml:space="preserve"> Код – это код единиц измерения</w:t>
        </w:r>
      </w:ins>
      <w:ins w:id="1387" w:author="Екатерина Луткова" w:date="2016-05-26T16:23:00Z">
        <w:r w:rsidR="007722D4">
          <w:rPr>
            <w:lang w:eastAsia="ru-RU"/>
          </w:rPr>
          <w:t xml:space="preserve"> (</w:t>
        </w:r>
      </w:ins>
      <w:ins w:id="1388" w:author="Екатерина Луткова" w:date="2016-05-26T16:25:00Z">
        <w:r w:rsidR="007722D4">
          <w:rPr>
            <w:lang w:eastAsia="ru-RU"/>
          </w:rPr>
          <w:t>есть в справочнике единиц измерения)</w:t>
        </w:r>
      </w:ins>
      <w:ins w:id="1389" w:author="Екатерина Луткова" w:date="2016-05-26T16:26:00Z">
        <w:r w:rsidR="007722D4">
          <w:rPr>
            <w:lang w:eastAsia="ru-RU"/>
          </w:rPr>
          <w:t>.</w:t>
        </w:r>
      </w:ins>
      <w:r>
        <w:rPr>
          <w:lang w:eastAsia="ru-RU"/>
        </w:rPr>
        <w:t xml:space="preserve"> Количество </w:t>
      </w:r>
      <w:ins w:id="1390" w:author="Екатерина Луткова" w:date="2016-05-17T11:54:00Z">
        <w:r w:rsidR="0069220B">
          <w:rPr>
            <w:lang w:eastAsia="ru-RU"/>
          </w:rPr>
          <w:t>заполняется вручную.</w:t>
        </w:r>
      </w:ins>
      <w:ins w:id="1391" w:author="Екатерина Луткова" w:date="2016-05-17T11:55:00Z">
        <w:r w:rsidR="0069220B">
          <w:rPr>
            <w:lang w:eastAsia="ru-RU"/>
          </w:rPr>
          <w:t xml:space="preserve"> </w:t>
        </w:r>
        <w:commentRangeStart w:id="1392"/>
        <w:r w:rsidR="0069220B">
          <w:rPr>
            <w:lang w:eastAsia="ru-RU"/>
          </w:rPr>
          <w:t>Партия берется из модуля «Наряд»</w:t>
        </w:r>
      </w:ins>
      <w:commentRangeEnd w:id="1392"/>
      <w:r w:rsidR="00B4152C">
        <w:rPr>
          <w:rStyle w:val="af0"/>
        </w:rPr>
        <w:commentReference w:id="1392"/>
      </w:r>
      <w:del w:id="1393" w:author="Екатерина Луткова" w:date="2016-05-17T11:55:00Z">
        <w:r w:rsidDel="0069220B">
          <w:rPr>
            <w:lang w:eastAsia="ru-RU"/>
          </w:rPr>
          <w:delText>и ном</w:delText>
        </w:r>
      </w:del>
      <w:del w:id="1394" w:author="Екатерина Луткова" w:date="2016-05-17T11:54:00Z">
        <w:r w:rsidDel="0069220B">
          <w:rPr>
            <w:lang w:eastAsia="ru-RU"/>
          </w:rPr>
          <w:delText>ер партии вручную</w:delText>
        </w:r>
      </w:del>
      <w:r>
        <w:rPr>
          <w:lang w:eastAsia="ru-RU"/>
        </w:rPr>
        <w:t xml:space="preserve">. </w:t>
      </w:r>
      <w:ins w:id="1395" w:author="Екатерина Луткова" w:date="2016-05-26T16:28:00Z">
        <w:r w:rsidR="00CB5A45">
          <w:rPr>
            <w:lang w:eastAsia="ru-RU"/>
          </w:rPr>
          <w:t xml:space="preserve">Партия берется автоматически самая ранняя (если работа по заявке велась несколько дней). </w:t>
        </w:r>
      </w:ins>
      <w:r>
        <w:rPr>
          <w:lang w:eastAsia="ru-RU"/>
        </w:rPr>
        <w:t xml:space="preserve">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</w:t>
      </w:r>
      <w:commentRangeStart w:id="1396"/>
      <w:r>
        <w:rPr>
          <w:lang w:eastAsia="ru-RU"/>
        </w:rPr>
        <w:t>сумма без НДС и с учетом НДС</w:t>
      </w:r>
      <w:commentRangeEnd w:id="1396"/>
      <w:r w:rsidR="00B4152C">
        <w:rPr>
          <w:rStyle w:val="af0"/>
        </w:rPr>
        <w:commentReference w:id="1396"/>
      </w:r>
      <w:r>
        <w:rPr>
          <w:lang w:eastAsia="ru-RU"/>
        </w:rPr>
        <w:t xml:space="preserve">. </w:t>
      </w:r>
      <w:ins w:id="1397" w:author="Екатерина Луткова" w:date="2016-05-26T16:30:00Z">
        <w:r w:rsidR="00CB5A45">
          <w:rPr>
            <w:lang w:eastAsia="ru-RU"/>
          </w:rPr>
          <w:t>Сумма считается как цена по чертежу * количество.</w:t>
        </w:r>
      </w:ins>
    </w:p>
    <w:p w14:paraId="421FAF1A" w14:textId="4940613E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Считается </w:t>
      </w:r>
      <w:commentRangeStart w:id="1398"/>
      <w:r>
        <w:rPr>
          <w:lang w:eastAsia="ru-RU"/>
        </w:rPr>
        <w:t xml:space="preserve">масса нетто </w:t>
      </w:r>
      <w:commentRangeEnd w:id="1398"/>
      <w:r w:rsidR="00B4152C">
        <w:rPr>
          <w:rStyle w:val="af0"/>
        </w:rPr>
        <w:commentReference w:id="1398"/>
      </w:r>
      <w:r>
        <w:rPr>
          <w:lang w:eastAsia="ru-RU"/>
        </w:rPr>
        <w:t>всей отгрузки и итоговая сумма с НДС и без НДС.</w:t>
      </w:r>
      <w:ins w:id="1399" w:author="Екатерина Луткова" w:date="2016-05-26T16:34:00Z">
        <w:r w:rsidR="00CB5A45">
          <w:rPr>
            <w:lang w:eastAsia="ru-RU"/>
          </w:rPr>
          <w:t xml:space="preserve"> Масса нетто считается по фактической массе, если фактическая масса не задана </w:t>
        </w:r>
      </w:ins>
      <w:ins w:id="1400" w:author="Екатерина Луткова" w:date="2016-05-26T16:35:00Z">
        <w:r w:rsidR="00CB5A45">
          <w:rPr>
            <w:lang w:eastAsia="ru-RU"/>
          </w:rPr>
          <w:t>–</w:t>
        </w:r>
      </w:ins>
      <w:ins w:id="1401" w:author="Екатерина Луткова" w:date="2016-05-26T16:34:00Z">
        <w:r w:rsidR="00CB5A45">
          <w:rPr>
            <w:lang w:eastAsia="ru-RU"/>
          </w:rPr>
          <w:t xml:space="preserve"> считается </w:t>
        </w:r>
      </w:ins>
      <w:ins w:id="1402" w:author="Екатерина Луткова" w:date="2016-05-26T16:35:00Z">
        <w:r w:rsidR="00CB5A45">
          <w:rPr>
            <w:lang w:eastAsia="ru-RU"/>
          </w:rPr>
          <w:t>по массе детали по чертежу.</w:t>
        </w:r>
      </w:ins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403" w:name="_Toc451251833"/>
      <w:commentRangeStart w:id="1404"/>
      <w:r>
        <w:rPr>
          <w:lang w:eastAsia="ru-RU"/>
        </w:rPr>
        <w:t>1 ТТН</w:t>
      </w:r>
      <w:bookmarkEnd w:id="1403"/>
      <w:commentRangeEnd w:id="1404"/>
      <w:r w:rsidR="005B1F70">
        <w:rPr>
          <w:rStyle w:val="af0"/>
          <w:rFonts w:eastAsia="Calibri"/>
          <w:b w:val="0"/>
        </w:rPr>
        <w:commentReference w:id="1404"/>
      </w:r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405" w:author="Екатерина Луткова" w:date="2016-05-26T16:38:00Z"/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39F9E973" w14:textId="48B51959" w:rsidR="005139D4" w:rsidRDefault="005139D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406" w:author="Екатерина Луткова" w:date="2016-05-26T16:38:00Z">
        <w:r>
          <w:rPr>
            <w:lang w:eastAsia="ru-RU"/>
          </w:rPr>
          <w:t xml:space="preserve">Форма заполняется для дальнейшего формирования товарно-транспортной накладной (приложение 9). </w:t>
        </w:r>
      </w:ins>
      <w:ins w:id="1407" w:author="Екатерина Луткова" w:date="2016-05-26T16:39:00Z">
        <w:r>
          <w:rPr>
            <w:lang w:eastAsia="ru-RU"/>
          </w:rPr>
          <w:t>То есть заполненные данные ТТН переносятся в приложение 9.</w:t>
        </w:r>
      </w:ins>
    </w:p>
    <w:p w14:paraId="239AAFE2" w14:textId="469343B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408"/>
      <w:r>
        <w:rPr>
          <w:lang w:eastAsia="ru-RU"/>
        </w:rPr>
        <w:lastRenderedPageBreak/>
        <w:t>Номер присваивается автоматически</w:t>
      </w:r>
      <w:commentRangeEnd w:id="1408"/>
      <w:r w:rsidR="005B1F70">
        <w:rPr>
          <w:rStyle w:val="af0"/>
        </w:rPr>
        <w:commentReference w:id="1408"/>
      </w:r>
      <w:r>
        <w:rPr>
          <w:lang w:eastAsia="ru-RU"/>
        </w:rPr>
        <w:t>.</w:t>
      </w:r>
      <w:ins w:id="1409" w:author="Екатерина Луткова" w:date="2016-05-26T16:41:00Z">
        <w:r w:rsidR="005139D4">
          <w:rPr>
            <w:lang w:eastAsia="ru-RU"/>
          </w:rPr>
          <w:t xml:space="preserve"> Номер ТТН соответствует номеру товарно-транспортной накладной.</w:t>
        </w:r>
      </w:ins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0" w:name="_Toc451251834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410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1" w:name="_Toc451251835"/>
      <w:r>
        <w:rPr>
          <w:lang w:eastAsia="ru-RU"/>
        </w:rPr>
        <w:t>4.7.3 Счет-фактура</w:t>
      </w:r>
      <w:bookmarkEnd w:id="1411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2" w:name="_Toc451251836"/>
      <w:r>
        <w:rPr>
          <w:lang w:eastAsia="ru-RU"/>
        </w:rPr>
        <w:t>4.7.4 Товарно-транспортная накладная</w:t>
      </w:r>
      <w:bookmarkEnd w:id="1412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3" w:name="_Toc451251837"/>
      <w:r>
        <w:rPr>
          <w:lang w:eastAsia="ru-RU"/>
        </w:rPr>
        <w:t>4.7.5 Паспорт</w:t>
      </w:r>
      <w:bookmarkEnd w:id="1413"/>
    </w:p>
    <w:p w14:paraId="4E07FDD1" w14:textId="77777777" w:rsidR="00D32A6E" w:rsidDel="00362A64" w:rsidRDefault="00D32A6E" w:rsidP="005B1F70">
      <w:pPr>
        <w:spacing w:before="100" w:beforeAutospacing="1" w:after="100" w:afterAutospacing="1" w:line="360" w:lineRule="auto"/>
        <w:ind w:firstLine="709"/>
        <w:jc w:val="both"/>
        <w:rPr>
          <w:del w:id="1414" w:author="Екатерина Луткова" w:date="2016-04-20T13:02:00Z"/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20275B08" w14:textId="77777777" w:rsidR="00362A64" w:rsidRDefault="00362A64" w:rsidP="005B1F70">
      <w:pPr>
        <w:pStyle w:val="3"/>
        <w:ind w:firstLine="709"/>
        <w:rPr>
          <w:lang w:eastAsia="ru-RU"/>
        </w:rPr>
      </w:pPr>
      <w:bookmarkStart w:id="1415" w:name="_Toc451251838"/>
      <w:r>
        <w:rPr>
          <w:lang w:eastAsia="ru-RU"/>
        </w:rPr>
        <w:lastRenderedPageBreak/>
        <w:t>4.7.6 Универсальный передаточный документ</w:t>
      </w:r>
      <w:bookmarkEnd w:id="1415"/>
    </w:p>
    <w:p w14:paraId="1B32F6A6" w14:textId="03C10910" w:rsidR="001E1753" w:rsidRDefault="00362A64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см. приложение № 11 к договору 2016-04-01 от 1 апреля 2016 г.</w:t>
      </w:r>
    </w:p>
    <w:p w14:paraId="2CE1F157" w14:textId="5BC4F86C" w:rsidR="00295E57" w:rsidRDefault="00295E57" w:rsidP="005B1F70">
      <w:pPr>
        <w:pStyle w:val="2"/>
        <w:numPr>
          <w:ilvl w:val="1"/>
          <w:numId w:val="18"/>
        </w:numPr>
        <w:ind w:left="0" w:firstLine="709"/>
        <w:rPr>
          <w:lang w:eastAsia="ru-RU"/>
        </w:rPr>
      </w:pPr>
      <w:bookmarkStart w:id="1416" w:name="_Toc451251839"/>
      <w:r>
        <w:rPr>
          <w:lang w:eastAsia="ru-RU"/>
        </w:rPr>
        <w:t>Модуль «Отчеты»</w:t>
      </w:r>
      <w:bookmarkEnd w:id="1416"/>
    </w:p>
    <w:p w14:paraId="22729BB1" w14:textId="1A95120D" w:rsidR="00C42FE2" w:rsidRDefault="00C42FE2" w:rsidP="00C42FE2">
      <w:pPr>
        <w:pStyle w:val="3"/>
        <w:ind w:firstLine="708"/>
        <w:rPr>
          <w:lang w:eastAsia="ru-RU"/>
        </w:rPr>
      </w:pPr>
      <w:bookmarkStart w:id="1417" w:name="_Toc451251840"/>
      <w:commentRangeStart w:id="1418"/>
      <w:r>
        <w:rPr>
          <w:lang w:eastAsia="ru-RU"/>
        </w:rPr>
        <w:t>4.8.1.  Сводный отчет по способу изготовления</w:t>
      </w:r>
      <w:bookmarkEnd w:id="1417"/>
      <w:commentRangeEnd w:id="1418"/>
      <w:r w:rsidR="005A1EE3">
        <w:rPr>
          <w:rStyle w:val="af0"/>
          <w:rFonts w:eastAsia="Calibri"/>
          <w:b w:val="0"/>
        </w:rPr>
        <w:commentReference w:id="1418"/>
      </w:r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 следующую информацию по заявкам:</w:t>
      </w:r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1419" w:author="Екатерина Луткова" w:date="2016-05-26T17:32:00Z"/>
          <w:lang w:eastAsia="ru-RU"/>
        </w:rPr>
      </w:pPr>
      <w:r>
        <w:rPr>
          <w:lang w:eastAsia="ru-RU"/>
        </w:rPr>
        <w:t xml:space="preserve">Группировка ведется по </w:t>
      </w:r>
      <w:commentRangeStart w:id="1420"/>
      <w:r>
        <w:rPr>
          <w:lang w:eastAsia="ru-RU"/>
        </w:rPr>
        <w:t xml:space="preserve">всем способам изготовления </w:t>
      </w:r>
      <w:commentRangeEnd w:id="1420"/>
      <w:r w:rsidR="005A1EE3">
        <w:rPr>
          <w:rStyle w:val="af0"/>
        </w:rPr>
        <w:commentReference w:id="1420"/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BA730E5" w14:textId="1FF7F639" w:rsidR="00EB6146" w:rsidRDefault="00EB6146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ins w:id="1421" w:author="Екатерина Луткова" w:date="2016-05-26T17:32:00Z">
        <w:r>
          <w:rPr>
            <w:noProof/>
            <w:lang w:eastAsia="ru-RU"/>
          </w:rPr>
          <w:drawing>
            <wp:inline distT="0" distB="0" distL="0" distR="0" wp14:anchorId="06ADBA15" wp14:editId="51C87525">
              <wp:extent cx="4800600" cy="2924175"/>
              <wp:effectExtent l="0" t="0" r="0" b="9525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0600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DA7B9C" w14:textId="72976E0A" w:rsidR="00575532" w:rsidRDefault="00C42FE2" w:rsidP="005B1F70">
      <w:pPr>
        <w:ind w:firstLine="709"/>
        <w:rPr>
          <w:lang w:eastAsia="ru-RU"/>
        </w:rPr>
      </w:pPr>
      <w:r>
        <w:rPr>
          <w:lang w:eastAsia="ru-RU"/>
        </w:rPr>
        <w:t>Отчет формируется за заданный период (предусмотреть ввод диапазона дат: с … по …).</w:t>
      </w:r>
    </w:p>
    <w:p w14:paraId="57FBB458" w14:textId="7305C699" w:rsidR="00C42FE2" w:rsidRDefault="00C42FE2" w:rsidP="00C42FE2">
      <w:pPr>
        <w:pStyle w:val="3"/>
        <w:ind w:firstLine="708"/>
        <w:rPr>
          <w:lang w:eastAsia="ru-RU"/>
        </w:rPr>
      </w:pPr>
      <w:bookmarkStart w:id="1422" w:name="_Toc451251841"/>
      <w:r>
        <w:rPr>
          <w:lang w:eastAsia="ru-RU"/>
        </w:rPr>
        <w:t>4.8.2.  Заказы и отгрузка по чертежу</w:t>
      </w:r>
      <w:bookmarkEnd w:id="1422"/>
    </w:p>
    <w:p w14:paraId="6E4280FD" w14:textId="6D8F6A6E" w:rsidR="00C42FE2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Данный отчет содержит информацию о количестве заказанной и отгруженной продукции и разнице между ними, которая показывает с</w:t>
      </w:r>
      <w:r w:rsidR="00CE3CB8">
        <w:rPr>
          <w:lang w:eastAsia="ru-RU"/>
        </w:rPr>
        <w:t>колько деталей нужно изготовить (см. рис.).</w:t>
      </w:r>
    </w:p>
    <w:p w14:paraId="5504B7A8" w14:textId="651DD23D" w:rsidR="0045628D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Содержит следующие поля:</w:t>
      </w:r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чертежа;</w:t>
      </w:r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Наименование детали;</w:t>
      </w:r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Заказчик;</w:t>
      </w:r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Номер заявки</w:t>
      </w:r>
      <w:r w:rsidR="00362A64">
        <w:rPr>
          <w:lang w:eastAsia="ru-RU"/>
        </w:rPr>
        <w:t xml:space="preserve"> (заявок, если данный чертеж был заказан в нескольких заявках)</w:t>
      </w:r>
      <w:r>
        <w:rPr>
          <w:lang w:eastAsia="ru-RU"/>
        </w:rPr>
        <w:t>;</w:t>
      </w:r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регистрации заявки (-</w:t>
      </w:r>
      <w:proofErr w:type="spellStart"/>
      <w:r>
        <w:rPr>
          <w:lang w:eastAsia="ru-RU"/>
        </w:rPr>
        <w:t>ок</w:t>
      </w:r>
      <w:proofErr w:type="spellEnd"/>
      <w:r>
        <w:rPr>
          <w:lang w:eastAsia="ru-RU"/>
        </w:rPr>
        <w:t>);</w:t>
      </w:r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заявленного по заявке (-</w:t>
      </w:r>
      <w:proofErr w:type="spellStart"/>
      <w:r>
        <w:rPr>
          <w:lang w:eastAsia="ru-RU"/>
        </w:rPr>
        <w:t>кам</w:t>
      </w:r>
      <w:proofErr w:type="spellEnd"/>
      <w:r>
        <w:rPr>
          <w:lang w:eastAsia="ru-RU"/>
        </w:rPr>
        <w:t>);</w:t>
      </w:r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товарной накладной (-ых) (при отгрузке);</w:t>
      </w:r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commentRangeStart w:id="1423"/>
      <w:r>
        <w:rPr>
          <w:lang w:eastAsia="ru-RU"/>
        </w:rPr>
        <w:t>Количество отгруженного по накладной</w:t>
      </w:r>
      <w:commentRangeEnd w:id="1423"/>
      <w:r w:rsidR="005A1EE3">
        <w:rPr>
          <w:rStyle w:val="af0"/>
        </w:rPr>
        <w:commentReference w:id="1423"/>
      </w:r>
      <w:r>
        <w:rPr>
          <w:lang w:eastAsia="ru-RU"/>
        </w:rPr>
        <w:t>;</w:t>
      </w:r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  <w:pPrChange w:id="1424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r>
        <w:rPr>
          <w:lang w:eastAsia="ru-RU"/>
        </w:rPr>
        <w:t xml:space="preserve">Разница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>количество заявленного – количество отгруженного).</w:t>
      </w:r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r w:rsidR="00CE3CB8">
        <w:rPr>
          <w:lang w:eastAsia="ru-RU"/>
        </w:rPr>
        <w:t>за заданный период по конкретному чертежу, так же по всем чертежам.</w:t>
      </w:r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62273C" wp14:editId="69592851">
            <wp:extent cx="6202045" cy="309753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93C" w14:textId="187C0508" w:rsidR="00C42FE2" w:rsidRDefault="00C42FE2" w:rsidP="00C42FE2">
      <w:pPr>
        <w:pStyle w:val="3"/>
        <w:ind w:firstLine="708"/>
        <w:rPr>
          <w:noProof/>
          <w:lang w:eastAsia="ru-RU"/>
        </w:rPr>
      </w:pPr>
      <w:bookmarkStart w:id="1425" w:name="_Toc451251842"/>
      <w:r>
        <w:rPr>
          <w:lang w:eastAsia="ru-RU"/>
        </w:rPr>
        <w:t xml:space="preserve">4.8.3. </w:t>
      </w:r>
      <w:r>
        <w:rPr>
          <w:noProof/>
          <w:lang w:eastAsia="ru-RU"/>
        </w:rPr>
        <w:t xml:space="preserve"> </w:t>
      </w:r>
      <w:commentRangeStart w:id="1426"/>
      <w:r>
        <w:rPr>
          <w:noProof/>
          <w:lang w:eastAsia="ru-RU"/>
        </w:rPr>
        <w:t>Учет переработанного материала</w:t>
      </w:r>
      <w:bookmarkEnd w:id="1425"/>
      <w:commentRangeEnd w:id="1426"/>
      <w:r w:rsidR="005A1EE3">
        <w:rPr>
          <w:rStyle w:val="af0"/>
          <w:rFonts w:eastAsia="Calibri"/>
          <w:b w:val="0"/>
        </w:rPr>
        <w:commentReference w:id="1426"/>
      </w:r>
    </w:p>
    <w:p w14:paraId="6827EAB0" w14:textId="77777777" w:rsidR="00C42FE2" w:rsidRDefault="00C42FE2" w:rsidP="00C42FE2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 (из «Наряда»);</w:t>
      </w:r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 (из «Наряда»);</w:t>
      </w:r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Использовано материала (выполнено деталей 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042553DB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270EA811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55441B8B" w14:textId="762A7BC5" w:rsidR="00C42FE2" w:rsidRDefault="00C42FE2" w:rsidP="00C42FE2">
      <w:pPr>
        <w:pStyle w:val="3"/>
        <w:ind w:firstLine="708"/>
        <w:rPr>
          <w:lang w:eastAsia="ru-RU"/>
        </w:rPr>
      </w:pPr>
      <w:bookmarkStart w:id="1427" w:name="_Toc451251843"/>
      <w:r>
        <w:rPr>
          <w:lang w:eastAsia="ru-RU"/>
        </w:rPr>
        <w:t>4.8.4.  Учет прямых затрат на заявку</w:t>
      </w:r>
      <w:bookmarkEnd w:id="1427"/>
    </w:p>
    <w:p w14:paraId="30E180EF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Выбирается номер заявки и формируется сводная таблица.</w:t>
      </w:r>
    </w:p>
    <w:p w14:paraId="561C17B5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Анализ ведется по единице детали в заявке, а так же по всей заявке.</w:t>
      </w:r>
    </w:p>
    <w:p w14:paraId="0EC64E27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Цена детали – цена по чертежу из модуля «Чертежи».</w:t>
      </w:r>
    </w:p>
    <w:p w14:paraId="68B0E803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 xml:space="preserve">% доли прямых затрат = «по </w:t>
      </w:r>
      <w:commentRangeStart w:id="1428"/>
      <w:r>
        <w:rPr>
          <w:lang w:eastAsia="ru-RU"/>
        </w:rPr>
        <w:t xml:space="preserve">калькуляции </w:t>
      </w:r>
      <w:commentRangeEnd w:id="1428"/>
      <w:r w:rsidR="005B1F70">
        <w:rPr>
          <w:rStyle w:val="af0"/>
        </w:rPr>
        <w:commentReference w:id="1428"/>
      </w:r>
      <w:r>
        <w:rPr>
          <w:lang w:eastAsia="ru-RU"/>
        </w:rPr>
        <w:t xml:space="preserve">на шт.» * 100 </w:t>
      </w:r>
      <w:r w:rsidRPr="002E2A46">
        <w:rPr>
          <w:lang w:eastAsia="ru-RU"/>
        </w:rPr>
        <w:t>/</w:t>
      </w:r>
      <w:r>
        <w:rPr>
          <w:lang w:eastAsia="ru-RU"/>
        </w:rPr>
        <w:t xml:space="preserve"> «цена».</w:t>
      </w:r>
    </w:p>
    <w:p w14:paraId="65C19D9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lastRenderedPageBreak/>
        <w:t>По калькуляции = «по калькуляции на шт.» * количество деталей.</w:t>
      </w:r>
    </w:p>
    <w:p w14:paraId="4FC8B121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t>Сумма на прочие расходы = «сумма по заявке» - «Всего по калькуляции».</w:t>
      </w:r>
    </w:p>
    <w:p w14:paraId="61402D0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 w:rsidRPr="00E457D0">
        <w:rPr>
          <w:noProof/>
          <w:lang w:eastAsia="ru-RU"/>
        </w:rPr>
        <w:drawing>
          <wp:inline distT="0" distB="0" distL="0" distR="0" wp14:anchorId="760D6BC4" wp14:editId="7BEC3DCD">
            <wp:extent cx="6438900" cy="325172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1277" cy="3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E9E" w14:textId="345FA108" w:rsidR="00C42FE2" w:rsidRDefault="00C42FE2" w:rsidP="00C42FE2">
      <w:pPr>
        <w:pStyle w:val="3"/>
        <w:ind w:firstLine="708"/>
        <w:rPr>
          <w:lang w:eastAsia="ru-RU"/>
        </w:rPr>
      </w:pPr>
      <w:bookmarkStart w:id="1429" w:name="_Toc451251844"/>
      <w:r>
        <w:rPr>
          <w:lang w:eastAsia="ru-RU"/>
        </w:rPr>
        <w:t xml:space="preserve">4.8.5.  </w:t>
      </w:r>
      <w:commentRangeStart w:id="1430"/>
      <w:r>
        <w:rPr>
          <w:lang w:eastAsia="ru-RU"/>
        </w:rPr>
        <w:t>Учет прямых затрат на наряд</w:t>
      </w:r>
      <w:bookmarkEnd w:id="1429"/>
      <w:commentRangeEnd w:id="1430"/>
      <w:r w:rsidR="005A1EE3">
        <w:rPr>
          <w:rStyle w:val="af0"/>
          <w:rFonts w:eastAsia="Calibri"/>
          <w:b w:val="0"/>
        </w:rPr>
        <w:commentReference w:id="1430"/>
      </w:r>
    </w:p>
    <w:p w14:paraId="64F09BB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31"/>
      <w:r>
        <w:rPr>
          <w:lang w:eastAsia="ru-RU"/>
        </w:rPr>
        <w:t>выполнено деталей</w:t>
      </w:r>
      <w:commentRangeEnd w:id="1431"/>
      <w:r w:rsidR="005A1EE3">
        <w:rPr>
          <w:rStyle w:val="af0"/>
        </w:rPr>
        <w:commentReference w:id="1431"/>
      </w:r>
      <w:r>
        <w:rPr>
          <w:lang w:eastAsia="ru-RU"/>
        </w:rPr>
        <w:t>;</w:t>
      </w:r>
    </w:p>
    <w:p w14:paraId="23031167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7BF5211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11BC321E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7BDB578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1432" w:author="Екатерина Луткова" w:date="2016-05-26T17:58:00Z"/>
        </w:rPr>
      </w:pPr>
      <w:r>
        <w:t>электроэнергия прочая(сумма);</w:t>
      </w:r>
    </w:p>
    <w:p w14:paraId="29038C96" w14:textId="05B016BD" w:rsidR="00893F68" w:rsidRDefault="00893F68">
      <w:pPr>
        <w:ind w:left="720"/>
        <w:jc w:val="both"/>
        <w:rPr>
          <w:ins w:id="1433" w:author="Екатерина Луткова" w:date="2016-05-26T17:52:00Z"/>
        </w:rPr>
        <w:pPrChange w:id="1434" w:author="Екатерина Луткова" w:date="2016-05-26T17:58:00Z">
          <w:pPr>
            <w:numPr>
              <w:numId w:val="32"/>
            </w:numPr>
            <w:ind w:left="720" w:hanging="360"/>
            <w:jc w:val="both"/>
          </w:pPr>
        </w:pPrChange>
      </w:pPr>
      <w:ins w:id="1435" w:author="Екатерина Луткова" w:date="2016-05-26T17:58:00Z">
        <w:r>
          <w:rPr>
            <w:noProof/>
            <w:lang w:eastAsia="ru-RU"/>
          </w:rPr>
          <w:drawing>
            <wp:inline distT="0" distB="0" distL="0" distR="0" wp14:anchorId="4F650B67" wp14:editId="317A197C">
              <wp:extent cx="6211019" cy="2062480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2391" cy="20629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27D22C" w14:textId="0C7614AB" w:rsidR="00893F68" w:rsidRDefault="00893F68">
      <w:pPr>
        <w:ind w:left="720"/>
        <w:jc w:val="both"/>
        <w:pPrChange w:id="1436" w:author="Екатерина Луткова" w:date="2016-05-26T17:52:00Z">
          <w:pPr>
            <w:numPr>
              <w:numId w:val="32"/>
            </w:numPr>
            <w:ind w:left="720" w:hanging="360"/>
            <w:jc w:val="both"/>
          </w:pPr>
        </w:pPrChange>
      </w:pPr>
      <w:ins w:id="1437" w:author="Екатерина Луткова" w:date="2016-05-26T17:52:00Z">
        <w:r>
          <w:lastRenderedPageBreak/>
          <w:t>Все суммы берутся из калькуляции, в отчете каждая сумма умножается на количество деталей</w:t>
        </w:r>
      </w:ins>
      <w:ins w:id="1438" w:author="Екатерина Луткова" w:date="2016-05-26T17:53:00Z">
        <w:r>
          <w:t>.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</w:t>
      </w:r>
      <w:r w:rsidRPr="005A1EE3">
        <w:rPr>
          <w:b/>
          <w:lang w:eastAsia="ru-RU"/>
          <w:rPrChange w:id="1439" w:author="Мухамедшин" w:date="2016-05-24T16:19:00Z">
            <w:rPr>
              <w:lang w:eastAsia="ru-RU"/>
            </w:rPr>
          </w:rPrChange>
        </w:rPr>
        <w:t>фактической калькуляции</w:t>
      </w:r>
      <w:r>
        <w:rPr>
          <w:lang w:eastAsia="ru-RU"/>
        </w:rPr>
        <w:t xml:space="preserve">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C0513FA" w14:textId="46B95612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174AE101" w14:textId="527D8510" w:rsidR="00C42FE2" w:rsidRDefault="00C42FE2" w:rsidP="00C42FE2">
      <w:pPr>
        <w:pStyle w:val="3"/>
        <w:ind w:firstLine="708"/>
        <w:rPr>
          <w:lang w:eastAsia="ru-RU"/>
        </w:rPr>
      </w:pPr>
      <w:bookmarkStart w:id="1440" w:name="_Toc451251845"/>
      <w:r>
        <w:rPr>
          <w:lang w:eastAsia="ru-RU"/>
        </w:rPr>
        <w:t xml:space="preserve">4.8.6. </w:t>
      </w:r>
      <w:commentRangeStart w:id="1441"/>
      <w:r>
        <w:rPr>
          <w:lang w:eastAsia="ru-RU"/>
        </w:rPr>
        <w:t>Учет прямых затрат на отгрузку</w:t>
      </w:r>
      <w:bookmarkEnd w:id="1440"/>
      <w:commentRangeEnd w:id="1441"/>
      <w:r w:rsidR="005A1EE3">
        <w:rPr>
          <w:rStyle w:val="af0"/>
          <w:rFonts w:eastAsia="Calibri"/>
          <w:b w:val="0"/>
        </w:rPr>
        <w:commentReference w:id="1441"/>
      </w:r>
    </w:p>
    <w:p w14:paraId="2EA6A2F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42"/>
      <w:r>
        <w:rPr>
          <w:lang w:eastAsia="ru-RU"/>
        </w:rPr>
        <w:t>отгружено деталей</w:t>
      </w:r>
      <w:commentRangeEnd w:id="1442"/>
      <w:r w:rsidR="005A1EE3">
        <w:rPr>
          <w:rStyle w:val="af0"/>
        </w:rPr>
        <w:commentReference w:id="1442"/>
      </w:r>
      <w:r>
        <w:rPr>
          <w:lang w:eastAsia="ru-RU"/>
        </w:rPr>
        <w:t>;</w:t>
      </w:r>
    </w:p>
    <w:p w14:paraId="523994A2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</w:t>
      </w:r>
      <w:commentRangeStart w:id="1443"/>
      <w:r>
        <w:t>сумма</w:t>
      </w:r>
      <w:commentRangeEnd w:id="1443"/>
      <w:r w:rsidR="006B202C">
        <w:rPr>
          <w:rStyle w:val="af0"/>
        </w:rPr>
        <w:commentReference w:id="1443"/>
      </w:r>
      <w:r>
        <w:t>);</w:t>
      </w:r>
    </w:p>
    <w:p w14:paraId="0607E00D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772AF3FD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45DF23A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1444" w:author="Екатерина Луткова" w:date="2016-05-26T18:14:00Z"/>
        </w:rPr>
      </w:pPr>
      <w:r>
        <w:t>электроэнергия прочая(сумма);</w:t>
      </w:r>
    </w:p>
    <w:p w14:paraId="1C7A3FF7" w14:textId="715A8FF9" w:rsidR="002E0001" w:rsidRDefault="002E0001">
      <w:pPr>
        <w:ind w:left="720"/>
        <w:jc w:val="both"/>
        <w:pPrChange w:id="1445" w:author="Екатерина Луткова" w:date="2016-05-26T18:14:00Z">
          <w:pPr>
            <w:numPr>
              <w:numId w:val="32"/>
            </w:numPr>
            <w:ind w:left="720" w:hanging="360"/>
            <w:jc w:val="both"/>
          </w:pPr>
        </w:pPrChange>
      </w:pPr>
      <w:ins w:id="1446" w:author="Екатерина Луткова" w:date="2016-05-26T18:14:00Z">
        <w:r>
          <w:rPr>
            <w:noProof/>
            <w:lang w:eastAsia="ru-RU"/>
          </w:rPr>
          <w:drawing>
            <wp:inline distT="0" distB="0" distL="0" distR="0" wp14:anchorId="3A524070" wp14:editId="4940D5F6">
              <wp:extent cx="6210935" cy="2047240"/>
              <wp:effectExtent l="0" t="0" r="0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3923" cy="2048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Группировка осуществлена по </w:t>
      </w:r>
      <w:commentRangeStart w:id="1447"/>
      <w:r>
        <w:rPr>
          <w:lang w:eastAsia="ru-RU"/>
        </w:rPr>
        <w:t>номеру документа</w:t>
      </w:r>
      <w:commentRangeEnd w:id="1447"/>
      <w:r w:rsidR="006B202C">
        <w:rPr>
          <w:rStyle w:val="af0"/>
        </w:rPr>
        <w:commentReference w:id="1447"/>
      </w:r>
      <w:r>
        <w:rPr>
          <w:lang w:eastAsia="ru-RU"/>
        </w:rPr>
        <w:t>. В конце ставится итого по накладной.</w:t>
      </w:r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63E2390A" w14:textId="60319AD6" w:rsidR="00C42FE2" w:rsidRDefault="00362A64" w:rsidP="006B202C">
      <w:pPr>
        <w:pStyle w:val="3"/>
        <w:ind w:firstLine="709"/>
        <w:rPr>
          <w:lang w:eastAsia="ru-RU"/>
        </w:rPr>
      </w:pPr>
      <w:bookmarkStart w:id="1448" w:name="_Toc451251846"/>
      <w:r>
        <w:rPr>
          <w:lang w:eastAsia="ru-RU"/>
        </w:rPr>
        <w:t>4.8.7</w:t>
      </w:r>
      <w:commentRangeStart w:id="1449"/>
      <w:r>
        <w:rPr>
          <w:lang w:eastAsia="ru-RU"/>
        </w:rPr>
        <w:t>. Отчет по заработной плате</w:t>
      </w:r>
      <w:bookmarkEnd w:id="1448"/>
      <w:commentRangeEnd w:id="1449"/>
      <w:r w:rsidR="006B202C">
        <w:rPr>
          <w:rStyle w:val="af0"/>
          <w:rFonts w:eastAsia="Calibri"/>
          <w:b w:val="0"/>
        </w:rPr>
        <w:commentReference w:id="1449"/>
      </w:r>
    </w:p>
    <w:p w14:paraId="2CAC11BF" w14:textId="77CDB331" w:rsidR="00362A64" w:rsidRDefault="00362A64" w:rsidP="006B202C">
      <w:pPr>
        <w:ind w:firstLine="709"/>
        <w:rPr>
          <w:ins w:id="1450" w:author="Екатерина Луткова" w:date="2016-05-26T18:34:00Z"/>
          <w:lang w:eastAsia="ru-RU"/>
        </w:rPr>
      </w:pPr>
      <w:r>
        <w:rPr>
          <w:lang w:eastAsia="ru-RU"/>
        </w:rPr>
        <w:t>Отчет формируется из модуля «Наряд».</w:t>
      </w:r>
    </w:p>
    <w:p w14:paraId="0211EFED" w14:textId="0F1A482D" w:rsidR="009C0E56" w:rsidRDefault="009C0E56" w:rsidP="006B202C">
      <w:pPr>
        <w:ind w:firstLine="709"/>
        <w:rPr>
          <w:lang w:eastAsia="ru-RU"/>
        </w:rPr>
      </w:pPr>
      <w:ins w:id="1451" w:author="Екатерина Луткова" w:date="2016-05-26T18:34:00Z">
        <w:r>
          <w:rPr>
            <w:noProof/>
            <w:lang w:eastAsia="ru-RU"/>
          </w:rPr>
          <w:lastRenderedPageBreak/>
          <w:drawing>
            <wp:inline distT="0" distB="0" distL="0" distR="0" wp14:anchorId="7E4F9912" wp14:editId="4EB0469E">
              <wp:extent cx="4191000" cy="1924050"/>
              <wp:effectExtent l="0" t="0" r="0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0" cy="1924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AB8828" w14:textId="6C77C014" w:rsidR="00362A64" w:rsidRPr="00575532" w:rsidRDefault="00362A64" w:rsidP="006B202C">
      <w:pPr>
        <w:ind w:firstLine="709"/>
        <w:rPr>
          <w:lang w:eastAsia="ru-RU"/>
        </w:rPr>
      </w:pPr>
      <w:r>
        <w:rPr>
          <w:lang w:eastAsia="ru-RU"/>
        </w:rPr>
        <w:t xml:space="preserve">Формируется по конкретному исполнителю (сотруднику), так же по всем исполнителям (сотрудникам) за текущий день и за заданный месяц. В данном отчете приводится основная заработная плата (берется из «Наряда»). </w:t>
      </w:r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1452" w:name="_Toc451251847"/>
      <w:r>
        <w:rPr>
          <w:lang w:eastAsia="ru-RU"/>
        </w:rPr>
        <w:t>4.</w:t>
      </w:r>
      <w:ins w:id="1453" w:author="Екатерина Луткова" w:date="2016-04-20T12:07:00Z">
        <w:r w:rsidR="00295E57">
          <w:rPr>
            <w:lang w:eastAsia="ru-RU"/>
          </w:rPr>
          <w:t>9</w:t>
        </w:r>
      </w:ins>
      <w:del w:id="1454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1452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23B4C761" w:rsidR="00FD3E1A" w:rsidRDefault="00FD3E1A" w:rsidP="00FD3E1A">
      <w:pPr>
        <w:pStyle w:val="3"/>
        <w:ind w:firstLine="708"/>
      </w:pPr>
      <w:bookmarkStart w:id="1455" w:name="_Toc451251848"/>
      <w:r>
        <w:t>4.</w:t>
      </w:r>
      <w:r w:rsidR="00295E57">
        <w:t>9</w:t>
      </w:r>
      <w:r>
        <w:t>.1 Реестр брака</w:t>
      </w:r>
      <w:bookmarkEnd w:id="1455"/>
      <w:r w:rsidR="00DD7803">
        <w:t xml:space="preserve"> </w:t>
      </w:r>
    </w:p>
    <w:p w14:paraId="0B34B9FA" w14:textId="77777777" w:rsidR="00FD3E1A" w:rsidRDefault="00FD3E1A" w:rsidP="00FD3E1A">
      <w:pPr>
        <w:jc w:val="both"/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r>
        <w:tab/>
        <w:t>Реестр выводится по всем исполнителям, а так же есть возможность выбора конкретного исполнителя.</w:t>
      </w:r>
    </w:p>
    <w:p w14:paraId="00CF576F" w14:textId="77777777" w:rsidR="00FD3E1A" w:rsidRDefault="00FD3E1A" w:rsidP="00FD3E1A">
      <w:pPr>
        <w:jc w:val="both"/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 w:rsidP="00CB1252">
      <w:pPr>
        <w:pStyle w:val="a4"/>
        <w:numPr>
          <w:ilvl w:val="0"/>
          <w:numId w:val="38"/>
        </w:numPr>
        <w:jc w:val="both"/>
      </w:pPr>
      <w:r>
        <w:t>заявка;</w:t>
      </w:r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</w:pPr>
      <w:r>
        <w:t>материал;</w:t>
      </w:r>
    </w:p>
    <w:p w14:paraId="7538D445" w14:textId="2E57C614" w:rsidR="00495E8B" w:rsidRDefault="00495E8B" w:rsidP="00FD3E1A">
      <w:pPr>
        <w:numPr>
          <w:ilvl w:val="0"/>
          <w:numId w:val="28"/>
        </w:numPr>
        <w:jc w:val="both"/>
      </w:pPr>
      <w:r>
        <w:t>убыток по материалу, кг (</w:t>
      </w:r>
      <w:commentRangeStart w:id="1456"/>
      <w:r>
        <w:t xml:space="preserve">вес детали </w:t>
      </w:r>
      <w:proofErr w:type="gramStart"/>
      <w:r>
        <w:t>по</w:t>
      </w:r>
      <w:proofErr w:type="gramEnd"/>
      <w:r>
        <w:t xml:space="preserve"> </w:t>
      </w:r>
      <w:proofErr w:type="gramStart"/>
      <w:r>
        <w:t>черт</w:t>
      </w:r>
      <w:commentRangeEnd w:id="1456"/>
      <w:proofErr w:type="gramEnd"/>
      <w:r w:rsidR="006B202C">
        <w:rPr>
          <w:rStyle w:val="af0"/>
        </w:rPr>
        <w:commentReference w:id="1456"/>
      </w:r>
      <w:r>
        <w:t>. из модуля «Чертежи»</w:t>
      </w:r>
      <w:r w:rsidR="003F5BA8">
        <w:t xml:space="preserve">  * </w:t>
      </w:r>
      <w:r>
        <w:t xml:space="preserve"> умножается на количество брака);</w:t>
      </w:r>
    </w:p>
    <w:p w14:paraId="31095FAB" w14:textId="7B45EF98" w:rsidR="00495E8B" w:rsidRDefault="00495E8B" w:rsidP="00FD3E1A">
      <w:pPr>
        <w:numPr>
          <w:ilvl w:val="0"/>
          <w:numId w:val="28"/>
        </w:numPr>
        <w:jc w:val="both"/>
      </w:pPr>
      <w:r>
        <w:t xml:space="preserve">убыток материала, </w:t>
      </w:r>
      <w:proofErr w:type="spellStart"/>
      <w:r>
        <w:t>руб</w:t>
      </w:r>
      <w:proofErr w:type="spellEnd"/>
      <w:r>
        <w:t xml:space="preserve"> (цена материала из справочника «Материалы» </w:t>
      </w:r>
      <w:r w:rsidR="003F5BA8">
        <w:t>* умножается вес детали по черт</w:t>
      </w:r>
      <w:proofErr w:type="gramStart"/>
      <w:r w:rsidR="003F5BA8">
        <w:t>.</w:t>
      </w:r>
      <w:proofErr w:type="gramEnd"/>
      <w:r w:rsidR="003F5BA8">
        <w:t xml:space="preserve">* </w:t>
      </w:r>
      <w:proofErr w:type="gramStart"/>
      <w:r w:rsidR="003F5BA8">
        <w:t>к</w:t>
      </w:r>
      <w:proofErr w:type="gramEnd"/>
      <w:r w:rsidR="003F5BA8">
        <w:t>оличество брака);</w:t>
      </w:r>
    </w:p>
    <w:p w14:paraId="69740773" w14:textId="705BAC21" w:rsidR="003F5BA8" w:rsidRDefault="003F5BA8" w:rsidP="00FD3E1A">
      <w:pPr>
        <w:numPr>
          <w:ilvl w:val="0"/>
          <w:numId w:val="28"/>
        </w:numPr>
        <w:jc w:val="both"/>
      </w:pPr>
      <w:r>
        <w:t xml:space="preserve">прямые затраты (берутся из </w:t>
      </w:r>
      <w:ins w:id="1457" w:author="Екатерина Луткова" w:date="2016-05-26T18:35:00Z">
        <w:r w:rsidR="006F6E63">
          <w:rPr>
            <w:b/>
          </w:rPr>
          <w:t xml:space="preserve">фактической </w:t>
        </w:r>
      </w:ins>
      <w:del w:id="1458" w:author="Екатерина Луткова" w:date="2016-05-26T18:35:00Z">
        <w:r w:rsidRPr="006B202C" w:rsidDel="006F6E63">
          <w:rPr>
            <w:b/>
            <w:rPrChange w:id="1459" w:author="Мухамедшин" w:date="2016-05-24T16:32:00Z">
              <w:rPr/>
            </w:rPrChange>
          </w:rPr>
          <w:delText>плановой</w:delText>
        </w:r>
        <w:r w:rsidDel="006F6E63">
          <w:delText xml:space="preserve"> </w:delText>
        </w:r>
      </w:del>
      <w:r>
        <w:t>калькуляции):</w:t>
      </w:r>
    </w:p>
    <w:p w14:paraId="234EC20A" w14:textId="4127CADC" w:rsidR="003F5BA8" w:rsidRDefault="003F5BA8" w:rsidP="00CB1252">
      <w:pPr>
        <w:ind w:left="1416"/>
        <w:jc w:val="both"/>
      </w:pPr>
      <w:r>
        <w:t>- транспортные, руб.;</w:t>
      </w:r>
    </w:p>
    <w:p w14:paraId="2E9E2514" w14:textId="1F002EAB" w:rsidR="003F5BA8" w:rsidRDefault="003F5BA8" w:rsidP="00CB1252">
      <w:pPr>
        <w:ind w:left="1416"/>
        <w:jc w:val="both"/>
      </w:pPr>
      <w:r>
        <w:t>- основная заработная плата, руб.;</w:t>
      </w:r>
    </w:p>
    <w:p w14:paraId="650B2192" w14:textId="2363348D" w:rsidR="003F5BA8" w:rsidRDefault="003F5BA8" w:rsidP="00CB1252">
      <w:pPr>
        <w:ind w:left="1416"/>
        <w:jc w:val="both"/>
      </w:pPr>
      <w:r>
        <w:t xml:space="preserve">- дополнительная </w:t>
      </w:r>
      <w:proofErr w:type="spellStart"/>
      <w:r>
        <w:t>зп</w:t>
      </w:r>
      <w:proofErr w:type="spellEnd"/>
      <w:r>
        <w:t>, руб.;</w:t>
      </w:r>
    </w:p>
    <w:p w14:paraId="7713DADE" w14:textId="476CC9D1" w:rsidR="003F5BA8" w:rsidRDefault="003F5BA8" w:rsidP="00CB1252">
      <w:pPr>
        <w:ind w:left="1416"/>
        <w:jc w:val="both"/>
      </w:pPr>
      <w:r>
        <w:t>- отчисления ЕСН, руб.;</w:t>
      </w:r>
    </w:p>
    <w:p w14:paraId="50B83F9A" w14:textId="63CB67DB" w:rsidR="003F5BA8" w:rsidRDefault="003F5BA8" w:rsidP="00CB1252">
      <w:pPr>
        <w:ind w:left="1416"/>
        <w:jc w:val="both"/>
      </w:pPr>
      <w:r>
        <w:t>- электроэнергия для формовых, руб.;</w:t>
      </w:r>
    </w:p>
    <w:p w14:paraId="0E5BD940" w14:textId="255D647B" w:rsidR="003F5BA8" w:rsidRDefault="003F5BA8" w:rsidP="00CB1252">
      <w:pPr>
        <w:ind w:left="1416"/>
        <w:jc w:val="both"/>
      </w:pPr>
      <w:r>
        <w:t>- электроэнергия прочая, руб.</w:t>
      </w:r>
    </w:p>
    <w:p w14:paraId="6BE02C60" w14:textId="425A77DA" w:rsidR="000D4006" w:rsidRDefault="000D4006" w:rsidP="00CB1252">
      <w:pPr>
        <w:pStyle w:val="2"/>
        <w:spacing w:before="100" w:beforeAutospacing="1" w:after="100" w:afterAutospacing="1" w:line="360" w:lineRule="auto"/>
        <w:ind w:left="1129" w:firstLine="0"/>
        <w:jc w:val="both"/>
      </w:pPr>
      <w:bookmarkStart w:id="1460" w:name="_Toc451251849"/>
      <w:r>
        <w:t>4.</w:t>
      </w:r>
      <w:r w:rsidR="00295E57">
        <w:t>10</w:t>
      </w:r>
      <w:r>
        <w:t xml:space="preserve"> Журнал прихода материалов</w:t>
      </w:r>
      <w:bookmarkEnd w:id="1460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461" w:name="OLE_LINK104"/>
            <w:bookmarkStart w:id="1462" w:name="OLE_LINK105"/>
            <w:bookmarkStart w:id="1463" w:name="OLE_LINK128"/>
            <w:r>
              <w:rPr>
                <w:szCs w:val="24"/>
              </w:rPr>
              <w:t>№ СФ</w:t>
            </w:r>
            <w:bookmarkEnd w:id="1461"/>
            <w:bookmarkEnd w:id="1462"/>
            <w:bookmarkEnd w:id="1463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4" w:name="OLE_LINK106"/>
            <w:bookmarkStart w:id="1465" w:name="OLE_LINK108"/>
            <w:bookmarkStart w:id="1466" w:name="OLE_LINK129"/>
            <w:r w:rsidRPr="00135028">
              <w:rPr>
                <w:szCs w:val="20"/>
              </w:rPr>
              <w:t>Поставщик</w:t>
            </w:r>
            <w:bookmarkEnd w:id="1464"/>
            <w:bookmarkEnd w:id="1465"/>
            <w:bookmarkEnd w:id="1466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7" w:name="OLE_LINK109"/>
            <w:bookmarkStart w:id="1468" w:name="OLE_LINK110"/>
            <w:bookmarkStart w:id="1469" w:name="OLE_LINK130"/>
            <w:r>
              <w:rPr>
                <w:szCs w:val="20"/>
              </w:rPr>
              <w:lastRenderedPageBreak/>
              <w:t>Сумма по СФ</w:t>
            </w:r>
            <w:bookmarkEnd w:id="1467"/>
            <w:bookmarkEnd w:id="1468"/>
            <w:bookmarkEnd w:id="1469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0" w:name="OLE_LINK111"/>
            <w:bookmarkStart w:id="1471" w:name="OLE_LINK112"/>
            <w:bookmarkStart w:id="1472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1470"/>
            <w:bookmarkEnd w:id="1471"/>
            <w:bookmarkEnd w:id="1472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3" w:name="OLE_LINK113"/>
            <w:bookmarkStart w:id="1474" w:name="OLE_LINK114"/>
            <w:r w:rsidRPr="00135028">
              <w:rPr>
                <w:szCs w:val="20"/>
              </w:rPr>
              <w:t>№ накладной</w:t>
            </w:r>
            <w:bookmarkEnd w:id="1473"/>
            <w:bookmarkEnd w:id="1474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5" w:name="OLE_LINK115"/>
            <w:bookmarkStart w:id="1476" w:name="OLE_LINK116"/>
            <w:r w:rsidRPr="00135028">
              <w:rPr>
                <w:szCs w:val="20"/>
              </w:rPr>
              <w:t>Материал</w:t>
            </w:r>
            <w:bookmarkEnd w:id="1475"/>
            <w:bookmarkEnd w:id="1476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7" w:name="OLE_LINK117"/>
            <w:bookmarkStart w:id="1478" w:name="OLE_LINK118"/>
            <w:bookmarkStart w:id="1479" w:name="OLE_LINK119"/>
            <w:r>
              <w:rPr>
                <w:szCs w:val="20"/>
              </w:rPr>
              <w:t>Единицы измерения</w:t>
            </w:r>
            <w:bookmarkEnd w:id="1477"/>
            <w:bookmarkEnd w:id="1478"/>
            <w:bookmarkEnd w:id="1479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0" w:name="OLE_LINK120"/>
            <w:bookmarkStart w:id="1481" w:name="OLE_LINK121"/>
            <w:r w:rsidRPr="00135028">
              <w:rPr>
                <w:szCs w:val="20"/>
              </w:rPr>
              <w:t>Цена</w:t>
            </w:r>
            <w:bookmarkEnd w:id="1480"/>
            <w:bookmarkEnd w:id="1481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2" w:name="OLE_LINK122"/>
            <w:bookmarkStart w:id="1483" w:name="OLE_LINK123"/>
            <w:r w:rsidRPr="00135028">
              <w:rPr>
                <w:szCs w:val="20"/>
              </w:rPr>
              <w:t>Количество</w:t>
            </w:r>
            <w:bookmarkEnd w:id="1482"/>
            <w:bookmarkEnd w:id="1483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4" w:name="OLE_LINK124"/>
            <w:bookmarkStart w:id="1485" w:name="OLE_LINK125"/>
            <w:r w:rsidRPr="00135028">
              <w:rPr>
                <w:szCs w:val="20"/>
              </w:rPr>
              <w:t>Сумма</w:t>
            </w:r>
            <w:bookmarkEnd w:id="1484"/>
            <w:bookmarkEnd w:id="1485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6" w:name="OLE_LINK126"/>
            <w:bookmarkStart w:id="1487" w:name="OLE_LINK127"/>
            <w:r>
              <w:rPr>
                <w:szCs w:val="20"/>
              </w:rPr>
              <w:t>Передано</w:t>
            </w:r>
            <w:bookmarkEnd w:id="1486"/>
            <w:bookmarkEnd w:id="1487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/>
    <w:p w14:paraId="1D477144" w14:textId="01D95CFC" w:rsidR="003F5BA8" w:rsidRDefault="003F5BA8" w:rsidP="00642CA6">
      <w:pPr>
        <w:ind w:firstLine="708"/>
      </w:pPr>
      <w:r>
        <w:t>Предусмотреть формирование отчета по приходу конкретного материала за заданный период:</w:t>
      </w:r>
    </w:p>
    <w:p w14:paraId="42A88B6C" w14:textId="4242F7AD" w:rsidR="00DD7803" w:rsidRDefault="00295E57" w:rsidP="00101CB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488" w:name="_Toc451251850"/>
      <w:commentRangeStart w:id="1489"/>
      <w:r w:rsidR="00DD7803">
        <w:t>Журнал учета оплаченной и отгруженной продукции</w:t>
      </w:r>
      <w:bookmarkEnd w:id="1488"/>
      <w:commentRangeEnd w:id="1489"/>
      <w:r w:rsidR="00101CB7">
        <w:rPr>
          <w:rStyle w:val="af0"/>
          <w:rFonts w:eastAsia="Calibri"/>
          <w:b w:val="0"/>
        </w:rPr>
        <w:commentReference w:id="1489"/>
      </w:r>
    </w:p>
    <w:p w14:paraId="12701A46" w14:textId="057EB588" w:rsidR="00CB1252" w:rsidRDefault="00CB1252" w:rsidP="006E25FC">
      <w:pPr>
        <w:spacing w:before="100" w:beforeAutospacing="1" w:after="100" w:afterAutospacing="1" w:line="360" w:lineRule="auto"/>
        <w:ind w:firstLine="709"/>
        <w:jc w:val="both"/>
        <w:rPr>
          <w:ins w:id="1490" w:author="Екатерина Луткова" w:date="2016-05-27T14:49:00Z"/>
        </w:rPr>
      </w:pPr>
      <w:ins w:id="1491" w:author="Мухамедшин" w:date="2016-05-24T15:57:00Z">
        <w:r>
          <w:t>Ведется в разрезе заявок.</w:t>
        </w:r>
      </w:ins>
    </w:p>
    <w:p w14:paraId="396397DB" w14:textId="3EC846CC" w:rsidR="00BF7D16" w:rsidRDefault="00BF7D16">
      <w:pPr>
        <w:spacing w:before="100" w:beforeAutospacing="1" w:after="100" w:afterAutospacing="1" w:line="360" w:lineRule="auto"/>
        <w:ind w:firstLine="709"/>
        <w:jc w:val="both"/>
        <w:rPr>
          <w:ins w:id="1492" w:author="Мухамедшин" w:date="2016-05-24T15:57:00Z"/>
        </w:rPr>
      </w:pPr>
      <w:ins w:id="1493" w:author="Екатерина Луткова" w:date="2016-05-27T14:49:00Z">
        <w:r>
          <w:t xml:space="preserve">Предлагаю сделать </w:t>
        </w:r>
        <w:proofErr w:type="spellStart"/>
        <w:r>
          <w:t>автозаполнение</w:t>
        </w:r>
        <w:proofErr w:type="spellEnd"/>
        <w:r>
          <w:t xml:space="preserve"> строк № счета, дата, заказчик, сумма (если заявка отдана в производство). </w:t>
        </w:r>
      </w:ins>
      <w:ins w:id="1494" w:author="Екатерина Луткова" w:date="2016-05-27T14:50:00Z">
        <w:r>
          <w:t xml:space="preserve"> Так же по отгрузке (СФ, </w:t>
        </w:r>
      </w:ins>
      <w:ins w:id="1495" w:author="Екатерина Луткова" w:date="2016-05-27T14:51:00Z">
        <w:r>
          <w:t>дата отгрузки, сумма отгрузки). Даты оплат</w:t>
        </w:r>
      </w:ins>
      <w:ins w:id="1496" w:author="Екатерина Луткова" w:date="2016-05-27T14:52:00Z">
        <w:r>
          <w:t xml:space="preserve">, № </w:t>
        </w:r>
        <w:proofErr w:type="spellStart"/>
        <w:r>
          <w:t>п.п</w:t>
        </w:r>
        <w:proofErr w:type="spellEnd"/>
        <w:r>
          <w:t>. и суммы предоплаты будут вноситься вручную.</w:t>
        </w:r>
      </w:ins>
    </w:p>
    <w:p w14:paraId="56F97890" w14:textId="369591CB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  <w:r w:rsidR="007154D3">
        <w:t xml:space="preserve"> (авто расширяемые – это возможность добавить строку в случае частичной оплаты). </w:t>
      </w:r>
      <w:commentRangeStart w:id="1497"/>
      <w:r w:rsidR="007154D3">
        <w:t>То есть заказчик уже не выбирается, заполняются только суммы, даты выплат по этой заявке</w:t>
      </w:r>
      <w:commentRangeEnd w:id="1497"/>
      <w:r w:rsidR="00CB1252">
        <w:rPr>
          <w:rStyle w:val="af0"/>
        </w:rPr>
        <w:commentReference w:id="1497"/>
      </w:r>
      <w:r w:rsidR="007154D3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34CBA4BF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Заказчик автоматически подтягивается из заявки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Сумма по счету, руб.</w:t>
            </w:r>
          </w:p>
        </w:tc>
        <w:tc>
          <w:tcPr>
            <w:tcW w:w="3297" w:type="dxa"/>
          </w:tcPr>
          <w:p w14:paraId="252CBECB" w14:textId="037BF33B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Общая с</w:t>
            </w:r>
            <w:r w:rsidR="00DD7803" w:rsidRPr="00135028">
              <w:rPr>
                <w:szCs w:val="24"/>
              </w:rPr>
              <w:t>умма по счету, руб.</w:t>
            </w:r>
            <w:ins w:id="1498" w:author="Екатерина Луткова" w:date="2016-05-17T11:59:00Z">
              <w:r>
                <w:rPr>
                  <w:szCs w:val="24"/>
                </w:rPr>
                <w:t xml:space="preserve"> </w:t>
              </w:r>
            </w:ins>
            <w:r>
              <w:rPr>
                <w:szCs w:val="24"/>
              </w:rPr>
              <w:t>(с НДС)</w:t>
            </w:r>
          </w:p>
        </w:tc>
        <w:tc>
          <w:tcPr>
            <w:tcW w:w="2648" w:type="dxa"/>
          </w:tcPr>
          <w:p w14:paraId="40A02D3D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CB1252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CB1252">
              <w:rPr>
                <w:szCs w:val="24"/>
              </w:rPr>
              <w:t>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149270A0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  <w:ins w:id="1499" w:author="Екатерина Луткова" w:date="2016-05-17T12:00:00Z">
              <w:r w:rsidR="0069220B">
                <w:rPr>
                  <w:szCs w:val="24"/>
                </w:rPr>
                <w:t xml:space="preserve">. </w:t>
              </w:r>
            </w:ins>
          </w:p>
        </w:tc>
        <w:tc>
          <w:tcPr>
            <w:tcW w:w="2648" w:type="dxa"/>
          </w:tcPr>
          <w:p w14:paraId="32E6A5B7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5D5A39" w:rsidRPr="00D84E5B" w14:paraId="5E8B466C" w14:textId="77777777" w:rsidTr="00135028">
        <w:trPr>
          <w:trHeight w:val="529"/>
          <w:jc w:val="center"/>
        </w:trPr>
        <w:tc>
          <w:tcPr>
            <w:tcW w:w="3547" w:type="dxa"/>
          </w:tcPr>
          <w:p w14:paraId="188C46D0" w14:textId="4534B21B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5885611E" w14:textId="11A189CE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0FEBA7A6" w14:textId="4621A0BD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5D5A39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1C37998E" w:rsidR="005D5A39" w:rsidRPr="00CC0EC8" w:rsidRDefault="005D5A39" w:rsidP="00CC0EC8">
            <w:pPr>
              <w:spacing w:before="100" w:beforeAutospacing="1" w:after="100" w:afterAutospacing="1" w:line="360" w:lineRule="auto"/>
              <w:jc w:val="both"/>
              <w:rPr>
                <w:b/>
                <w:szCs w:val="24"/>
                <w:rPrChange w:id="1500" w:author="Мухамедшин" w:date="2016-05-30T20:26:00Z">
                  <w:rPr>
                    <w:szCs w:val="24"/>
                  </w:rPr>
                </w:rPrChange>
              </w:rPr>
            </w:pPr>
            <w:commentRangeStart w:id="1501"/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commentRangeEnd w:id="1501"/>
            <w:proofErr w:type="spellEnd"/>
            <w:r w:rsidR="00CB1252">
              <w:rPr>
                <w:rStyle w:val="af0"/>
              </w:rPr>
              <w:commentReference w:id="1501"/>
            </w:r>
            <w:ins w:id="1502" w:author="Мухамедшин" w:date="2016-05-30T20:26:00Z">
              <w:r w:rsidR="00CC0EC8">
                <w:rPr>
                  <w:szCs w:val="24"/>
                </w:rPr>
                <w:t>. Е</w:t>
              </w:r>
              <w:r w:rsidR="00CC0EC8" w:rsidRPr="00CC0EC8">
                <w:rPr>
                  <w:szCs w:val="24"/>
                </w:rPr>
                <w:t>сли несколько отгрузок по заявке</w:t>
              </w:r>
              <w:r w:rsidR="00CC0EC8">
                <w:rPr>
                  <w:szCs w:val="24"/>
                </w:rPr>
                <w:t>,</w:t>
              </w:r>
              <w:r w:rsidR="00CC0EC8" w:rsidRPr="00CC0EC8">
                <w:rPr>
                  <w:szCs w:val="24"/>
                </w:rPr>
                <w:t xml:space="preserve"> прописыва</w:t>
              </w:r>
              <w:r w:rsidR="00CC0EC8">
                <w:rPr>
                  <w:szCs w:val="24"/>
                </w:rPr>
                <w:t>ю</w:t>
              </w:r>
              <w:r w:rsidR="00CC0EC8" w:rsidRPr="00CC0EC8">
                <w:rPr>
                  <w:szCs w:val="24"/>
                </w:rPr>
                <w:t>тся все даты отгрузок</w:t>
              </w:r>
            </w:ins>
          </w:p>
        </w:tc>
        <w:tc>
          <w:tcPr>
            <w:tcW w:w="2648" w:type="dxa"/>
          </w:tcPr>
          <w:p w14:paraId="3886BC33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D86B1AF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03"/>
            <w:r w:rsidRPr="00135028">
              <w:rPr>
                <w:szCs w:val="24"/>
              </w:rPr>
              <w:t>Сумма</w:t>
            </w:r>
            <w:commentRangeEnd w:id="1503"/>
            <w:r w:rsidR="00CB1252">
              <w:rPr>
                <w:rStyle w:val="af0"/>
              </w:rPr>
              <w:commentReference w:id="1503"/>
            </w:r>
            <w:r w:rsidRPr="00135028">
              <w:rPr>
                <w:szCs w:val="24"/>
              </w:rPr>
              <w:t>, руб.</w:t>
            </w:r>
            <w:r>
              <w:rPr>
                <w:szCs w:val="24"/>
              </w:rPr>
              <w:t xml:space="preserve"> </w:t>
            </w:r>
            <w:ins w:id="1504" w:author="Мухамедшин" w:date="2016-05-30T20:25:00Z">
              <w:r w:rsidR="00CC0EC8" w:rsidRPr="00CC0EC8">
                <w:rPr>
                  <w:szCs w:val="24"/>
                </w:rPr>
                <w:t xml:space="preserve">суммируем все суммы по отгрузкам </w:t>
              </w:r>
              <w:proofErr w:type="gramStart"/>
              <w:r w:rsidR="00CC0EC8" w:rsidRPr="00CC0EC8">
                <w:rPr>
                  <w:szCs w:val="24"/>
                </w:rPr>
                <w:t xml:space="preserve">( </w:t>
              </w:r>
              <w:proofErr w:type="gramEnd"/>
              <w:r w:rsidR="00CC0EC8" w:rsidRPr="00CC0EC8">
                <w:rPr>
                  <w:szCs w:val="24"/>
                </w:rPr>
                <w:t>в случае если отгрузок по заявке было несколько)</w:t>
              </w:r>
            </w:ins>
            <w:del w:id="1505" w:author="Мухамедшин" w:date="2016-05-30T20:25:00Z">
              <w:r w:rsidDel="00CC0EC8">
                <w:rPr>
                  <w:szCs w:val="24"/>
                </w:rPr>
                <w:delText>Заполняется вручную</w:delText>
              </w:r>
            </w:del>
          </w:p>
        </w:tc>
        <w:tc>
          <w:tcPr>
            <w:tcW w:w="2648" w:type="dxa"/>
          </w:tcPr>
          <w:p w14:paraId="31714EA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5D5A39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736912B4" w14:textId="5169554E" w:rsidR="007154D3" w:rsidRDefault="007154D3" w:rsidP="00CB1252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rPr>
          <w:ins w:id="1506" w:author="Мухамедшин" w:date="2016-05-24T16:16:00Z"/>
        </w:rPr>
      </w:pPr>
      <w:bookmarkStart w:id="1507" w:name="_Toc451251851"/>
      <w:r>
        <w:t>Журнал учета оснастки</w:t>
      </w:r>
      <w:bookmarkEnd w:id="1507"/>
    </w:p>
    <w:p w14:paraId="46F709E7" w14:textId="0E43BABD" w:rsidR="005A1EE3" w:rsidRPr="005A1EE3" w:rsidRDefault="005A1EE3">
      <w:pPr>
        <w:pPrChange w:id="1508" w:author="Мухамедшин" w:date="2016-05-24T16:16:00Z">
          <w:pPr>
            <w:pStyle w:val="2"/>
            <w:numPr>
              <w:ilvl w:val="1"/>
              <w:numId w:val="51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ins w:id="1509" w:author="Мухамедшин" w:date="2016-05-24T16:16:00Z">
        <w:r>
          <w:t>Ведется в разрезе чертежей.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7154D3" w:rsidRPr="00135028" w14:paraId="271E3AAF" w14:textId="77777777" w:rsidTr="00A35CE5">
        <w:trPr>
          <w:jc w:val="center"/>
        </w:trPr>
        <w:tc>
          <w:tcPr>
            <w:tcW w:w="3547" w:type="dxa"/>
          </w:tcPr>
          <w:p w14:paraId="7B3D2027" w14:textId="100958CD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730779A4" w14:textId="51A07542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00D283FD" w14:textId="13BF351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154D3" w:rsidRPr="00135028" w14:paraId="08F181AC" w14:textId="77777777" w:rsidTr="00A35CE5">
        <w:trPr>
          <w:jc w:val="center"/>
        </w:trPr>
        <w:tc>
          <w:tcPr>
            <w:tcW w:w="3547" w:type="dxa"/>
          </w:tcPr>
          <w:p w14:paraId="4DBE00C6" w14:textId="2963FA69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0D308FED" w14:textId="7B8A662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1B0E26C1" w14:textId="077F035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5D5A39" w:rsidRPr="00135028" w14:paraId="3996D8FF" w14:textId="77777777" w:rsidTr="00A35CE5">
        <w:trPr>
          <w:jc w:val="center"/>
        </w:trPr>
        <w:tc>
          <w:tcPr>
            <w:tcW w:w="3547" w:type="dxa"/>
          </w:tcPr>
          <w:p w14:paraId="71F9B3B1" w14:textId="469B259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оснастки</w:t>
            </w:r>
          </w:p>
        </w:tc>
        <w:tc>
          <w:tcPr>
            <w:tcW w:w="3297" w:type="dxa"/>
          </w:tcPr>
          <w:p w14:paraId="136F875D" w14:textId="48FDE61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Соответствует номеру чертежа. Выбирается из списка или при помощи </w:t>
            </w:r>
            <w:proofErr w:type="spellStart"/>
            <w:r>
              <w:rPr>
                <w:szCs w:val="24"/>
              </w:rPr>
              <w:t>автоподстановки</w:t>
            </w:r>
            <w:proofErr w:type="spellEnd"/>
          </w:p>
        </w:tc>
        <w:tc>
          <w:tcPr>
            <w:tcW w:w="2648" w:type="dxa"/>
          </w:tcPr>
          <w:p w14:paraId="38A8AA37" w14:textId="4F704709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 (15)</w:t>
            </w:r>
          </w:p>
        </w:tc>
      </w:tr>
      <w:tr w:rsidR="007154D3" w:rsidRPr="00135028" w14:paraId="3FE2BF12" w14:textId="77777777" w:rsidTr="00A35CE5">
        <w:trPr>
          <w:jc w:val="center"/>
        </w:trPr>
        <w:tc>
          <w:tcPr>
            <w:tcW w:w="3547" w:type="dxa"/>
          </w:tcPr>
          <w:p w14:paraId="4725A3F4" w14:textId="6F560E6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0A0F9AE4" w14:textId="6E7CDC8E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Появляется автоматически при выборе номера чертежа (</w:t>
            </w:r>
            <w:r w:rsidRPr="000E1787">
              <w:rPr>
                <w:b/>
                <w:szCs w:val="24"/>
              </w:rPr>
              <w:t>наименование</w:t>
            </w:r>
            <w:r>
              <w:rPr>
                <w:szCs w:val="24"/>
              </w:rPr>
              <w:t xml:space="preserve"> оснастка хранится в справочнике «Оснастка»)</w:t>
            </w:r>
          </w:p>
        </w:tc>
        <w:tc>
          <w:tcPr>
            <w:tcW w:w="2648" w:type="dxa"/>
          </w:tcPr>
          <w:p w14:paraId="13B5C8BD" w14:textId="401FC17B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5D5A39" w:rsidRPr="00135028" w14:paraId="5A9CBC3F" w14:textId="77777777" w:rsidTr="00A35CE5">
        <w:trPr>
          <w:jc w:val="center"/>
        </w:trPr>
        <w:tc>
          <w:tcPr>
            <w:tcW w:w="3547" w:type="dxa"/>
          </w:tcPr>
          <w:p w14:paraId="4E106495" w14:textId="272D8FC2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65EF7CB9" w14:textId="71EB5FB3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Количество форм. Появляется автоматически при выборе номера чертежа </w:t>
            </w:r>
          </w:p>
        </w:tc>
        <w:tc>
          <w:tcPr>
            <w:tcW w:w="2648" w:type="dxa"/>
          </w:tcPr>
          <w:p w14:paraId="2F90A1D2" w14:textId="45F97786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7FBAEA7" w14:textId="77777777" w:rsidTr="00A35CE5">
        <w:trPr>
          <w:jc w:val="center"/>
        </w:trPr>
        <w:tc>
          <w:tcPr>
            <w:tcW w:w="3547" w:type="dxa"/>
          </w:tcPr>
          <w:p w14:paraId="49EE9740" w14:textId="0E6B2D0B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Гнездность</w:t>
            </w:r>
          </w:p>
        </w:tc>
        <w:tc>
          <w:tcPr>
            <w:tcW w:w="3297" w:type="dxa"/>
          </w:tcPr>
          <w:p w14:paraId="612D4E56" w14:textId="56132EBF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231C26" w14:textId="17C7C82A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F73AB20" w14:textId="77777777" w:rsidTr="00A35CE5">
        <w:trPr>
          <w:jc w:val="center"/>
        </w:trPr>
        <w:tc>
          <w:tcPr>
            <w:tcW w:w="3547" w:type="dxa"/>
          </w:tcPr>
          <w:p w14:paraId="4D681622" w14:textId="6656ACBA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2D25EB8C" w14:textId="32EAA12E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CA217E" w14:textId="313B59BD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(5)</w:t>
            </w:r>
          </w:p>
        </w:tc>
      </w:tr>
      <w:tr w:rsidR="007154D3" w:rsidRPr="00135028" w14:paraId="623A95FB" w14:textId="77777777" w:rsidTr="00A35CE5">
        <w:trPr>
          <w:jc w:val="center"/>
        </w:trPr>
        <w:tc>
          <w:tcPr>
            <w:tcW w:w="3547" w:type="dxa"/>
          </w:tcPr>
          <w:p w14:paraId="71FBB326" w14:textId="7C98AEA6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6014B9D4" w14:textId="736B4290" w:rsid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 оснастки. Заполняется вручную</w:t>
            </w:r>
          </w:p>
        </w:tc>
        <w:tc>
          <w:tcPr>
            <w:tcW w:w="2648" w:type="dxa"/>
          </w:tcPr>
          <w:p w14:paraId="1629F221" w14:textId="0901C820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5D5A39" w:rsidRPr="00135028" w14:paraId="0FDD9BBC" w14:textId="77777777" w:rsidTr="00A35CE5">
        <w:trPr>
          <w:jc w:val="center"/>
        </w:trPr>
        <w:tc>
          <w:tcPr>
            <w:tcW w:w="3547" w:type="dxa"/>
          </w:tcPr>
          <w:p w14:paraId="1557A6DB" w14:textId="43AC3717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5EA8E65D" w14:textId="40CA453F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рабочих дней. Заполняется вручную</w:t>
            </w:r>
          </w:p>
        </w:tc>
        <w:tc>
          <w:tcPr>
            <w:tcW w:w="2648" w:type="dxa"/>
          </w:tcPr>
          <w:p w14:paraId="109A7094" w14:textId="52358A4E" w:rsidR="005D5A39" w:rsidRPr="00CB1252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7154D3" w:rsidRPr="00135028" w14:paraId="5C77CF9A" w14:textId="77777777" w:rsidTr="00A35CE5">
        <w:trPr>
          <w:jc w:val="center"/>
        </w:trPr>
        <w:tc>
          <w:tcPr>
            <w:tcW w:w="3547" w:type="dxa"/>
          </w:tcPr>
          <w:p w14:paraId="55862C80" w14:textId="0AD7EC0C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510" w:name="OLE_LINK163"/>
            <w:bookmarkStart w:id="1511" w:name="OLE_LINK164"/>
            <w:r>
              <w:rPr>
                <w:szCs w:val="24"/>
              </w:rPr>
              <w:t>Дата изготовления</w:t>
            </w:r>
            <w:bookmarkEnd w:id="1510"/>
            <w:bookmarkEnd w:id="1511"/>
          </w:p>
        </w:tc>
        <w:tc>
          <w:tcPr>
            <w:tcW w:w="3297" w:type="dxa"/>
          </w:tcPr>
          <w:p w14:paraId="1766035E" w14:textId="74E129F2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2648" w:type="dxa"/>
          </w:tcPr>
          <w:p w14:paraId="3F9BF0F5" w14:textId="3E7D57F6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135028" w14:paraId="341F26C0" w14:textId="77777777" w:rsidTr="00A35CE5">
        <w:trPr>
          <w:jc w:val="center"/>
        </w:trPr>
        <w:tc>
          <w:tcPr>
            <w:tcW w:w="3547" w:type="dxa"/>
          </w:tcPr>
          <w:p w14:paraId="3CB141BC" w14:textId="76F53AB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512" w:name="OLE_LINK165"/>
            <w:bookmarkStart w:id="1513" w:name="OLE_LINK166"/>
            <w:r w:rsidRPr="00135028">
              <w:rPr>
                <w:szCs w:val="24"/>
              </w:rPr>
              <w:t>Цена оснастки</w:t>
            </w:r>
            <w:bookmarkEnd w:id="1512"/>
            <w:bookmarkEnd w:id="1513"/>
          </w:p>
        </w:tc>
        <w:tc>
          <w:tcPr>
            <w:tcW w:w="3297" w:type="dxa"/>
          </w:tcPr>
          <w:p w14:paraId="77339ABE" w14:textId="18E8A972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11C455E0" w14:textId="4A3F3FB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7154D3" w:rsidRPr="00135028" w14:paraId="2D7B227A" w14:textId="77777777" w:rsidTr="00A35CE5">
        <w:trPr>
          <w:jc w:val="center"/>
        </w:trPr>
        <w:tc>
          <w:tcPr>
            <w:tcW w:w="3547" w:type="dxa"/>
          </w:tcPr>
          <w:p w14:paraId="7B6436A9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4E91EAE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EEE77EA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7154D3" w:rsidRPr="00135028" w14:paraId="2372A841" w14:textId="77777777" w:rsidTr="00A35CE5">
        <w:trPr>
          <w:jc w:val="center"/>
        </w:trPr>
        <w:tc>
          <w:tcPr>
            <w:tcW w:w="3547" w:type="dxa"/>
          </w:tcPr>
          <w:p w14:paraId="67E66D52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514" w:name="_GoBack"/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0DFCDC2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89767B7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bookmarkEnd w:id="1514"/>
      <w:tr w:rsidR="007154D3" w:rsidRPr="00135028" w14:paraId="17895080" w14:textId="77777777" w:rsidTr="00A35CE5">
        <w:trPr>
          <w:jc w:val="center"/>
        </w:trPr>
        <w:tc>
          <w:tcPr>
            <w:tcW w:w="3547" w:type="dxa"/>
          </w:tcPr>
          <w:p w14:paraId="00AD981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1EB1437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1176D9AC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474F89E1" w14:textId="77777777" w:rsidR="007154D3" w:rsidRPr="00A35CE5" w:rsidRDefault="007154D3" w:rsidP="000E1787">
      <w:pPr>
        <w:pStyle w:val="a4"/>
        <w:ind w:left="1129"/>
      </w:pPr>
    </w:p>
    <w:p w14:paraId="34D67ADE" w14:textId="014769DC" w:rsidR="00FF1128" w:rsidRDefault="00295E57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515" w:name="_Toc451251852"/>
      <w:r w:rsidR="00FF1128">
        <w:t>Журнал вальцовщика</w:t>
      </w:r>
      <w:bookmarkEnd w:id="1515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0E1787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0E1787">
              <w:rPr>
                <w:szCs w:val="24"/>
              </w:rPr>
              <w:t>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16" w:name="OLE_LINK132"/>
            <w:bookmarkStart w:id="1517" w:name="OLE_LINK133"/>
            <w:bookmarkStart w:id="1518" w:name="OLE_LINK134"/>
            <w:bookmarkStart w:id="1519" w:name="OLE_LINK135"/>
            <w:bookmarkStart w:id="1520" w:name="OLE_LINK136"/>
            <w:r>
              <w:t>Дата</w:t>
            </w:r>
            <w:bookmarkEnd w:id="1516"/>
            <w:bookmarkEnd w:id="1517"/>
            <w:bookmarkEnd w:id="1518"/>
            <w:bookmarkEnd w:id="1519"/>
            <w:bookmarkEnd w:id="1520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0E1787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0E1787">
              <w:t>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21" w:name="OLE_LINK137"/>
            <w:bookmarkStart w:id="1522" w:name="OLE_LINK138"/>
            <w:bookmarkStart w:id="1523" w:name="OLE_LINK148"/>
            <w:r>
              <w:t>Заказчик</w:t>
            </w:r>
            <w:bookmarkEnd w:id="1521"/>
            <w:bookmarkEnd w:id="1522"/>
            <w:bookmarkEnd w:id="1523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24" w:name="OLE_LINK139"/>
            <w:bookmarkStart w:id="1525" w:name="OLE_LINK140"/>
            <w:bookmarkStart w:id="1526" w:name="OLE_LINK149"/>
            <w:r>
              <w:t>Чертеж</w:t>
            </w:r>
            <w:bookmarkEnd w:id="1524"/>
            <w:bookmarkEnd w:id="1525"/>
            <w:bookmarkEnd w:id="1526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27" w:name="OLE_LINK141"/>
            <w:bookmarkStart w:id="1528" w:name="OLE_LINK142"/>
            <w:bookmarkStart w:id="1529" w:name="OLE_LINK150"/>
            <w:r>
              <w:t>Материал</w:t>
            </w:r>
            <w:bookmarkEnd w:id="1527"/>
            <w:bookmarkEnd w:id="1528"/>
            <w:bookmarkEnd w:id="1529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30"/>
            <w:r w:rsidRPr="007E697D">
              <w:rPr>
                <w:szCs w:val="24"/>
              </w:rPr>
              <w:t>Наименование(обозначение) материала</w:t>
            </w:r>
            <w:commentRangeEnd w:id="1530"/>
            <w:r w:rsidR="005A1EE3">
              <w:rPr>
                <w:rStyle w:val="af0"/>
              </w:rPr>
              <w:commentReference w:id="1530"/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31" w:name="OLE_LINK143"/>
            <w:bookmarkStart w:id="1532" w:name="OLE_LINK144"/>
            <w:bookmarkStart w:id="1533" w:name="_Hlk450314913"/>
            <w:r>
              <w:t>Количество деталей</w:t>
            </w:r>
            <w:bookmarkEnd w:id="1531"/>
            <w:bookmarkEnd w:id="1532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34" w:name="OLE_LINK145"/>
            <w:bookmarkStart w:id="1535" w:name="OLE_LINK146"/>
            <w:bookmarkStart w:id="1536" w:name="OLE_LINK154"/>
            <w:bookmarkEnd w:id="1533"/>
            <w:commentRangeStart w:id="1537"/>
            <w:r>
              <w:t>Партия</w:t>
            </w:r>
            <w:bookmarkEnd w:id="1534"/>
            <w:bookmarkEnd w:id="1535"/>
            <w:bookmarkEnd w:id="1536"/>
          </w:p>
        </w:tc>
        <w:tc>
          <w:tcPr>
            <w:tcW w:w="3260" w:type="dxa"/>
          </w:tcPr>
          <w:p w14:paraId="6D9A4493" w14:textId="6CF630AB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  <w:commentRangeEnd w:id="1537"/>
            <w:r w:rsidR="000E1787">
              <w:rPr>
                <w:rStyle w:val="af0"/>
              </w:rPr>
              <w:commentReference w:id="1537"/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38" w:name="OLE_LINK147"/>
            <w:bookmarkStart w:id="1539" w:name="OLE_LINK155"/>
            <w:r>
              <w:t>Примечание</w:t>
            </w:r>
            <w:bookmarkEnd w:id="1538"/>
            <w:bookmarkEnd w:id="1539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40" w:name="_Toc451251853"/>
      <w:r>
        <w:t>Распоряжение на отгрузку</w:t>
      </w:r>
      <w:r w:rsidR="0038185E">
        <w:t xml:space="preserve"> (</w:t>
      </w:r>
      <w:commentRangeStart w:id="1541"/>
      <w:r w:rsidR="0038185E">
        <w:t>журнал</w:t>
      </w:r>
      <w:commentRangeEnd w:id="1541"/>
      <w:r w:rsidR="000E1787">
        <w:rPr>
          <w:rStyle w:val="af0"/>
          <w:rFonts w:eastAsia="Calibri"/>
          <w:b w:val="0"/>
        </w:rPr>
        <w:commentReference w:id="1541"/>
      </w:r>
      <w:r w:rsidR="0038185E">
        <w:t>)</w:t>
      </w:r>
      <w:bookmarkEnd w:id="1540"/>
    </w:p>
    <w:p w14:paraId="56BCD4DD" w14:textId="77777777" w:rsidR="0038185E" w:rsidRDefault="0038185E" w:rsidP="0038185E">
      <w:pPr>
        <w:ind w:left="708"/>
        <w:rPr>
          <w:ins w:id="1542" w:author="Екатерина Луткова" w:date="2016-05-27T15:01:00Z"/>
        </w:rPr>
      </w:pPr>
      <w:r>
        <w:t>Предусмотрена печатная форма данного журнала.</w:t>
      </w:r>
    </w:p>
    <w:p w14:paraId="7AEE1CDB" w14:textId="38819440" w:rsidR="001F35B7" w:rsidRPr="0038185E" w:rsidRDefault="001F35B7" w:rsidP="0038185E">
      <w:pPr>
        <w:ind w:left="708"/>
      </w:pPr>
      <w:ins w:id="1543" w:author="Екатерина Луткова" w:date="2016-05-27T15:01:00Z">
        <w:r>
          <w:lastRenderedPageBreak/>
          <w:t>Журнал заполняется автоматически при произведении отгрузки (поля заполняются из отгрузки)</w:t>
        </w:r>
      </w:ins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commentRangeStart w:id="1544"/>
            <w:r>
              <w:t>Партия</w:t>
            </w:r>
          </w:p>
        </w:tc>
        <w:tc>
          <w:tcPr>
            <w:tcW w:w="3427" w:type="dxa"/>
          </w:tcPr>
          <w:p w14:paraId="33DD51BF" w14:textId="78386ED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  <w:commentRangeEnd w:id="1544"/>
            <w:r w:rsidR="000E1787">
              <w:rPr>
                <w:rStyle w:val="af0"/>
              </w:rPr>
              <w:commentReference w:id="1544"/>
            </w:r>
          </w:p>
        </w:tc>
      </w:tr>
    </w:tbl>
    <w:p w14:paraId="6CE06E22" w14:textId="77777777" w:rsidR="00DD7803" w:rsidRDefault="00DD7803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45" w:name="_Toc451251854"/>
      <w:r>
        <w:t>Модуль «</w:t>
      </w:r>
      <w:r w:rsidRPr="005A357F">
        <w:t xml:space="preserve">Расход </w:t>
      </w:r>
      <w:commentRangeStart w:id="1546"/>
      <w:r w:rsidRPr="005A357F">
        <w:t>материалов</w:t>
      </w:r>
      <w:commentRangeEnd w:id="1546"/>
      <w:r w:rsidR="000E1787">
        <w:rPr>
          <w:rStyle w:val="af0"/>
          <w:rFonts w:eastAsia="Calibri"/>
          <w:b w:val="0"/>
        </w:rPr>
        <w:commentReference w:id="1546"/>
      </w:r>
      <w:r>
        <w:t>»</w:t>
      </w:r>
      <w:bookmarkEnd w:id="1545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4EB9FADA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</w:t>
      </w:r>
      <w:ins w:id="1547" w:author="Екатерина Луткова" w:date="2016-05-27T15:11:00Z">
        <w:r w:rsidR="00991647">
          <w:t xml:space="preserve"> (детали)</w:t>
        </w:r>
      </w:ins>
      <w:r>
        <w:t>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commentRangeStart w:id="1548"/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 xml:space="preserve">отгружено </w:t>
      </w:r>
      <w:commentRangeEnd w:id="1548"/>
      <w:r w:rsidR="000E1787">
        <w:rPr>
          <w:rStyle w:val="af0"/>
        </w:rPr>
        <w:commentReference w:id="1548"/>
      </w:r>
      <w:r w:rsidR="0038185E">
        <w:t>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commentRangeStart w:id="1549"/>
      <w:r>
        <w:t>Далее считается разница между блоками</w:t>
      </w:r>
      <w:commentRangeEnd w:id="1549"/>
      <w:r w:rsidR="000E1787">
        <w:rPr>
          <w:rStyle w:val="af0"/>
        </w:rPr>
        <w:commentReference w:id="1549"/>
      </w:r>
      <w:r>
        <w:t xml:space="preserve">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commentRangeStart w:id="1550"/>
      <w:r>
        <w:t xml:space="preserve">Подсчет ведется по каждому конкретному материалу </w:t>
      </w:r>
      <w:commentRangeEnd w:id="1550"/>
      <w:r w:rsidR="00A35CE5">
        <w:rPr>
          <w:rStyle w:val="af0"/>
        </w:rPr>
        <w:commentReference w:id="1550"/>
      </w:r>
      <w:r>
        <w:t>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commentRangeStart w:id="1551"/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  <w:commentRangeEnd w:id="1551"/>
      <w:r w:rsidR="00A35CE5">
        <w:rPr>
          <w:rStyle w:val="af0"/>
        </w:rPr>
        <w:commentReference w:id="1551"/>
      </w:r>
    </w:p>
    <w:p w14:paraId="0E3DD211" w14:textId="4FD96A8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«За</w:t>
      </w:r>
      <w:ins w:id="1552" w:author="Екатерина Луткова" w:date="2016-05-27T15:13:00Z">
        <w:r w:rsidR="00991647">
          <w:t>яв</w:t>
        </w:r>
      </w:ins>
      <w:del w:id="1553" w:author="Екатерина Луткова" w:date="2016-05-27T15:13:00Z">
        <w:r w:rsidDel="00991647">
          <w:delText>вя</w:delText>
        </w:r>
      </w:del>
      <w:r>
        <w:t xml:space="preserve">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554" w:name="_Toc451251855"/>
      <w:r>
        <w:lastRenderedPageBreak/>
        <w:t>5 ТРЕБОВАНИЯ К НАДЕЖНОСТИ</w:t>
      </w:r>
      <w:bookmarkEnd w:id="1554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555" w:name="_Toc418591219"/>
      <w:bookmarkStart w:id="1556" w:name="_Toc432605163"/>
      <w:bookmarkStart w:id="1557" w:name="_Toc451251856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555"/>
      <w:bookmarkEnd w:id="1556"/>
      <w:bookmarkEnd w:id="1557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58" w:name="_Toc418591220"/>
      <w:bookmarkStart w:id="1559" w:name="_Toc432605164"/>
      <w:bookmarkStart w:id="1560" w:name="_Toc451251857"/>
      <w:r>
        <w:t>5</w:t>
      </w:r>
      <w:r w:rsidRPr="00B45BC2">
        <w:t>.1. Архитектура системы</w:t>
      </w:r>
      <w:bookmarkEnd w:id="1558"/>
      <w:bookmarkEnd w:id="1559"/>
      <w:bookmarkEnd w:id="1560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61" w:name="_Toc418591221"/>
      <w:bookmarkStart w:id="1562" w:name="_Toc432605165"/>
      <w:bookmarkStart w:id="1563" w:name="_Toc451251858"/>
      <w:r>
        <w:t>5</w:t>
      </w:r>
      <w:r w:rsidRPr="00B45BC2">
        <w:t>.2. Требования к аппаратному обеспечению системы</w:t>
      </w:r>
      <w:bookmarkEnd w:id="1561"/>
      <w:bookmarkEnd w:id="1562"/>
      <w:bookmarkEnd w:id="1563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50" w:author="staff" w:date="2016-03-25T08:00:00Z" w:initials="s">
    <w:p w14:paraId="05E0F99A" w14:textId="77777777" w:rsidR="00D0036B" w:rsidRDefault="00D0036B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D0036B" w:rsidRPr="00D2120D" w:rsidRDefault="00D0036B">
      <w:pPr>
        <w:pStyle w:val="af1"/>
      </w:pPr>
    </w:p>
  </w:comment>
  <w:comment w:id="646" w:author="staff" w:date="2016-03-29T20:52:00Z" w:initials="s">
    <w:p w14:paraId="551DB649" w14:textId="77777777" w:rsidR="00D0036B" w:rsidRDefault="00D0036B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D0036B" w:rsidRDefault="00D0036B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647" w:author="staff" w:date="2016-03-29T20:52:00Z" w:initials="s">
    <w:p w14:paraId="4E1AF39D" w14:textId="77777777" w:rsidR="00D0036B" w:rsidRDefault="00D0036B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D0036B" w:rsidRDefault="00D0036B">
      <w:pPr>
        <w:pStyle w:val="af1"/>
      </w:pPr>
      <w:r>
        <w:t>Артикул, Код</w:t>
      </w:r>
    </w:p>
  </w:comment>
  <w:comment w:id="684" w:author="staff" w:date="2016-04-03T16:24:00Z" w:initials="s">
    <w:p w14:paraId="0F6A7106" w14:textId="704D53AA" w:rsidR="00D0036B" w:rsidRPr="00DC1026" w:rsidRDefault="00D0036B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293" w:author="Eugene" w:date="2016-05-16T22:50:00Z" w:initials="E">
    <w:p w14:paraId="788C32E2" w14:textId="634FFE41" w:rsidR="00D0036B" w:rsidRDefault="00D0036B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295" w:author="Мухамедшин" w:date="2016-05-24T16:39:00Z" w:initials="Е.Р.">
    <w:p w14:paraId="25961AD5" w14:textId="254B6192" w:rsidR="00D0036B" w:rsidRDefault="00D0036B">
      <w:pPr>
        <w:pStyle w:val="af1"/>
      </w:pPr>
      <w:r>
        <w:rPr>
          <w:rStyle w:val="af0"/>
        </w:rPr>
        <w:annotationRef/>
      </w:r>
      <w:r>
        <w:t xml:space="preserve">Как понять, сколько деталей изготовлено? </w:t>
      </w:r>
    </w:p>
  </w:comment>
  <w:comment w:id="1379" w:author="Мухамедшин" w:date="2016-05-24T15:34:00Z" w:initials="Е.Р.">
    <w:p w14:paraId="7A476682" w14:textId="6A6DEDAD" w:rsidR="00D0036B" w:rsidRDefault="00D0036B">
      <w:pPr>
        <w:pStyle w:val="af1"/>
      </w:pPr>
      <w:r>
        <w:rPr>
          <w:rStyle w:val="af0"/>
        </w:rPr>
        <w:annotationRef/>
      </w:r>
      <w:r>
        <w:t>Как модель Отгрузка связан с журналом «распоряжение на отгрузку»? Информация вроде одна и та же, вводится в одном месте или параллельно там и тут?</w:t>
      </w:r>
    </w:p>
    <w:p w14:paraId="610DD33E" w14:textId="5EAB0F9F" w:rsidR="00D0036B" w:rsidRDefault="00D0036B">
      <w:pPr>
        <w:pStyle w:val="af1"/>
      </w:pPr>
      <w:r>
        <w:t>Или Распоряжение на отгрузку – это отчет, в котором не вводятся данные?</w:t>
      </w:r>
    </w:p>
  </w:comment>
  <w:comment w:id="1382" w:author="Мухамедшин" w:date="2016-05-24T15:42:00Z" w:initials="Е.Р.">
    <w:p w14:paraId="0397310E" w14:textId="667FFDFC" w:rsidR="00D0036B" w:rsidRDefault="00D0036B">
      <w:pPr>
        <w:pStyle w:val="af1"/>
      </w:pPr>
      <w:r>
        <w:rPr>
          <w:rStyle w:val="af0"/>
        </w:rPr>
        <w:annotationRef/>
      </w:r>
      <w:r>
        <w:t>Это должны быть галочки где-то предусмотрены?</w:t>
      </w:r>
    </w:p>
  </w:comment>
  <w:comment w:id="1383" w:author="Мухамедшин" w:date="2016-05-24T15:42:00Z" w:initials="Е.Р.">
    <w:p w14:paraId="573F8E67" w14:textId="3EC8E780" w:rsidR="00D0036B" w:rsidRDefault="00D0036B">
      <w:pPr>
        <w:pStyle w:val="af1"/>
      </w:pPr>
      <w:r>
        <w:rPr>
          <w:rStyle w:val="af0"/>
        </w:rPr>
        <w:annotationRef/>
      </w:r>
      <w:r>
        <w:t xml:space="preserve">Это должны быть галочки где-то предусмотрены? </w:t>
      </w:r>
    </w:p>
    <w:p w14:paraId="2CEA9127" w14:textId="1FFDFB64" w:rsidR="00D0036B" w:rsidRDefault="00D0036B">
      <w:pPr>
        <w:pStyle w:val="af1"/>
      </w:pPr>
      <w:r>
        <w:t xml:space="preserve">Да, можно предусмотреть галочки в случае отгрузки по замене брака или </w:t>
      </w:r>
      <w:proofErr w:type="spellStart"/>
      <w:r>
        <w:t>довозе</w:t>
      </w:r>
      <w:proofErr w:type="spellEnd"/>
      <w:r>
        <w:t xml:space="preserve"> продукции</w:t>
      </w:r>
    </w:p>
  </w:comment>
  <w:comment w:id="1384" w:author="Мухамедшин" w:date="2016-05-24T15:41:00Z" w:initials="Е.Р.">
    <w:p w14:paraId="306FAC0E" w14:textId="0E30FEA4" w:rsidR="00D0036B" w:rsidRDefault="00D0036B">
      <w:pPr>
        <w:pStyle w:val="af1"/>
      </w:pPr>
      <w:r>
        <w:rPr>
          <w:rStyle w:val="af0"/>
        </w:rPr>
        <w:annotationRef/>
      </w:r>
      <w:r>
        <w:t>Что если прописывается номер несуществующего счета? Может сделать выбор заявки? А если заявок много? Не удобно будет искать в длиннющем списке. Можно сделать при вводе несуществующего счета – уведомление об ошибке</w:t>
      </w:r>
    </w:p>
  </w:comment>
  <w:comment w:id="1385" w:author="Мухамедшин" w:date="2016-05-24T15:40:00Z" w:initials="Е.Р.">
    <w:p w14:paraId="642AA9AB" w14:textId="699912B5" w:rsidR="00D0036B" w:rsidRDefault="00D0036B">
      <w:pPr>
        <w:pStyle w:val="af1"/>
      </w:pPr>
      <w:r>
        <w:rPr>
          <w:rStyle w:val="af0"/>
        </w:rPr>
        <w:annotationRef/>
      </w:r>
      <w:r>
        <w:t>Код чего?</w:t>
      </w:r>
    </w:p>
  </w:comment>
  <w:comment w:id="1392" w:author="Мухамедшин" w:date="2016-05-24T15:39:00Z" w:initials="Е.Р.">
    <w:p w14:paraId="2A71EE86" w14:textId="77777777" w:rsidR="00D0036B" w:rsidRDefault="00D0036B" w:rsidP="00B4152C">
      <w:pPr>
        <w:pStyle w:val="af1"/>
      </w:pPr>
      <w:r>
        <w:rPr>
          <w:rStyle w:val="af0"/>
        </w:rPr>
        <w:annotationRef/>
      </w:r>
    </w:p>
    <w:p w14:paraId="0905F7FF" w14:textId="77777777" w:rsidR="00D0036B" w:rsidRDefault="00D0036B" w:rsidP="00B4152C">
      <w:pPr>
        <w:pStyle w:val="af1"/>
        <w:numPr>
          <w:ilvl w:val="0"/>
          <w:numId w:val="53"/>
        </w:numPr>
      </w:pPr>
      <w:r>
        <w:t xml:space="preserve">Что если несколько партий (работы по заявке шли несколько дней)? </w:t>
      </w:r>
    </w:p>
    <w:p w14:paraId="68E97B9C" w14:textId="01C84290" w:rsidR="00D0036B" w:rsidRDefault="00D0036B" w:rsidP="00B4152C">
      <w:pPr>
        <w:pStyle w:val="af1"/>
        <w:numPr>
          <w:ilvl w:val="0"/>
          <w:numId w:val="53"/>
        </w:numPr>
      </w:pPr>
      <w:r>
        <w:t>В каком порядке ставить партии, если их несколько? Дать выбрать, или автоматически выбирать самую раннюю?</w:t>
      </w:r>
    </w:p>
    <w:p w14:paraId="7AAE344C" w14:textId="7F758152" w:rsidR="00D0036B" w:rsidRDefault="00D0036B" w:rsidP="00B4152C">
      <w:pPr>
        <w:pStyle w:val="af1"/>
        <w:numPr>
          <w:ilvl w:val="0"/>
          <w:numId w:val="53"/>
        </w:numPr>
      </w:pPr>
      <w:r>
        <w:t>Если введенное количество больше, чем количество в партии, что делать? Предлагаю в таких случаях ругаться и давать выбрать партию и устанавливать количество по партии. Для контроля, не давать пользователю ввести количество больше, чем в партии</w:t>
      </w:r>
    </w:p>
    <w:p w14:paraId="0FA70503" w14:textId="1414BEF3" w:rsidR="00D0036B" w:rsidRDefault="00D0036B" w:rsidP="00B4152C">
      <w:pPr>
        <w:pStyle w:val="af1"/>
      </w:pPr>
      <w:r>
        <w:t xml:space="preserve"> Если работы велись несколькими партиями, и будет браться самая ранняя, то количество может быть внесено больше ранней партии? Может быть не давать вводить количество больше, чем сумма по партиям (если работы велись несколькими партиями)?</w:t>
      </w:r>
    </w:p>
    <w:p w14:paraId="676498C1" w14:textId="77777777" w:rsidR="00D0036B" w:rsidRDefault="00D0036B" w:rsidP="00B4152C">
      <w:pPr>
        <w:pStyle w:val="af1"/>
      </w:pPr>
    </w:p>
  </w:comment>
  <w:comment w:id="1396" w:author="Мухамедшин" w:date="2016-05-24T15:40:00Z" w:initials="Е.Р.">
    <w:p w14:paraId="7CFBACDB" w14:textId="0D147073" w:rsidR="00D0036B" w:rsidRDefault="00D0036B">
      <w:pPr>
        <w:pStyle w:val="af1"/>
      </w:pPr>
      <w:r>
        <w:rPr>
          <w:rStyle w:val="af0"/>
        </w:rPr>
        <w:annotationRef/>
      </w:r>
      <w:r>
        <w:t>По цене по чертежу или по калькуляции?</w:t>
      </w:r>
    </w:p>
  </w:comment>
  <w:comment w:id="1398" w:author="Мухамедшин" w:date="2016-05-24T15:39:00Z" w:initials="Е.Р.">
    <w:p w14:paraId="64546300" w14:textId="493B24B2" w:rsidR="00D0036B" w:rsidRDefault="00D0036B">
      <w:pPr>
        <w:pStyle w:val="af1"/>
      </w:pPr>
      <w:r>
        <w:rPr>
          <w:rStyle w:val="af0"/>
        </w:rPr>
        <w:annotationRef/>
      </w:r>
      <w:r>
        <w:t>По фактической массе?</w:t>
      </w:r>
    </w:p>
  </w:comment>
  <w:comment w:id="1404" w:author="Мухамедшин" w:date="2016-05-24T15:45:00Z" w:initials="Е.Р.">
    <w:p w14:paraId="47125DC8" w14:textId="4D73D107" w:rsidR="00D0036B" w:rsidRDefault="00D0036B">
      <w:pPr>
        <w:pStyle w:val="af1"/>
      </w:pPr>
      <w:r>
        <w:rPr>
          <w:rStyle w:val="af0"/>
        </w:rPr>
        <w:annotationRef/>
      </w:r>
      <w:r>
        <w:t>Я правильно понимаю, должна форма выводиться из приложения 9?</w:t>
      </w:r>
    </w:p>
  </w:comment>
  <w:comment w:id="1408" w:author="Мухамедшин" w:date="2016-05-24T15:48:00Z" w:initials="Е.Р.">
    <w:p w14:paraId="6F26CCF0" w14:textId="1F16AB0F" w:rsidR="00D0036B" w:rsidRDefault="00D0036B">
      <w:pPr>
        <w:pStyle w:val="af1"/>
      </w:pPr>
      <w:r>
        <w:rPr>
          <w:rStyle w:val="af0"/>
        </w:rPr>
        <w:annotationRef/>
      </w:r>
      <w:r>
        <w:t>Номер соответствует номеру в отгрузке?</w:t>
      </w:r>
    </w:p>
  </w:comment>
  <w:comment w:id="1418" w:author="Мухамедшин" w:date="2016-05-24T16:23:00Z" w:initials="Е.Р.">
    <w:p w14:paraId="65C6498A" w14:textId="3631E4C8" w:rsidR="00D0036B" w:rsidRDefault="00D0036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20" w:author="Мухамедшин" w:date="2016-05-24T16:22:00Z" w:initials="Е.Р.">
    <w:p w14:paraId="6605B1EC" w14:textId="39783151" w:rsidR="00D0036B" w:rsidRDefault="00D0036B">
      <w:pPr>
        <w:pStyle w:val="af1"/>
      </w:pPr>
      <w:r>
        <w:rPr>
          <w:rStyle w:val="af0"/>
        </w:rPr>
        <w:annotationRef/>
      </w:r>
      <w:r>
        <w:t>Где в этом отчете способ изготовления? Способ изготовления задается в характеристиках каждого чертежа, по нему и группируется</w:t>
      </w:r>
    </w:p>
  </w:comment>
  <w:comment w:id="1423" w:author="Мухамедшин" w:date="2016-05-24T16:21:00Z" w:initials="Е.Р.">
    <w:p w14:paraId="30BD25CE" w14:textId="7A6DEC0D" w:rsidR="00D0036B" w:rsidRDefault="00D0036B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5308B090" w14:textId="7D85894F" w:rsidR="00D0036B" w:rsidRDefault="00D0036B">
      <w:pPr>
        <w:pStyle w:val="af1"/>
      </w:pPr>
      <w:r>
        <w:t>Значение за конкретный заданный период. Задается ПЕРИОД, текущая дата не имеется значения, если она не задана концом периода</w:t>
      </w:r>
    </w:p>
  </w:comment>
  <w:comment w:id="1426" w:author="Мухамедшин" w:date="2016-05-24T16:23:00Z" w:initials="Е.Р.">
    <w:p w14:paraId="22CE719B" w14:textId="5B22E915" w:rsidR="00D0036B" w:rsidRDefault="00D0036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28" w:author="Мухамедшин" w:date="2016-05-24T15:51:00Z" w:initials="Е.Р.">
    <w:p w14:paraId="1F855141" w14:textId="3C2859B5" w:rsidR="00D0036B" w:rsidRDefault="00D0036B">
      <w:pPr>
        <w:pStyle w:val="af1"/>
      </w:pPr>
      <w:r>
        <w:rPr>
          <w:rStyle w:val="af0"/>
        </w:rPr>
        <w:annotationRef/>
      </w:r>
      <w:r>
        <w:t xml:space="preserve">Плановая или фактическая? берется фактическая </w:t>
      </w:r>
      <w:proofErr w:type="spellStart"/>
      <w:r>
        <w:t>клаькуляция</w:t>
      </w:r>
      <w:proofErr w:type="spellEnd"/>
    </w:p>
  </w:comment>
  <w:comment w:id="1430" w:author="Мухамедшин" w:date="2016-05-24T16:23:00Z" w:initials="Е.Р.">
    <w:p w14:paraId="6554C00A" w14:textId="75767EDB" w:rsidR="00D0036B" w:rsidRDefault="00D0036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31" w:author="Мухамедшин" w:date="2016-05-24T16:20:00Z" w:initials="Е.Р.">
    <w:p w14:paraId="02D89FB7" w14:textId="06B9ECAB" w:rsidR="00D0036B" w:rsidRDefault="00D0036B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300C857D" w14:textId="5C108FB2" w:rsidR="00D0036B" w:rsidRDefault="00D0036B">
      <w:pPr>
        <w:pStyle w:val="af1"/>
      </w:pPr>
      <w:r>
        <w:t>Значение за конкретно заданный период, т.е. сколько было выполнено деталей за данный период</w:t>
      </w:r>
    </w:p>
  </w:comment>
  <w:comment w:id="1441" w:author="Мухамедшин" w:date="2016-05-24T16:23:00Z" w:initials="Е.Р.">
    <w:p w14:paraId="5DED7CA3" w14:textId="1859CF6F" w:rsidR="00D0036B" w:rsidRDefault="00D0036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42" w:author="Мухамедшин" w:date="2016-05-24T16:24:00Z" w:initials="Е.Р.">
    <w:p w14:paraId="48778AE6" w14:textId="1D54E3C6" w:rsidR="00D0036B" w:rsidRDefault="00D0036B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152412A3" w14:textId="25252146" w:rsidR="00D0036B" w:rsidRDefault="00D0036B">
      <w:pPr>
        <w:pStyle w:val="af1"/>
      </w:pPr>
      <w:r>
        <w:t>На конец заданного периода (сколько было отгружено штук за заданный период, например, месяц)</w:t>
      </w:r>
    </w:p>
  </w:comment>
  <w:comment w:id="1443" w:author="Мухамедшин" w:date="2016-05-24T16:25:00Z" w:initials="Е.Р.">
    <w:p w14:paraId="6912E7B0" w14:textId="54D1F154" w:rsidR="00D0036B" w:rsidRDefault="00D0036B">
      <w:pPr>
        <w:pStyle w:val="af1"/>
      </w:pPr>
      <w:r>
        <w:rPr>
          <w:rStyle w:val="af0"/>
        </w:rPr>
        <w:annotationRef/>
      </w:r>
      <w:r>
        <w:t xml:space="preserve">Считается по </w:t>
      </w:r>
      <w:proofErr w:type="gramStart"/>
      <w:r>
        <w:t>количеству</w:t>
      </w:r>
      <w:proofErr w:type="gramEnd"/>
      <w:r>
        <w:t xml:space="preserve"> заявленному или отгруженному, и на конец периода, или на текущую дату? По отгруженному количеству. На конец периода</w:t>
      </w:r>
    </w:p>
  </w:comment>
  <w:comment w:id="1447" w:author="Мухамедшин" w:date="2016-05-24T16:26:00Z" w:initials="Е.Р.">
    <w:p w14:paraId="4D8BB36F" w14:textId="5749FA25" w:rsidR="00D0036B" w:rsidRDefault="00D0036B">
      <w:pPr>
        <w:pStyle w:val="af1"/>
      </w:pPr>
      <w:r>
        <w:rPr>
          <w:rStyle w:val="af0"/>
        </w:rPr>
        <w:annotationRef/>
      </w:r>
      <w:r>
        <w:t>Какого? Заявки, отгрузки? Я так понял, документа отгрузки…По номеру отгрузки</w:t>
      </w:r>
    </w:p>
  </w:comment>
  <w:comment w:id="1449" w:author="Мухамедшин" w:date="2016-05-24T16:26:00Z" w:initials="Е.Р.">
    <w:p w14:paraId="78E0C35E" w14:textId="4CE7DB6A" w:rsidR="00D0036B" w:rsidRDefault="00D0036B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56" w:author="Мухамедшин" w:date="2016-05-24T16:32:00Z" w:initials="Е.Р.">
    <w:p w14:paraId="4381FC5A" w14:textId="101D274B" w:rsidR="00D0036B" w:rsidRDefault="00D0036B">
      <w:pPr>
        <w:pStyle w:val="af1"/>
      </w:pPr>
      <w:r>
        <w:rPr>
          <w:rStyle w:val="af0"/>
        </w:rPr>
        <w:annotationRef/>
      </w:r>
      <w:r>
        <w:t xml:space="preserve">Масса фактическая, или из расчета массы? Из расчета массы </w:t>
      </w:r>
    </w:p>
  </w:comment>
  <w:comment w:id="1489" w:author="Мухамедшин" w:date="2016-05-24T16:38:00Z" w:initials="Е.Р.">
    <w:p w14:paraId="44B76C2E" w14:textId="4031DA33" w:rsidR="00D0036B" w:rsidRDefault="00D0036B">
      <w:pPr>
        <w:pStyle w:val="af1"/>
      </w:pPr>
      <w:r>
        <w:rPr>
          <w:rStyle w:val="af0"/>
        </w:rPr>
        <w:annotationRef/>
      </w:r>
      <w:r>
        <w:t>В этом журнале тоже вводится информация по отгрузкам? Или она как-то берется из модуля Отгрузка или Распоряжение на отгрузку?</w:t>
      </w:r>
    </w:p>
  </w:comment>
  <w:comment w:id="1497" w:author="Мухамедшин" w:date="2016-05-24T15:59:00Z" w:initials="Е.Р.">
    <w:p w14:paraId="6906CF10" w14:textId="4EDCB8E5" w:rsidR="00D0036B" w:rsidRDefault="00D0036B">
      <w:pPr>
        <w:pStyle w:val="af1"/>
      </w:pPr>
      <w:r>
        <w:rPr>
          <w:rStyle w:val="af0"/>
        </w:rPr>
        <w:annotationRef/>
      </w:r>
      <w:r>
        <w:t xml:space="preserve">Как это должно выглядеть в интерфейсе? Предлагаю доп. кнопку «добавить к текущей строке», при нажатии открывается окно новой строки, с заполненными полями из текущей строки. Да, введем данную </w:t>
      </w:r>
      <w:proofErr w:type="spellStart"/>
      <w:r>
        <w:t>внопку</w:t>
      </w:r>
      <w:proofErr w:type="spellEnd"/>
    </w:p>
  </w:comment>
  <w:comment w:id="1501" w:author="Мухамедшин" w:date="2016-05-24T16:02:00Z" w:initials="Е.Р.">
    <w:p w14:paraId="559B1107" w14:textId="22C29B10" w:rsidR="00D0036B" w:rsidRDefault="00D0036B">
      <w:pPr>
        <w:pStyle w:val="af1"/>
      </w:pPr>
      <w:r>
        <w:rPr>
          <w:rStyle w:val="af0"/>
        </w:rPr>
        <w:annotationRef/>
      </w:r>
      <w:r>
        <w:t xml:space="preserve">Что если несколько отгрузок по заявке было? Будут прописываться все даты отгрузок </w:t>
      </w:r>
    </w:p>
  </w:comment>
  <w:comment w:id="1503" w:author="Мухамедшин" w:date="2016-05-24T16:16:00Z" w:initials="Е.Р.">
    <w:p w14:paraId="4DEC1C1B" w14:textId="415F2E20" w:rsidR="00D0036B" w:rsidRDefault="00D0036B">
      <w:pPr>
        <w:pStyle w:val="af1"/>
      </w:pPr>
      <w:r>
        <w:rPr>
          <w:rStyle w:val="af0"/>
        </w:rPr>
        <w:annotationRef/>
      </w:r>
      <w:r>
        <w:t xml:space="preserve">Просто </w:t>
      </w:r>
      <w:proofErr w:type="spellStart"/>
      <w:r>
        <w:t>интересено</w:t>
      </w:r>
      <w:proofErr w:type="spellEnd"/>
      <w:r>
        <w:t xml:space="preserve"> – что это поле означает? Уже есть сумма </w:t>
      </w:r>
      <w:proofErr w:type="spellStart"/>
      <w:r>
        <w:t>предолаты</w:t>
      </w:r>
      <w:proofErr w:type="spellEnd"/>
      <w:r>
        <w:t xml:space="preserve">, сумма по счету, а это что за сумма? </w:t>
      </w:r>
    </w:p>
    <w:p w14:paraId="7B794894" w14:textId="77777777" w:rsidR="00D0036B" w:rsidRDefault="00D0036B">
      <w:pPr>
        <w:pStyle w:val="af1"/>
      </w:pPr>
    </w:p>
    <w:p w14:paraId="76E2567D" w14:textId="4CBACB91" w:rsidR="00D0036B" w:rsidRDefault="00D0036B">
      <w:pPr>
        <w:pStyle w:val="af1"/>
      </w:pPr>
      <w:r>
        <w:t xml:space="preserve">Если это сумма по отгрузкам, в принципе можем ее считать (суммировать все отгрузки по заявке). Да, суммируем все суммы по отгрузкам </w:t>
      </w:r>
      <w:proofErr w:type="gramStart"/>
      <w:r>
        <w:t xml:space="preserve">( </w:t>
      </w:r>
      <w:proofErr w:type="gramEnd"/>
      <w:r>
        <w:t>в случае если отгрузок по заявке было несколько)</w:t>
      </w:r>
    </w:p>
  </w:comment>
  <w:comment w:id="1530" w:author="Мухамедшин" w:date="2016-05-24T16:17:00Z" w:initials="Е.Р.">
    <w:p w14:paraId="575F93A4" w14:textId="7EF36867" w:rsidR="00D0036B" w:rsidRDefault="00D0036B">
      <w:pPr>
        <w:pStyle w:val="af1"/>
      </w:pPr>
      <w:r>
        <w:rPr>
          <w:rStyle w:val="af0"/>
        </w:rPr>
        <w:annotationRef/>
      </w:r>
      <w:r>
        <w:t>Материал фактический? Да, у нас он обозначен как просто «материал». Материал по паспорту не учитывается</w:t>
      </w:r>
    </w:p>
  </w:comment>
  <w:comment w:id="1537" w:author="Мухамедшин" w:date="2016-05-24T16:07:00Z" w:initials="Е.Р.">
    <w:p w14:paraId="22DC34CE" w14:textId="62C2D4A5" w:rsidR="00D0036B" w:rsidRDefault="00D0036B">
      <w:pPr>
        <w:pStyle w:val="af1"/>
      </w:pPr>
      <w:r>
        <w:rPr>
          <w:rStyle w:val="af0"/>
        </w:rPr>
        <w:annotationRef/>
      </w:r>
      <w:r>
        <w:t>Как-то связана с партией из наряда? Или это отдельная партия? Если связана, то получается надо брать соответствующую этому чертежу партию, так? Это отдельная партия, никак не связанная с партией наряда</w:t>
      </w:r>
    </w:p>
  </w:comment>
  <w:comment w:id="1541" w:author="Мухамедшин" w:date="2016-05-24T16:18:00Z" w:initials="Е.Р.">
    <w:p w14:paraId="444FA49B" w14:textId="098BD168" w:rsidR="00D0036B" w:rsidRDefault="00D0036B">
      <w:pPr>
        <w:pStyle w:val="af1"/>
      </w:pPr>
      <w:r>
        <w:rPr>
          <w:rStyle w:val="af0"/>
        </w:rPr>
        <w:annotationRef/>
      </w:r>
      <w:r>
        <w:t>Эти же данные вводятся в модуле «Отгрузка». Это отчет? Или данные вводятся и там и тут параллельно? Надо как-то проверять соответствие?</w:t>
      </w:r>
    </w:p>
    <w:p w14:paraId="4767D318" w14:textId="77777777" w:rsidR="00D0036B" w:rsidRDefault="00D0036B">
      <w:pPr>
        <w:pStyle w:val="af1"/>
      </w:pPr>
    </w:p>
    <w:p w14:paraId="751A2A44" w14:textId="07D457C9" w:rsidR="00D0036B" w:rsidRDefault="00D0036B">
      <w:pPr>
        <w:pStyle w:val="af1"/>
      </w:pPr>
      <w:r>
        <w:t>Как взаимосвязаны эти модули?</w:t>
      </w:r>
    </w:p>
  </w:comment>
  <w:comment w:id="1544" w:author="Мухамедшин" w:date="2016-05-24T16:09:00Z" w:initials="Е.Р.">
    <w:p w14:paraId="53ED2B77" w14:textId="5E211F6F" w:rsidR="00D0036B" w:rsidRDefault="00D0036B">
      <w:pPr>
        <w:pStyle w:val="af1"/>
      </w:pPr>
      <w:r>
        <w:rPr>
          <w:rStyle w:val="af0"/>
        </w:rPr>
        <w:annotationRef/>
      </w:r>
      <w:r>
        <w:t>Вопросы аналогичные вопросам по партии из модуля «Отгрузка» Ответила в разделе отгрузка</w:t>
      </w:r>
    </w:p>
  </w:comment>
  <w:comment w:id="1546" w:author="Мухамедшин" w:date="2016-05-24T16:14:00Z" w:initials="Е.Р.">
    <w:p w14:paraId="31B9EAA7" w14:textId="764B5005" w:rsidR="00D0036B" w:rsidRDefault="00D0036B">
      <w:pPr>
        <w:pStyle w:val="af1"/>
      </w:pPr>
      <w:r>
        <w:rPr>
          <w:rStyle w:val="af0"/>
        </w:rPr>
        <w:annotationRef/>
      </w:r>
      <w:r>
        <w:t>Я так понимаю это отчет?</w:t>
      </w:r>
    </w:p>
    <w:p w14:paraId="68B6FEB8" w14:textId="4F56C065" w:rsidR="00D0036B" w:rsidRDefault="00D0036B">
      <w:pPr>
        <w:pStyle w:val="af1"/>
      </w:pPr>
      <w:r>
        <w:t>Непонятно как он должен выглядеть, нужен пример подробный.</w:t>
      </w:r>
    </w:p>
  </w:comment>
  <w:comment w:id="1548" w:author="Мухамедшин" w:date="2016-05-24T16:11:00Z" w:initials="Е.Р.">
    <w:p w14:paraId="336223BA" w14:textId="4B74E307" w:rsidR="00D0036B" w:rsidRDefault="00D0036B">
      <w:pPr>
        <w:pStyle w:val="af1"/>
      </w:pPr>
      <w:r>
        <w:rPr>
          <w:rStyle w:val="af0"/>
        </w:rPr>
        <w:annotationRef/>
      </w:r>
      <w:r>
        <w:t>Количество чего? Деталей, или материала? Если материала, то как считать количество материала?</w:t>
      </w:r>
    </w:p>
  </w:comment>
  <w:comment w:id="1549" w:author="Мухамедшин" w:date="2016-05-24T16:12:00Z" w:initials="Е.Р.">
    <w:p w14:paraId="33204D8F" w14:textId="798D0306" w:rsidR="00D0036B" w:rsidRDefault="00D0036B">
      <w:pPr>
        <w:pStyle w:val="af1"/>
      </w:pPr>
      <w:r>
        <w:rPr>
          <w:rStyle w:val="af0"/>
        </w:rPr>
        <w:annotationRef/>
      </w:r>
      <w:r>
        <w:t xml:space="preserve">Куда считается? </w:t>
      </w:r>
    </w:p>
  </w:comment>
  <w:comment w:id="1550" w:author="Мухамедшин" w:date="2016-05-24T14:47:00Z" w:initials="Е.Р.">
    <w:p w14:paraId="5C275E85" w14:textId="6D620754" w:rsidR="00D0036B" w:rsidRDefault="00D0036B">
      <w:pPr>
        <w:pStyle w:val="af1"/>
      </w:pPr>
      <w:r>
        <w:rPr>
          <w:rStyle w:val="af0"/>
        </w:rPr>
        <w:annotationRef/>
      </w:r>
    </w:p>
  </w:comment>
  <w:comment w:id="1551" w:author="Мухамедшин" w:date="2016-05-24T16:15:00Z" w:initials="Е.Р.">
    <w:p w14:paraId="4249D5B7" w14:textId="77777777" w:rsidR="00D0036B" w:rsidRDefault="00D0036B">
      <w:pPr>
        <w:pStyle w:val="af1"/>
      </w:pPr>
      <w:r>
        <w:rPr>
          <w:rStyle w:val="af0"/>
        </w:rPr>
        <w:annotationRef/>
      </w:r>
    </w:p>
    <w:p w14:paraId="2139079A" w14:textId="77777777" w:rsidR="00D0036B" w:rsidRDefault="00D0036B" w:rsidP="000E1787">
      <w:pPr>
        <w:pStyle w:val="af1"/>
        <w:numPr>
          <w:ilvl w:val="0"/>
          <w:numId w:val="54"/>
        </w:numPr>
      </w:pPr>
      <w:r>
        <w:t>Как заполняется? В приходе материалов нет ссылки на заявку. Откуда брать эту цифру?</w:t>
      </w:r>
    </w:p>
    <w:p w14:paraId="4C770C37" w14:textId="3494117D" w:rsidR="00D0036B" w:rsidRPr="00A35CE5" w:rsidRDefault="00D0036B" w:rsidP="000E1787">
      <w:pPr>
        <w:pStyle w:val="af1"/>
        <w:numPr>
          <w:ilvl w:val="0"/>
          <w:numId w:val="54"/>
        </w:numPr>
      </w:pPr>
      <w:r>
        <w:t>Куда ее ставить, приведите пример отчета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7EE10431" w15:done="0"/>
  <w15:commentEx w15:paraId="5E7571EB" w15:done="0"/>
  <w15:commentEx w15:paraId="0F6A7106" w15:done="0"/>
  <w15:commentEx w15:paraId="788C32E2" w15:done="0"/>
  <w15:commentEx w15:paraId="25961AD5" w15:done="0"/>
  <w15:commentEx w15:paraId="610DD33E" w15:done="0"/>
  <w15:commentEx w15:paraId="0397310E" w15:done="0"/>
  <w15:commentEx w15:paraId="2CEA9127" w15:done="0"/>
  <w15:commentEx w15:paraId="306FAC0E" w15:done="0"/>
  <w15:commentEx w15:paraId="642AA9AB" w15:done="0"/>
  <w15:commentEx w15:paraId="676498C1" w15:done="0"/>
  <w15:commentEx w15:paraId="7CFBACDB" w15:done="0"/>
  <w15:commentEx w15:paraId="64546300" w15:done="0"/>
  <w15:commentEx w15:paraId="47125DC8" w15:done="0"/>
  <w15:commentEx w15:paraId="6F26CCF0" w15:done="0"/>
  <w15:commentEx w15:paraId="65C6498A" w15:done="0"/>
  <w15:commentEx w15:paraId="6605B1EC" w15:done="0"/>
  <w15:commentEx w15:paraId="5308B090" w15:done="0"/>
  <w15:commentEx w15:paraId="22CE719B" w15:done="0"/>
  <w15:commentEx w15:paraId="1F855141" w15:done="0"/>
  <w15:commentEx w15:paraId="6554C00A" w15:done="0"/>
  <w15:commentEx w15:paraId="300C857D" w15:done="0"/>
  <w15:commentEx w15:paraId="5DED7CA3" w15:done="0"/>
  <w15:commentEx w15:paraId="152412A3" w15:done="0"/>
  <w15:commentEx w15:paraId="6912E7B0" w15:done="0"/>
  <w15:commentEx w15:paraId="4D8BB36F" w15:done="0"/>
  <w15:commentEx w15:paraId="78E0C35E" w15:done="0"/>
  <w15:commentEx w15:paraId="4381FC5A" w15:done="0"/>
  <w15:commentEx w15:paraId="44B76C2E" w15:done="0"/>
  <w15:commentEx w15:paraId="6906CF10" w15:done="0"/>
  <w15:commentEx w15:paraId="559B1107" w15:done="0"/>
  <w15:commentEx w15:paraId="76E2567D" w15:done="0"/>
  <w15:commentEx w15:paraId="575F93A4" w15:done="0"/>
  <w15:commentEx w15:paraId="22DC34CE" w15:done="0"/>
  <w15:commentEx w15:paraId="751A2A44" w15:done="0"/>
  <w15:commentEx w15:paraId="53ED2B77" w15:done="0"/>
  <w15:commentEx w15:paraId="68B6FEB8" w15:done="0"/>
  <w15:commentEx w15:paraId="336223BA" w15:done="0"/>
  <w15:commentEx w15:paraId="33204D8F" w15:done="0"/>
  <w15:commentEx w15:paraId="5C275E85" w15:done="0"/>
  <w15:commentEx w15:paraId="4C770C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>
    <w:nsid w:val="130A0F74"/>
    <w:multiLevelType w:val="hybridMultilevel"/>
    <w:tmpl w:val="031C8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1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1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0B2D85"/>
    <w:multiLevelType w:val="hybridMultilevel"/>
    <w:tmpl w:val="491A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7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B4523D"/>
    <w:multiLevelType w:val="multilevel"/>
    <w:tmpl w:val="A1F2606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3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5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9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3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31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4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5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6">
    <w:nsid w:val="67741DD7"/>
    <w:multiLevelType w:val="hybridMultilevel"/>
    <w:tmpl w:val="B2B65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8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0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5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3"/>
  </w:num>
  <w:num w:numId="3">
    <w:abstractNumId w:val="36"/>
  </w:num>
  <w:num w:numId="4">
    <w:abstractNumId w:val="43"/>
  </w:num>
  <w:num w:numId="5">
    <w:abstractNumId w:val="27"/>
  </w:num>
  <w:num w:numId="6">
    <w:abstractNumId w:val="6"/>
  </w:num>
  <w:num w:numId="7">
    <w:abstractNumId w:val="16"/>
  </w:num>
  <w:num w:numId="8">
    <w:abstractNumId w:val="4"/>
  </w:num>
  <w:num w:numId="9">
    <w:abstractNumId w:val="24"/>
  </w:num>
  <w:num w:numId="10">
    <w:abstractNumId w:val="39"/>
  </w:num>
  <w:num w:numId="11">
    <w:abstractNumId w:val="14"/>
  </w:num>
  <w:num w:numId="12">
    <w:abstractNumId w:val="10"/>
  </w:num>
  <w:num w:numId="13">
    <w:abstractNumId w:val="30"/>
  </w:num>
  <w:num w:numId="14">
    <w:abstractNumId w:val="44"/>
  </w:num>
  <w:num w:numId="15">
    <w:abstractNumId w:val="29"/>
  </w:num>
  <w:num w:numId="16">
    <w:abstractNumId w:val="40"/>
  </w:num>
  <w:num w:numId="17">
    <w:abstractNumId w:val="12"/>
  </w:num>
  <w:num w:numId="18">
    <w:abstractNumId w:val="45"/>
  </w:num>
  <w:num w:numId="19">
    <w:abstractNumId w:val="8"/>
  </w:num>
  <w:num w:numId="20">
    <w:abstractNumId w:val="49"/>
  </w:num>
  <w:num w:numId="21">
    <w:abstractNumId w:val="47"/>
  </w:num>
  <w:num w:numId="22">
    <w:abstractNumId w:val="38"/>
  </w:num>
  <w:num w:numId="23">
    <w:abstractNumId w:val="42"/>
  </w:num>
  <w:num w:numId="24">
    <w:abstractNumId w:val="51"/>
  </w:num>
  <w:num w:numId="25">
    <w:abstractNumId w:val="28"/>
  </w:num>
  <w:num w:numId="26">
    <w:abstractNumId w:val="1"/>
  </w:num>
  <w:num w:numId="27">
    <w:abstractNumId w:val="34"/>
  </w:num>
  <w:num w:numId="28">
    <w:abstractNumId w:val="31"/>
  </w:num>
  <w:num w:numId="29">
    <w:abstractNumId w:val="17"/>
  </w:num>
  <w:num w:numId="30">
    <w:abstractNumId w:val="35"/>
  </w:num>
  <w:num w:numId="31">
    <w:abstractNumId w:val="41"/>
  </w:num>
  <w:num w:numId="32">
    <w:abstractNumId w:val="48"/>
  </w:num>
  <w:num w:numId="33">
    <w:abstractNumId w:val="37"/>
  </w:num>
  <w:num w:numId="34">
    <w:abstractNumId w:val="18"/>
  </w:num>
  <w:num w:numId="35">
    <w:abstractNumId w:val="19"/>
  </w:num>
  <w:num w:numId="36">
    <w:abstractNumId w:val="3"/>
  </w:num>
  <w:num w:numId="37">
    <w:abstractNumId w:val="20"/>
  </w:num>
  <w:num w:numId="38">
    <w:abstractNumId w:val="52"/>
  </w:num>
  <w:num w:numId="39">
    <w:abstractNumId w:val="5"/>
  </w:num>
  <w:num w:numId="40">
    <w:abstractNumId w:val="22"/>
  </w:num>
  <w:num w:numId="41">
    <w:abstractNumId w:val="2"/>
  </w:num>
  <w:num w:numId="42">
    <w:abstractNumId w:val="13"/>
  </w:num>
  <w:num w:numId="43">
    <w:abstractNumId w:val="26"/>
  </w:num>
  <w:num w:numId="44">
    <w:abstractNumId w:val="25"/>
  </w:num>
  <w:num w:numId="45">
    <w:abstractNumId w:val="0"/>
  </w:num>
  <w:num w:numId="46">
    <w:abstractNumId w:val="11"/>
  </w:num>
  <w:num w:numId="47">
    <w:abstractNumId w:val="23"/>
  </w:num>
  <w:num w:numId="48">
    <w:abstractNumId w:val="33"/>
  </w:num>
  <w:num w:numId="49">
    <w:abstractNumId w:val="32"/>
  </w:num>
  <w:num w:numId="50">
    <w:abstractNumId w:val="50"/>
  </w:num>
  <w:num w:numId="51">
    <w:abstractNumId w:val="21"/>
  </w:num>
  <w:num w:numId="52">
    <w:abstractNumId w:val="7"/>
  </w:num>
  <w:num w:numId="53">
    <w:abstractNumId w:val="15"/>
  </w:num>
  <w:num w:numId="54">
    <w:abstractNumId w:val="46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5C36"/>
    <w:rsid w:val="000A76A8"/>
    <w:rsid w:val="000B0911"/>
    <w:rsid w:val="000C0591"/>
    <w:rsid w:val="000C318E"/>
    <w:rsid w:val="000C36DC"/>
    <w:rsid w:val="000D22DE"/>
    <w:rsid w:val="000D4006"/>
    <w:rsid w:val="000D6D2A"/>
    <w:rsid w:val="000E1787"/>
    <w:rsid w:val="00101CB7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D6148"/>
    <w:rsid w:val="001E1753"/>
    <w:rsid w:val="001F0198"/>
    <w:rsid w:val="001F35B7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E0001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377D8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39D4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1EE3"/>
    <w:rsid w:val="005A34F5"/>
    <w:rsid w:val="005A357F"/>
    <w:rsid w:val="005A4B34"/>
    <w:rsid w:val="005B1F70"/>
    <w:rsid w:val="005B5507"/>
    <w:rsid w:val="005C4929"/>
    <w:rsid w:val="005C4B52"/>
    <w:rsid w:val="005D02AD"/>
    <w:rsid w:val="005D1FDF"/>
    <w:rsid w:val="005D380E"/>
    <w:rsid w:val="005D4D92"/>
    <w:rsid w:val="005D5A39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9220B"/>
    <w:rsid w:val="006A1894"/>
    <w:rsid w:val="006B1DA2"/>
    <w:rsid w:val="006B202C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6F6E63"/>
    <w:rsid w:val="007014A0"/>
    <w:rsid w:val="0070262B"/>
    <w:rsid w:val="007154D3"/>
    <w:rsid w:val="00716A76"/>
    <w:rsid w:val="00723DC2"/>
    <w:rsid w:val="00737961"/>
    <w:rsid w:val="00754A51"/>
    <w:rsid w:val="0076134F"/>
    <w:rsid w:val="00761CA9"/>
    <w:rsid w:val="00763F6C"/>
    <w:rsid w:val="007722D4"/>
    <w:rsid w:val="0078778D"/>
    <w:rsid w:val="00787A80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3F68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1647"/>
    <w:rsid w:val="00994689"/>
    <w:rsid w:val="009946DC"/>
    <w:rsid w:val="00995276"/>
    <w:rsid w:val="00995866"/>
    <w:rsid w:val="009A248E"/>
    <w:rsid w:val="009A2591"/>
    <w:rsid w:val="009A7FA1"/>
    <w:rsid w:val="009C0E56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35CE5"/>
    <w:rsid w:val="00A41863"/>
    <w:rsid w:val="00A45824"/>
    <w:rsid w:val="00A46F39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0F1F"/>
    <w:rsid w:val="00B35DE1"/>
    <w:rsid w:val="00B4152C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38CE"/>
    <w:rsid w:val="00BF4101"/>
    <w:rsid w:val="00BF7D16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1252"/>
    <w:rsid w:val="00CB3367"/>
    <w:rsid w:val="00CB43C9"/>
    <w:rsid w:val="00CB5A45"/>
    <w:rsid w:val="00CC0EC8"/>
    <w:rsid w:val="00CC5345"/>
    <w:rsid w:val="00CC685C"/>
    <w:rsid w:val="00CC6D6C"/>
    <w:rsid w:val="00CE177C"/>
    <w:rsid w:val="00CE3CB8"/>
    <w:rsid w:val="00CF2074"/>
    <w:rsid w:val="00D0036B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B6146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D337D-E5D2-435D-9D7A-77E3DCD4E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2450</TotalTime>
  <Pages>48</Pages>
  <Words>9410</Words>
  <Characters>53639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Evgeniy Mukhamedshin</cp:lastModifiedBy>
  <cp:revision>18</cp:revision>
  <cp:lastPrinted>2016-03-24T11:23:00Z</cp:lastPrinted>
  <dcterms:created xsi:type="dcterms:W3CDTF">2016-05-05T05:22:00Z</dcterms:created>
  <dcterms:modified xsi:type="dcterms:W3CDTF">2016-06-16T22:37:00Z</dcterms:modified>
</cp:coreProperties>
</file>