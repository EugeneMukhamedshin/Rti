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4A8614EB" w14:textId="77777777" w:rsidR="005D5A39" w:rsidRDefault="00DD7803">
      <w:pPr>
        <w:pStyle w:val="12"/>
        <w:tabs>
          <w:tab w:val="right" w:leader="dot" w:pos="10762"/>
        </w:tabs>
        <w:rPr>
          <w:ins w:id="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" w:author="Екатерина Луткова" w:date="2016-05-17T12:33:00Z">
        <w:r w:rsidR="005D5A39" w:rsidRPr="005C1588">
          <w:rPr>
            <w:rStyle w:val="a7"/>
            <w:noProof/>
          </w:rPr>
          <w:fldChar w:fldCharType="begin"/>
        </w:r>
        <w:r w:rsidR="005D5A39" w:rsidRPr="005C1588">
          <w:rPr>
            <w:rStyle w:val="a7"/>
            <w:noProof/>
          </w:rPr>
          <w:instrText xml:space="preserve"> </w:instrText>
        </w:r>
        <w:r w:rsidR="005D5A39">
          <w:rPr>
            <w:noProof/>
          </w:rPr>
          <w:instrText>HYPERLINK \l "_Toc451251733"</w:instrText>
        </w:r>
        <w:r w:rsidR="005D5A39" w:rsidRPr="005C1588">
          <w:rPr>
            <w:rStyle w:val="a7"/>
            <w:noProof/>
          </w:rPr>
          <w:instrText xml:space="preserve"> </w:instrText>
        </w:r>
        <w:r w:rsidR="005D5A39" w:rsidRPr="005C1588">
          <w:rPr>
            <w:rStyle w:val="a7"/>
            <w:noProof/>
          </w:rPr>
          <w:fldChar w:fldCharType="separate"/>
        </w:r>
        <w:r w:rsidR="005D5A39" w:rsidRPr="005C1588">
          <w:rPr>
            <w:rStyle w:val="a7"/>
            <w:noProof/>
          </w:rPr>
          <w:t>1 ПОСТАНОВКА ЗАДАЧИ</w:t>
        </w:r>
        <w:r w:rsidR="005D5A39">
          <w:rPr>
            <w:noProof/>
            <w:webHidden/>
          </w:rPr>
          <w:tab/>
        </w:r>
        <w:r w:rsidR="005D5A39">
          <w:rPr>
            <w:noProof/>
            <w:webHidden/>
          </w:rPr>
          <w:fldChar w:fldCharType="begin"/>
        </w:r>
        <w:r w:rsidR="005D5A39">
          <w:rPr>
            <w:noProof/>
            <w:webHidden/>
          </w:rPr>
          <w:instrText xml:space="preserve"> PAGEREF _Toc451251733 \h </w:instrText>
        </w:r>
      </w:ins>
      <w:r w:rsidR="005D5A39">
        <w:rPr>
          <w:noProof/>
          <w:webHidden/>
        </w:rPr>
      </w:r>
      <w:r w:rsidR="005D5A39">
        <w:rPr>
          <w:noProof/>
          <w:webHidden/>
        </w:rPr>
        <w:fldChar w:fldCharType="separate"/>
      </w:r>
      <w:ins w:id="3" w:author="Екатерина Луткова" w:date="2016-05-17T12:33:00Z">
        <w:r w:rsidR="005D5A39">
          <w:rPr>
            <w:noProof/>
            <w:webHidden/>
          </w:rPr>
          <w:t>4</w:t>
        </w:r>
        <w:r w:rsidR="005D5A39">
          <w:rPr>
            <w:noProof/>
            <w:webHidden/>
          </w:rPr>
          <w:fldChar w:fldCharType="end"/>
        </w:r>
        <w:r w:rsidR="005D5A39" w:rsidRPr="005C1588">
          <w:rPr>
            <w:rStyle w:val="a7"/>
            <w:noProof/>
          </w:rPr>
          <w:fldChar w:fldCharType="end"/>
        </w:r>
      </w:ins>
    </w:p>
    <w:p w14:paraId="14DD47A7" w14:textId="77777777" w:rsidR="005D5A39" w:rsidRDefault="005D5A39">
      <w:pPr>
        <w:pStyle w:val="21"/>
        <w:tabs>
          <w:tab w:val="right" w:leader="dot" w:pos="10762"/>
        </w:tabs>
        <w:rPr>
          <w:ins w:id="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81281B3" w14:textId="77777777" w:rsidR="005D5A39" w:rsidRDefault="005D5A39">
      <w:pPr>
        <w:pStyle w:val="21"/>
        <w:tabs>
          <w:tab w:val="right" w:leader="dot" w:pos="10762"/>
        </w:tabs>
        <w:rPr>
          <w:ins w:id="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9067410" w14:textId="77777777" w:rsidR="005D5A39" w:rsidRDefault="005D5A39">
      <w:pPr>
        <w:pStyle w:val="12"/>
        <w:tabs>
          <w:tab w:val="right" w:leader="dot" w:pos="10762"/>
        </w:tabs>
        <w:rPr>
          <w:ins w:id="1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79F60F5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5753FF" w14:textId="77777777" w:rsidR="005D5A39" w:rsidRDefault="005D5A39">
      <w:pPr>
        <w:pStyle w:val="21"/>
        <w:tabs>
          <w:tab w:val="right" w:leader="dot" w:pos="10762"/>
        </w:tabs>
        <w:rPr>
          <w:ins w:id="1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93E31EF" w14:textId="77777777" w:rsidR="005D5A39" w:rsidRDefault="005D5A39">
      <w:pPr>
        <w:pStyle w:val="21"/>
        <w:tabs>
          <w:tab w:val="right" w:leader="dot" w:pos="10762"/>
        </w:tabs>
        <w:rPr>
          <w:ins w:id="1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caps/>
            <w:noProof/>
          </w:rPr>
          <w:t xml:space="preserve">2.3. </w:t>
        </w:r>
        <w:r w:rsidRPr="005C158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20E5E90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2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C4E91C2" w14:textId="77777777" w:rsidR="005D5A39" w:rsidRDefault="005D5A39">
      <w:pPr>
        <w:pStyle w:val="12"/>
        <w:tabs>
          <w:tab w:val="left" w:pos="480"/>
          <w:tab w:val="right" w:leader="dot" w:pos="10762"/>
        </w:tabs>
        <w:rPr>
          <w:ins w:id="2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D3A71FB" w14:textId="77777777" w:rsidR="005D5A39" w:rsidRDefault="005D5A39">
      <w:pPr>
        <w:pStyle w:val="12"/>
        <w:tabs>
          <w:tab w:val="left" w:pos="480"/>
          <w:tab w:val="right" w:leader="dot" w:pos="10762"/>
        </w:tabs>
        <w:rPr>
          <w:ins w:id="2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336DF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E0F91D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65C07BB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3A1642F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18D0AFB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AEB29F4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AB56FA0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D881BE1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9A2368B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Екатерина Луткова" w:date="2016-05-17T12:33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F1347F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1BD986A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6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18CFCB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6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8C8BD85" w14:textId="77777777" w:rsidR="005D5A39" w:rsidRDefault="005D5A39">
      <w:pPr>
        <w:pStyle w:val="31"/>
        <w:tabs>
          <w:tab w:val="right" w:leader="dot" w:pos="10762"/>
        </w:tabs>
        <w:rPr>
          <w:ins w:id="6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Екатерина Луткова" w:date="2016-05-17T12:33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81B6F83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Екатерина Луткова" w:date="2016-05-17T12:33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F91A00D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Екатерина Луткова" w:date="2016-05-17T12:33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0B5D3B0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Екатерина Луткова" w:date="2016-05-17T12:33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A86CCEC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Екатерина Луткова" w:date="2016-05-17T12:33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070463D" w14:textId="77777777" w:rsidR="005D5A39" w:rsidRDefault="005D5A39">
      <w:pPr>
        <w:pStyle w:val="21"/>
        <w:tabs>
          <w:tab w:val="left" w:pos="1320"/>
          <w:tab w:val="right" w:leader="dot" w:pos="10762"/>
        </w:tabs>
        <w:rPr>
          <w:ins w:id="8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Екатерина Луткова" w:date="2016-05-17T12:33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E435718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8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Екатерина Луткова" w:date="2016-05-17T12:33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7111C1" w14:textId="77777777" w:rsidR="005D5A39" w:rsidRDefault="005D5A39">
      <w:pPr>
        <w:pStyle w:val="31"/>
        <w:tabs>
          <w:tab w:val="right" w:leader="dot" w:pos="10762"/>
        </w:tabs>
        <w:rPr>
          <w:ins w:id="8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Екатерина Луткова" w:date="2016-05-17T12:33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4C2F162" w14:textId="77777777" w:rsidR="005D5A39" w:rsidRDefault="005D5A39">
      <w:pPr>
        <w:pStyle w:val="31"/>
        <w:tabs>
          <w:tab w:val="right" w:leader="dot" w:pos="10762"/>
        </w:tabs>
        <w:rPr>
          <w:ins w:id="9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5B2EF07" w14:textId="77777777" w:rsidR="005D5A39" w:rsidRDefault="005D5A39">
      <w:pPr>
        <w:pStyle w:val="31"/>
        <w:tabs>
          <w:tab w:val="right" w:leader="dot" w:pos="10762"/>
        </w:tabs>
        <w:rPr>
          <w:ins w:id="9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C88C2BF" w14:textId="77777777" w:rsidR="005D5A39" w:rsidRDefault="005D5A39">
      <w:pPr>
        <w:pStyle w:val="31"/>
        <w:tabs>
          <w:tab w:val="right" w:leader="dot" w:pos="10762"/>
        </w:tabs>
        <w:rPr>
          <w:ins w:id="9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5A4061C" w14:textId="77777777" w:rsidR="005D5A39" w:rsidRDefault="005D5A39">
      <w:pPr>
        <w:pStyle w:val="31"/>
        <w:tabs>
          <w:tab w:val="right" w:leader="dot" w:pos="10762"/>
        </w:tabs>
        <w:rPr>
          <w:ins w:id="10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08B293B" w14:textId="77777777" w:rsidR="005D5A39" w:rsidRDefault="005D5A39">
      <w:pPr>
        <w:pStyle w:val="31"/>
        <w:tabs>
          <w:tab w:val="right" w:leader="dot" w:pos="10762"/>
        </w:tabs>
        <w:rPr>
          <w:ins w:id="10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5B973BC" w14:textId="77777777" w:rsidR="005D5A39" w:rsidRDefault="005D5A39">
      <w:pPr>
        <w:pStyle w:val="31"/>
        <w:tabs>
          <w:tab w:val="right" w:leader="dot" w:pos="10762"/>
        </w:tabs>
        <w:rPr>
          <w:ins w:id="10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99A8B9" w14:textId="77777777" w:rsidR="005D5A39" w:rsidRDefault="005D5A39">
      <w:pPr>
        <w:pStyle w:val="31"/>
        <w:tabs>
          <w:tab w:val="right" w:leader="dot" w:pos="10762"/>
        </w:tabs>
        <w:rPr>
          <w:ins w:id="10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FEA883D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1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Екатерина Луткова" w:date="2016-05-17T12:33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3796D7D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1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6" w:author="Екатерина Луткова" w:date="2016-05-17T12:33:00Z">
        <w:r w:rsidRPr="005C1588">
          <w:rPr>
            <w:rStyle w:val="a7"/>
            <w:noProof/>
          </w:rPr>
          <w:lastRenderedPageBreak/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Екатерина Луткова" w:date="2016-05-17T12:33:00Z"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46A52B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1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Екатерина Луткова" w:date="2016-05-17T12:33:00Z"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DF50017" w14:textId="77777777" w:rsidR="005D5A39" w:rsidRDefault="005D5A39">
      <w:pPr>
        <w:pStyle w:val="31"/>
        <w:tabs>
          <w:tab w:val="right" w:leader="dot" w:pos="10762"/>
        </w:tabs>
        <w:rPr>
          <w:ins w:id="12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Екатерина Луткова" w:date="2016-05-17T12:33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B114D9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2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Екатерина Луткова" w:date="2016-05-17T12:33:00Z"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1DB8960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2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Екатерина Луткова" w:date="2016-05-17T12:33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E32260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3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Екатерина Луткова" w:date="2016-05-17T12:33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4EABC6E" w14:textId="77777777" w:rsidR="005D5A39" w:rsidRDefault="005D5A39">
      <w:pPr>
        <w:pStyle w:val="31"/>
        <w:tabs>
          <w:tab w:val="left" w:pos="1100"/>
          <w:tab w:val="right" w:leader="dot" w:pos="10762"/>
        </w:tabs>
        <w:rPr>
          <w:ins w:id="13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Екатерина Луткова" w:date="2016-05-17T12:33:00Z"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C4B9D88" w14:textId="77777777" w:rsidR="005D5A39" w:rsidRDefault="005D5A39">
      <w:pPr>
        <w:pStyle w:val="31"/>
        <w:tabs>
          <w:tab w:val="right" w:leader="dot" w:pos="10762"/>
        </w:tabs>
        <w:rPr>
          <w:ins w:id="13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BE72E84" w14:textId="77777777" w:rsidR="005D5A39" w:rsidRDefault="005D5A39">
      <w:pPr>
        <w:pStyle w:val="31"/>
        <w:tabs>
          <w:tab w:val="right" w:leader="dot" w:pos="10762"/>
        </w:tabs>
        <w:rPr>
          <w:ins w:id="13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EF05C11" w14:textId="77777777" w:rsidR="005D5A39" w:rsidRDefault="005D5A39">
      <w:pPr>
        <w:pStyle w:val="31"/>
        <w:tabs>
          <w:tab w:val="right" w:leader="dot" w:pos="10762"/>
        </w:tabs>
        <w:rPr>
          <w:ins w:id="14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08B10D" w14:textId="77777777" w:rsidR="005D5A39" w:rsidRDefault="005D5A39">
      <w:pPr>
        <w:pStyle w:val="31"/>
        <w:tabs>
          <w:tab w:val="right" w:leader="dot" w:pos="10762"/>
        </w:tabs>
        <w:rPr>
          <w:ins w:id="14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67CEE08" w14:textId="77777777" w:rsidR="005D5A39" w:rsidRDefault="005D5A39">
      <w:pPr>
        <w:pStyle w:val="31"/>
        <w:tabs>
          <w:tab w:val="right" w:leader="dot" w:pos="10762"/>
        </w:tabs>
        <w:rPr>
          <w:ins w:id="14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4.7.6 Универсальный передаточный документ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1C4661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5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68E9C75" w14:textId="77777777" w:rsidR="005D5A39" w:rsidRDefault="005D5A39">
      <w:pPr>
        <w:pStyle w:val="31"/>
        <w:tabs>
          <w:tab w:val="right" w:leader="dot" w:pos="10762"/>
        </w:tabs>
        <w:rPr>
          <w:ins w:id="15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4.8.1. 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15359B" w14:textId="77777777" w:rsidR="005D5A39" w:rsidRDefault="005D5A39">
      <w:pPr>
        <w:pStyle w:val="31"/>
        <w:tabs>
          <w:tab w:val="right" w:leader="dot" w:pos="10762"/>
        </w:tabs>
        <w:rPr>
          <w:ins w:id="15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4.8.2.  Заказы и отгрузка по чертежу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0B653F3" w14:textId="77777777" w:rsidR="005D5A39" w:rsidRDefault="005D5A39">
      <w:pPr>
        <w:pStyle w:val="31"/>
        <w:tabs>
          <w:tab w:val="right" w:leader="dot" w:pos="10762"/>
        </w:tabs>
        <w:rPr>
          <w:ins w:id="16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4.8.3. 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Екатерина Луткова" w:date="2016-05-17T12:33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DBF668C" w14:textId="77777777" w:rsidR="005D5A39" w:rsidRDefault="005D5A39">
      <w:pPr>
        <w:pStyle w:val="31"/>
        <w:tabs>
          <w:tab w:val="right" w:leader="dot" w:pos="10762"/>
        </w:tabs>
        <w:rPr>
          <w:ins w:id="16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4.8.4. 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Екатерина Луткова" w:date="2016-05-17T12:33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2CDD776" w14:textId="77777777" w:rsidR="005D5A39" w:rsidRDefault="005D5A39">
      <w:pPr>
        <w:pStyle w:val="31"/>
        <w:tabs>
          <w:tab w:val="right" w:leader="dot" w:pos="10762"/>
        </w:tabs>
        <w:rPr>
          <w:ins w:id="16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4.8.5.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8" w:author="Екатерина Луткова" w:date="2016-05-17T12:33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DCF9219" w14:textId="77777777" w:rsidR="005D5A39" w:rsidRDefault="005D5A39">
      <w:pPr>
        <w:pStyle w:val="31"/>
        <w:tabs>
          <w:tab w:val="right" w:leader="dot" w:pos="10762"/>
        </w:tabs>
        <w:rPr>
          <w:ins w:id="16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4.8.6.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1" w:author="Екатерина Луткова" w:date="2016-05-17T12:33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F24A6D2" w14:textId="77777777" w:rsidR="005D5A39" w:rsidRDefault="005D5A39">
      <w:pPr>
        <w:pStyle w:val="31"/>
        <w:tabs>
          <w:tab w:val="right" w:leader="dot" w:pos="10762"/>
        </w:tabs>
        <w:rPr>
          <w:ins w:id="17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4.8.7. Отчет по заработной плате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4" w:author="Екатерина Луткова" w:date="2016-05-17T12:33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C2082AF" w14:textId="77777777" w:rsidR="005D5A39" w:rsidRDefault="005D5A39">
      <w:pPr>
        <w:pStyle w:val="21"/>
        <w:tabs>
          <w:tab w:val="right" w:leader="dot" w:pos="10762"/>
        </w:tabs>
        <w:rPr>
          <w:ins w:id="17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 xml:space="preserve">4.9 </w:t>
        </w:r>
        <w:r w:rsidRPr="005C158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7" w:author="Екатерина Луткова" w:date="2016-05-17T12:33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642367B" w14:textId="77777777" w:rsidR="005D5A39" w:rsidRDefault="005D5A39">
      <w:pPr>
        <w:pStyle w:val="31"/>
        <w:tabs>
          <w:tab w:val="right" w:leader="dot" w:pos="10762"/>
        </w:tabs>
        <w:rPr>
          <w:ins w:id="17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0" w:author="Екатерина Луткова" w:date="2016-05-17T12:33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53114C0" w14:textId="77777777" w:rsidR="005D5A39" w:rsidRDefault="005D5A39">
      <w:pPr>
        <w:pStyle w:val="21"/>
        <w:tabs>
          <w:tab w:val="right" w:leader="dot" w:pos="10762"/>
        </w:tabs>
        <w:rPr>
          <w:ins w:id="18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3" w:author="Екатерина Луткова" w:date="2016-05-17T12:33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6F6048F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8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6" w:author="Екатерина Луткова" w:date="2016-05-17T12:33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719B0A0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8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учета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9" w:author="Екатерина Луткова" w:date="2016-05-17T12:33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F99B953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2" w:author="Екатерина Луткова" w:date="2016-05-17T12:33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7677EC5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5" w:author="Екатерина Луткова" w:date="2016-05-17T12:33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8770856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9878AA1" w14:textId="77777777" w:rsidR="005D5A39" w:rsidRDefault="005D5A39">
      <w:pPr>
        <w:pStyle w:val="12"/>
        <w:tabs>
          <w:tab w:val="right" w:leader="dot" w:pos="10762"/>
        </w:tabs>
        <w:rPr>
          <w:ins w:id="19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FDE35F3" w14:textId="77777777" w:rsidR="005D5A39" w:rsidRDefault="005D5A39">
      <w:pPr>
        <w:pStyle w:val="12"/>
        <w:tabs>
          <w:tab w:val="right" w:leader="dot" w:pos="10762"/>
        </w:tabs>
        <w:rPr>
          <w:ins w:id="20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AC8A808" w14:textId="77777777" w:rsidR="005D5A39" w:rsidRDefault="005D5A39">
      <w:pPr>
        <w:pStyle w:val="21"/>
        <w:tabs>
          <w:tab w:val="right" w:leader="dot" w:pos="10762"/>
        </w:tabs>
        <w:rPr>
          <w:ins w:id="20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7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EE3254E" w14:textId="77777777" w:rsidR="005D5A39" w:rsidRDefault="005D5A39">
      <w:pPr>
        <w:pStyle w:val="21"/>
        <w:tabs>
          <w:tab w:val="right" w:leader="dot" w:pos="10762"/>
        </w:tabs>
        <w:rPr>
          <w:ins w:id="20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0" w:author="Екатерина Луткова" w:date="2016-05-17T12:33:00Z"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2" w:author="Екатерина Луткова" w:date="2016-04-20T12:10:00Z">
        <w:r w:rsidRPr="00295E57" w:rsidDel="00295E57">
          <w:rPr>
            <w:rPrChange w:id="213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5" w:author="Екатерина Луткова" w:date="2016-04-20T12:10:00Z">
        <w:r w:rsidRPr="00295E57" w:rsidDel="00295E57">
          <w:rPr>
            <w:rPrChange w:id="216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8" w:author="Екатерина Луткова" w:date="2016-04-20T12:10:00Z">
        <w:r w:rsidRPr="00295E57" w:rsidDel="00295E57">
          <w:rPr>
            <w:rPrChange w:id="219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1" w:author="Екатерина Луткова" w:date="2016-04-20T12:10:00Z">
        <w:r w:rsidRPr="00295E57" w:rsidDel="00295E57">
          <w:rPr>
            <w:rPrChange w:id="222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4" w:author="Екатерина Луткова" w:date="2016-04-20T12:10:00Z">
        <w:r w:rsidRPr="00295E57" w:rsidDel="00295E57">
          <w:rPr>
            <w:rPrChange w:id="225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26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8" w:author="Екатерина Луткова" w:date="2016-04-20T12:10:00Z">
        <w:r w:rsidRPr="00295E57" w:rsidDel="00295E57">
          <w:rPr>
            <w:rPrChange w:id="229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1" w:author="Екатерина Луткова" w:date="2016-04-20T12:10:00Z">
        <w:r w:rsidRPr="00295E57" w:rsidDel="00295E57">
          <w:rPr>
            <w:rPrChange w:id="232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4" w:author="Екатерина Луткова" w:date="2016-04-20T12:10:00Z">
        <w:r w:rsidRPr="00295E57" w:rsidDel="00295E57">
          <w:rPr>
            <w:rPrChange w:id="235" w:author="Екатерина Луткова" w:date="2016-04-20T12:10:00Z">
              <w:rPr>
                <w:rStyle w:val="a7"/>
                <w:noProof/>
              </w:rPr>
            </w:rPrChange>
          </w:rPr>
          <w:lastRenderedPageBreak/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6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8" w:author="Екатерина Луткова" w:date="2016-04-20T12:10:00Z">
        <w:r w:rsidRPr="00295E57" w:rsidDel="00295E57">
          <w:rPr>
            <w:rPrChange w:id="239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0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4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2" w:author="Екатерина Луткова" w:date="2016-04-20T12:10:00Z">
        <w:r w:rsidRPr="00295E57" w:rsidDel="00295E57">
          <w:rPr>
            <w:rPrChange w:id="243" w:author="Екатерина Луткова" w:date="2016-04-20T12:10:00Z">
              <w:rPr>
                <w:rStyle w:val="a7"/>
                <w:noProof/>
              </w:rPr>
            </w:rPrChange>
          </w:rPr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4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6" w:author="Екатерина Луткова" w:date="2016-04-20T12:10:00Z">
        <w:r w:rsidRPr="00295E57" w:rsidDel="00295E57">
          <w:rPr>
            <w:rPrChange w:id="247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8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0" w:author="Екатерина Луткова" w:date="2016-04-20T12:10:00Z">
        <w:r w:rsidRPr="00295E57" w:rsidDel="00295E57">
          <w:rPr>
            <w:rPrChange w:id="251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2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4" w:author="Екатерина Луткова" w:date="2016-04-20T12:10:00Z">
        <w:r w:rsidRPr="00295E57" w:rsidDel="00295E57">
          <w:rPr>
            <w:rPrChange w:id="255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6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8" w:author="Екатерина Луткова" w:date="2016-04-20T12:10:00Z">
        <w:r w:rsidRPr="00295E57" w:rsidDel="00295E57">
          <w:rPr>
            <w:rPrChange w:id="259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2" w:author="Екатерина Луткова" w:date="2016-04-20T12:10:00Z">
        <w:r w:rsidRPr="00295E57" w:rsidDel="00295E57">
          <w:rPr>
            <w:rPrChange w:id="263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6" w:author="Екатерина Луткова" w:date="2016-04-20T12:10:00Z">
        <w:r w:rsidRPr="00295E57" w:rsidDel="00295E57">
          <w:rPr>
            <w:rPrChange w:id="267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0" w:author="Екатерина Луткова" w:date="2016-04-20T12:10:00Z">
        <w:r w:rsidRPr="00295E57" w:rsidDel="00295E57">
          <w:rPr>
            <w:rPrChange w:id="271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4" w:author="Екатерина Луткова" w:date="2016-04-20T12:10:00Z">
        <w:r w:rsidRPr="00295E57" w:rsidDel="00295E57">
          <w:rPr>
            <w:rPrChange w:id="275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8" w:author="Екатерина Луткова" w:date="2016-04-20T12:10:00Z">
        <w:r w:rsidRPr="00295E57" w:rsidDel="00295E57">
          <w:rPr>
            <w:rPrChange w:id="279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2" w:author="Екатерина Луткова" w:date="2016-04-20T12:10:00Z">
        <w:r w:rsidRPr="00295E57" w:rsidDel="00295E57">
          <w:rPr>
            <w:rPrChange w:id="283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6" w:author="Екатерина Луткова" w:date="2016-04-20T12:10:00Z">
        <w:r w:rsidRPr="00295E57" w:rsidDel="00295E57">
          <w:rPr>
            <w:rPrChange w:id="287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0" w:author="Екатерина Луткова" w:date="2016-04-20T12:10:00Z">
        <w:r w:rsidRPr="00295E57" w:rsidDel="00295E57">
          <w:rPr>
            <w:rPrChange w:id="291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4" w:author="Екатерина Луткова" w:date="2016-04-20T12:10:00Z">
        <w:r w:rsidRPr="00295E57" w:rsidDel="00295E57">
          <w:rPr>
            <w:rPrChange w:id="295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8" w:author="Екатерина Луткова" w:date="2016-04-20T12:10:00Z">
        <w:r w:rsidRPr="00295E57" w:rsidDel="00295E57">
          <w:rPr>
            <w:rPrChange w:id="299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2" w:author="Екатерина Луткова" w:date="2016-04-20T12:10:00Z">
        <w:r w:rsidRPr="00295E57" w:rsidDel="00295E57">
          <w:rPr>
            <w:rPrChange w:id="303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6" w:author="Екатерина Луткова" w:date="2016-04-20T12:10:00Z">
        <w:r w:rsidRPr="00295E57" w:rsidDel="00295E57">
          <w:rPr>
            <w:rPrChange w:id="307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0" w:author="Екатерина Луткова" w:date="2016-04-20T12:10:00Z">
        <w:r w:rsidRPr="00295E57" w:rsidDel="00295E57">
          <w:rPr>
            <w:rPrChange w:id="311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2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4" w:author="Екатерина Луткова" w:date="2016-04-20T12:10:00Z">
        <w:r w:rsidRPr="00295E57" w:rsidDel="00295E57">
          <w:rPr>
            <w:rPrChange w:id="31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8" w:author="Екатерина Луткова" w:date="2016-04-20T12:10:00Z">
        <w:r w:rsidRPr="00295E57" w:rsidDel="00295E57">
          <w:rPr>
            <w:rPrChange w:id="31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1" w:author="Екатерина Луткова" w:date="2016-04-20T12:10:00Z">
        <w:r w:rsidRPr="00295E57" w:rsidDel="00295E57">
          <w:rPr>
            <w:rPrChange w:id="32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4" w:author="Екатерина Луткова" w:date="2016-04-20T12:10:00Z">
        <w:r w:rsidRPr="00295E57" w:rsidDel="00295E57">
          <w:rPr>
            <w:rPrChange w:id="32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7" w:author="Екатерина Луткова" w:date="2016-04-20T12:10:00Z">
        <w:r w:rsidRPr="00295E57" w:rsidDel="00295E57">
          <w:rPr>
            <w:rPrChange w:id="32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0" w:author="Екатерина Луткова" w:date="2016-04-20T12:10:00Z">
        <w:r w:rsidRPr="00295E57" w:rsidDel="00295E57">
          <w:rPr>
            <w:rPrChange w:id="33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3" w:author="Екатерина Луткова" w:date="2016-04-20T12:10:00Z">
        <w:r w:rsidRPr="00295E57" w:rsidDel="00295E57">
          <w:rPr>
            <w:rPrChange w:id="33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6" w:author="Екатерина Луткова" w:date="2016-04-20T12:10:00Z">
        <w:r w:rsidRPr="00295E57" w:rsidDel="00295E57">
          <w:rPr>
            <w:rPrChange w:id="33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9" w:author="Екатерина Луткова" w:date="2016-04-20T12:10:00Z">
        <w:r w:rsidRPr="00295E57" w:rsidDel="00295E57">
          <w:rPr>
            <w:rPrChange w:id="34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4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2" w:author="Екатерина Луткова" w:date="2016-04-20T12:10:00Z">
        <w:r w:rsidRPr="00295E57" w:rsidDel="00295E57">
          <w:rPr>
            <w:rPrChange w:id="34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4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5" w:author="Екатерина Луткова" w:date="2016-04-20T12:10:00Z">
        <w:r w:rsidRPr="00295E57" w:rsidDel="00295E57">
          <w:rPr>
            <w:rPrChange w:id="34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9" w:author="Екатерина Луткова" w:date="2016-04-20T12:10:00Z">
        <w:r w:rsidRPr="00295E57" w:rsidDel="00295E57">
          <w:rPr>
            <w:rPrChange w:id="35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3" w:author="Екатерина Луткова" w:date="2016-04-20T12:10:00Z">
        <w:r w:rsidRPr="00295E57" w:rsidDel="00295E57">
          <w:rPr>
            <w:rPrChange w:id="35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7" w:author="Екатерина Луткова" w:date="2016-04-20T12:10:00Z">
        <w:r w:rsidRPr="00295E57" w:rsidDel="00295E57">
          <w:rPr>
            <w:rPrChange w:id="35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0" w:author="Екатерина Луткова" w:date="2016-04-20T12:10:00Z">
        <w:r w:rsidRPr="00295E57" w:rsidDel="00295E57">
          <w:rPr>
            <w:rPrChange w:id="36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4" w:author="Екатерина Луткова" w:date="2016-04-20T12:10:00Z">
        <w:r w:rsidRPr="00295E57" w:rsidDel="00295E57">
          <w:rPr>
            <w:rPrChange w:id="36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8" w:author="Екатерина Луткова" w:date="2016-04-20T12:10:00Z">
        <w:r w:rsidRPr="00295E57" w:rsidDel="00295E57">
          <w:rPr>
            <w:rPrChange w:id="36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1" w:author="Екатерина Луткова" w:date="2016-04-20T12:10:00Z">
        <w:r w:rsidRPr="00295E57" w:rsidDel="00295E57">
          <w:rPr>
            <w:rPrChange w:id="37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4" w:author="Екатерина Луткова" w:date="2016-04-20T12:10:00Z">
        <w:r w:rsidRPr="00295E57" w:rsidDel="00295E57">
          <w:rPr>
            <w:rPrChange w:id="37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8" w:author="Екатерина Луткова" w:date="2016-04-20T12:10:00Z">
        <w:r w:rsidRPr="00295E57" w:rsidDel="00295E57">
          <w:rPr>
            <w:rPrChange w:id="37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lastRenderedPageBreak/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8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2" w:author="Екатерина Луткова" w:date="2016-04-20T12:10:00Z">
        <w:r w:rsidRPr="00295E57" w:rsidDel="00295E57">
          <w:rPr>
            <w:rPrChange w:id="38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5" w:author="Екатерина Луткова" w:date="2016-04-20T12:10:00Z">
        <w:r w:rsidRPr="00295E57" w:rsidDel="00295E57">
          <w:rPr>
            <w:rPrChange w:id="38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8" w:author="Екатерина Луткова" w:date="2016-04-20T12:10:00Z">
        <w:r w:rsidRPr="00295E57" w:rsidDel="00295E57">
          <w:rPr>
            <w:rPrChange w:id="38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1" w:author="Екатерина Луткова" w:date="2016-04-20T12:10:00Z">
        <w:r w:rsidRPr="00295E57" w:rsidDel="00295E57">
          <w:rPr>
            <w:rPrChange w:id="39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4" w:author="Екатерина Луткова" w:date="2016-04-20T12:10:00Z">
        <w:r w:rsidRPr="00295E57" w:rsidDel="00295E57">
          <w:rPr>
            <w:rPrChange w:id="39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7" w:author="Екатерина Луткова" w:date="2016-04-20T12:10:00Z">
        <w:r w:rsidRPr="00295E57" w:rsidDel="00295E57">
          <w:rPr>
            <w:rPrChange w:id="39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0" w:author="Екатерина Луткова" w:date="2016-04-20T12:10:00Z">
        <w:r w:rsidRPr="00295E57" w:rsidDel="00295E57">
          <w:rPr>
            <w:rPrChange w:id="401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40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3" w:author="Екатерина Луткова" w:date="2016-04-20T12:10:00Z">
        <w:r w:rsidRPr="00295E57" w:rsidDel="00295E57">
          <w:rPr>
            <w:rPrChange w:id="404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6" w:author="Екатерина Луткова" w:date="2016-04-20T12:10:00Z">
        <w:r w:rsidRPr="00295E57" w:rsidDel="00295E57">
          <w:rPr>
            <w:rPrChange w:id="407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8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0" w:author="Екатерина Луткова" w:date="2016-04-20T12:10:00Z">
        <w:r w:rsidRPr="00295E57" w:rsidDel="00295E57">
          <w:rPr>
            <w:rPrChange w:id="411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2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4" w:author="Екатерина Луткова" w:date="2016-04-20T12:10:00Z">
        <w:r w:rsidRPr="00295E57" w:rsidDel="00295E57">
          <w:rPr>
            <w:rPrChange w:id="415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6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8" w:author="Екатерина Луткова" w:date="2016-04-20T12:10:00Z">
        <w:r w:rsidRPr="00295E57" w:rsidDel="00295E57">
          <w:rPr>
            <w:rPrChange w:id="419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20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2" w:author="Екатерина Луткова" w:date="2016-04-20T12:10:00Z">
        <w:r w:rsidRPr="00295E57" w:rsidDel="00295E57">
          <w:rPr>
            <w:rPrChange w:id="423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5" w:author="Екатерина Луткова" w:date="2016-04-20T12:10:00Z">
        <w:r w:rsidRPr="00295E57" w:rsidDel="00295E57">
          <w:rPr>
            <w:rPrChange w:id="426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8" w:author="Екатерина Луткова" w:date="2016-04-20T12:10:00Z">
        <w:r w:rsidRPr="00295E57" w:rsidDel="00295E57">
          <w:rPr>
            <w:rPrChange w:id="429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31" w:author="Екатерина Луткова" w:date="2016-04-20T12:10:00Z">
        <w:r w:rsidRPr="00295E57" w:rsidDel="00295E57">
          <w:rPr>
            <w:rPrChange w:id="432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3" w:name="_Toc451251733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33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4" w:name="_Toc418591169"/>
      <w:bookmarkStart w:id="435" w:name="_Toc451251734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34"/>
      <w:bookmarkEnd w:id="435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6" w:name="_Toc418591170"/>
      <w:r>
        <w:t xml:space="preserve"> </w:t>
      </w:r>
      <w:bookmarkStart w:id="437" w:name="_Toc451251735"/>
      <w:r>
        <w:t xml:space="preserve">1.2. </w:t>
      </w:r>
      <w:r w:rsidRPr="00B45BC2">
        <w:t>Требования к функциональности</w:t>
      </w:r>
      <w:bookmarkEnd w:id="436"/>
      <w:bookmarkEnd w:id="437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8" w:name="_Toc451251736"/>
      <w:r>
        <w:t xml:space="preserve">2 ОПИСАНИЕ </w:t>
      </w:r>
      <w:r w:rsidRPr="00DB695C">
        <w:t>КОМПАНИИ</w:t>
      </w:r>
      <w:r>
        <w:t>-ЗАКАЗЧИКА</w:t>
      </w:r>
      <w:bookmarkEnd w:id="438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9" w:name="_Toc451251737"/>
      <w:r>
        <w:t>Наименование компании заказчика. Предмет деятельности</w:t>
      </w:r>
      <w:bookmarkEnd w:id="439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40" w:name="_Toc451251738"/>
      <w:r>
        <w:t>2</w:t>
      </w:r>
      <w:r w:rsidRPr="00902E3D">
        <w:t xml:space="preserve">.2. </w:t>
      </w:r>
      <w:r>
        <w:t>Ассортимент</w:t>
      </w:r>
      <w:bookmarkEnd w:id="440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41" w:name="_Toc451251739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41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42" w:name="_Toc451251740"/>
      <w:r>
        <w:t>Основные термины и определения</w:t>
      </w:r>
      <w:bookmarkEnd w:id="442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3" w:name="_Toc451251741"/>
      <w:r>
        <w:t>ОПИСАНИЕ БИЗНЕС-ПРОЦЕССА</w:t>
      </w:r>
      <w:bookmarkEnd w:id="443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4" w:name="_Toc451251742"/>
      <w:r w:rsidRPr="00985622">
        <w:t>ИНТЕРФЕЙС И ПРИНЦИПЫ ФУНКЦИОНИРОВАНИЯ</w:t>
      </w:r>
      <w:bookmarkEnd w:id="444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5" w:name="_Toc451251743"/>
      <w:r>
        <w:t>Общие требования к интерфейсу</w:t>
      </w:r>
      <w:bookmarkEnd w:id="445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6" w:name="_Toc451251744"/>
      <w:r>
        <w:t>Главное окно программы. Вход в систему</w:t>
      </w:r>
      <w:bookmarkEnd w:id="446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7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8" w:author="Екатерина Луткова" w:date="2016-04-01T14:40:00Z"/>
        </w:rPr>
      </w:pPr>
      <w:ins w:id="449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50"/>
      <w:r>
        <w:rPr>
          <w:noProof/>
          <w:szCs w:val="24"/>
          <w:lang w:eastAsia="ru-RU"/>
        </w:rPr>
        <w:t>Рисунок 2 – Вход в систему</w:t>
      </w:r>
      <w:commentRangeEnd w:id="450"/>
      <w:r w:rsidR="00D2120D">
        <w:rPr>
          <w:rStyle w:val="af0"/>
        </w:rPr>
        <w:commentReference w:id="450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51" w:author="Екатерина Луткова" w:date="2016-04-01T14:40:00Z">
        <w:r>
          <w:t>Учет</w:t>
        </w:r>
      </w:ins>
      <w:del w:id="452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53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54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55" w:name="_Toc451251745"/>
      <w:r>
        <w:t>Справочники</w:t>
      </w:r>
      <w:bookmarkEnd w:id="455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6" w:name="_Toc451251746"/>
      <w:r w:rsidRPr="00F4421C">
        <w:t>Справочник «Материалы»</w:t>
      </w:r>
      <w:bookmarkEnd w:id="456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7" w:name="OLE_LINK1"/>
            <w:bookmarkStart w:id="458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7"/>
            <w:bookmarkEnd w:id="458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9" w:name="OLE_LINK3"/>
            <w:bookmarkStart w:id="460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9"/>
            <w:bookmarkEnd w:id="460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1" w:name="OLE_LINK5"/>
            <w:bookmarkStart w:id="462" w:name="OLE_LINK6"/>
            <w:r w:rsidRPr="009529B0">
              <w:rPr>
                <w:sz w:val="22"/>
              </w:rPr>
              <w:t>Толщина, мм</w:t>
            </w:r>
            <w:bookmarkEnd w:id="461"/>
            <w:bookmarkEnd w:id="462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3" w:name="OLE_LINK7"/>
            <w:bookmarkStart w:id="464" w:name="OLE_LINK8"/>
            <w:r w:rsidRPr="009529B0">
              <w:rPr>
                <w:sz w:val="22"/>
              </w:rPr>
              <w:t>Длина, мм</w:t>
            </w:r>
            <w:bookmarkEnd w:id="463"/>
            <w:bookmarkEnd w:id="464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5" w:name="OLE_LINK9"/>
            <w:bookmarkStart w:id="466" w:name="OLE_LINK10"/>
            <w:r w:rsidRPr="009529B0">
              <w:rPr>
                <w:sz w:val="22"/>
              </w:rPr>
              <w:t>Ширина, мм</w:t>
            </w:r>
            <w:bookmarkEnd w:id="465"/>
            <w:bookmarkEnd w:id="466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7" w:name="OLE_LINK11"/>
            <w:bookmarkStart w:id="468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7"/>
            <w:bookmarkEnd w:id="468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51251747"/>
      <w:r>
        <w:t>Справочник «Группы»</w:t>
      </w:r>
      <w:bookmarkEnd w:id="469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70" w:author="Мухамедшин" w:date="2016-03-30T10:09:00Z"/>
          <w:rPrChange w:id="471" w:author="Мухамедшин" w:date="2016-03-30T10:12:00Z">
            <w:rPr>
              <w:ins w:id="472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73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4" w:name="_Toc451251748"/>
      <w:r>
        <w:t>Справочник «Наименование детали»</w:t>
      </w:r>
      <w:bookmarkEnd w:id="474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5" w:name="_Toc451251749"/>
      <w:r>
        <w:t>Справочник «Способ изготовления»</w:t>
      </w:r>
      <w:bookmarkEnd w:id="475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6" w:name="_Toc451251750"/>
      <w:r>
        <w:t>Справочник «Заказчики»</w:t>
      </w:r>
      <w:bookmarkEnd w:id="476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7" w:name="OLE_LINK13"/>
            <w:bookmarkStart w:id="478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7"/>
            <w:bookmarkEnd w:id="478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9" w:name="OLE_LINK15"/>
            <w:bookmarkStart w:id="480" w:name="OLE_LINK16"/>
            <w:r w:rsidRPr="002569E2">
              <w:rPr>
                <w:color w:val="FF0000"/>
                <w:sz w:val="22"/>
              </w:rPr>
              <w:t>Адрес</w:t>
            </w:r>
            <w:bookmarkEnd w:id="479"/>
            <w:bookmarkEnd w:id="480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1" w:name="OLE_LINK17"/>
            <w:bookmarkStart w:id="482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81"/>
            <w:bookmarkEnd w:id="482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3" w:name="OLE_LINK19"/>
            <w:bookmarkStart w:id="484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83"/>
            <w:bookmarkEnd w:id="484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5" w:name="OLE_LINK21"/>
            <w:bookmarkStart w:id="486" w:name="OLE_LINK22"/>
            <w:r w:rsidRPr="009529B0">
              <w:rPr>
                <w:sz w:val="22"/>
              </w:rPr>
              <w:t>Телефон</w:t>
            </w:r>
            <w:bookmarkEnd w:id="485"/>
            <w:bookmarkEnd w:id="486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7" w:name="OLE_LINK23"/>
            <w:bookmarkStart w:id="488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7"/>
            <w:bookmarkEnd w:id="488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9" w:name="OLE_LINK25"/>
            <w:bookmarkStart w:id="490" w:name="OLE_LINK26"/>
            <w:r w:rsidRPr="002569E2">
              <w:rPr>
                <w:color w:val="FF0000"/>
                <w:sz w:val="22"/>
              </w:rPr>
              <w:t>ИНН</w:t>
            </w:r>
            <w:bookmarkEnd w:id="489"/>
            <w:bookmarkEnd w:id="490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1" w:name="OLE_LINK27"/>
            <w:r w:rsidRPr="002569E2">
              <w:rPr>
                <w:sz w:val="22"/>
              </w:rPr>
              <w:t>КПП</w:t>
            </w:r>
            <w:bookmarkEnd w:id="491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2" w:name="OLE_LINK28"/>
            <w:bookmarkStart w:id="493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92"/>
            <w:bookmarkEnd w:id="493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4" w:name="OLE_LINK30"/>
            <w:bookmarkStart w:id="495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94"/>
            <w:bookmarkEnd w:id="495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6" w:name="OLE_LINK32"/>
            <w:bookmarkStart w:id="497" w:name="OLE_LINK33"/>
            <w:r w:rsidRPr="009529B0">
              <w:rPr>
                <w:sz w:val="22"/>
              </w:rPr>
              <w:t>ОКВЭД</w:t>
            </w:r>
            <w:bookmarkEnd w:id="496"/>
            <w:bookmarkEnd w:id="497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8" w:name="OLE_LINK34"/>
            <w:bookmarkStart w:id="499" w:name="OLE_LINK35"/>
            <w:r w:rsidRPr="009529B0">
              <w:rPr>
                <w:sz w:val="22"/>
              </w:rPr>
              <w:t>ОКАТО</w:t>
            </w:r>
            <w:bookmarkEnd w:id="498"/>
            <w:bookmarkEnd w:id="499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0" w:name="OLE_LINK36"/>
            <w:bookmarkStart w:id="501" w:name="OLE_LINK37"/>
            <w:r w:rsidRPr="009529B0">
              <w:rPr>
                <w:sz w:val="22"/>
              </w:rPr>
              <w:t>ОКПО</w:t>
            </w:r>
            <w:bookmarkEnd w:id="500"/>
            <w:bookmarkEnd w:id="501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2" w:name="OLE_LINK38"/>
            <w:bookmarkStart w:id="503" w:name="OLE_LINK39"/>
            <w:r w:rsidRPr="009529B0">
              <w:rPr>
                <w:sz w:val="22"/>
              </w:rPr>
              <w:t>ОГРН</w:t>
            </w:r>
            <w:bookmarkEnd w:id="502"/>
            <w:bookmarkEnd w:id="503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4" w:name="OLE_LINK40"/>
            <w:bookmarkStart w:id="505" w:name="OLE_LINK41"/>
            <w:r w:rsidRPr="002569E2">
              <w:rPr>
                <w:color w:val="FF0000"/>
                <w:sz w:val="22"/>
              </w:rPr>
              <w:t>БИК</w:t>
            </w:r>
            <w:bookmarkEnd w:id="504"/>
            <w:bookmarkEnd w:id="505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6" w:name="OLE_LINK42"/>
            <w:bookmarkStart w:id="507" w:name="OLE_LINK43"/>
            <w:r w:rsidRPr="002569E2">
              <w:rPr>
                <w:color w:val="FF0000"/>
                <w:sz w:val="22"/>
              </w:rPr>
              <w:t>Банк</w:t>
            </w:r>
            <w:bookmarkEnd w:id="506"/>
            <w:bookmarkEnd w:id="507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8" w:name="OLE_LINK44"/>
            <w:bookmarkStart w:id="509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8"/>
            <w:bookmarkEnd w:id="509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0" w:name="_Toc451251751"/>
      <w:r>
        <w:t>Справочник «Поставщики»</w:t>
      </w:r>
      <w:bookmarkEnd w:id="510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1" w:name="_Toc451251752"/>
      <w:r>
        <w:t>Справочник «Сотрудники»</w:t>
      </w:r>
      <w:bookmarkEnd w:id="511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2" w:name="_Toc451251753"/>
      <w:r>
        <w:t>Справочник «Должности»</w:t>
      </w:r>
      <w:bookmarkEnd w:id="512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13" w:name="_Toc451251754"/>
      <w:r>
        <w:t>Справочник «Оснастка»</w:t>
      </w:r>
      <w:bookmarkEnd w:id="513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</w:t>
            </w:r>
            <w:ins w:id="514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del w:id="515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6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7" w:author="Екатерина Луткова" w:date="2016-04-20T12:12:00Z"/>
                <w:color w:val="FF0000"/>
                <w:szCs w:val="24"/>
              </w:rPr>
            </w:pPr>
            <w:ins w:id="518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9" w:author="Екатерина Луткова" w:date="2016-04-20T12:12:00Z"/>
                <w:color w:val="FF0000"/>
                <w:szCs w:val="24"/>
              </w:rPr>
            </w:pPr>
            <w:ins w:id="520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21" w:author="Екатерина Луткова" w:date="2016-04-20T12:12:00Z"/>
                <w:color w:val="FF0000"/>
                <w:sz w:val="22"/>
                <w:lang w:val="en-US"/>
              </w:rPr>
            </w:pPr>
            <w:ins w:id="522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23" w:author="Екатерина Луткова" w:date="2016-04-01T15:59:00Z"/>
                <w:color w:val="FF0000"/>
                <w:szCs w:val="24"/>
              </w:rPr>
            </w:pPr>
            <w:ins w:id="524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25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526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7" w:author="Екатерина Луткова" w:date="2016-04-01T16:00:00Z"/>
                <w:color w:val="FF0000"/>
                <w:szCs w:val="24"/>
              </w:rPr>
            </w:pPr>
            <w:ins w:id="528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9" w:author="Екатерина Луткова" w:date="2016-04-01T16:00:00Z"/>
                <w:color w:val="FF0000"/>
                <w:szCs w:val="24"/>
              </w:rPr>
            </w:pPr>
            <w:bookmarkStart w:id="530" w:name="OLE_LINK46"/>
            <w:bookmarkStart w:id="531" w:name="OLE_LINK47"/>
            <w:ins w:id="532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3" w:author="Екатерина Луткова" w:date="2016-04-01T16:00:00Z"/>
                <w:color w:val="FF0000"/>
                <w:szCs w:val="24"/>
              </w:rPr>
            </w:pPr>
            <w:bookmarkStart w:id="534" w:name="OLE_LINK48"/>
            <w:bookmarkStart w:id="535" w:name="OLE_LINK49"/>
            <w:bookmarkEnd w:id="530"/>
            <w:bookmarkEnd w:id="531"/>
            <w:ins w:id="536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7" w:author="Екатерина Луткова" w:date="2016-04-01T16:00:00Z"/>
                <w:color w:val="FF0000"/>
                <w:szCs w:val="24"/>
              </w:rPr>
            </w:pPr>
            <w:bookmarkStart w:id="538" w:name="OLE_LINK50"/>
            <w:bookmarkStart w:id="539" w:name="OLE_LINK51"/>
            <w:bookmarkEnd w:id="534"/>
            <w:bookmarkEnd w:id="535"/>
            <w:ins w:id="540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41" w:name="OLE_LINK52"/>
            <w:bookmarkStart w:id="542" w:name="OLE_LINK53"/>
            <w:bookmarkEnd w:id="538"/>
            <w:bookmarkEnd w:id="539"/>
            <w:ins w:id="543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41"/>
            <w:bookmarkEnd w:id="542"/>
            <w:del w:id="544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форм*гнездность</w:t>
            </w:r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45" w:name="_Toc451251755"/>
      <w:r>
        <w:rPr>
          <w:color w:val="000000"/>
        </w:rPr>
        <w:t>Пример справочника</w:t>
      </w:r>
      <w:bookmarkEnd w:id="545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6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7" w:author="Екатерина Луткова" w:date="2016-04-01T15:49:00Z">
              <w:r>
                <w:t xml:space="preserve">Площадь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8" w:author="Екатерина Луткова" w:date="2016-04-20T14:41:00Z"/>
              </w:rPr>
            </w:pPr>
            <w:ins w:id="549" w:author="Екатерина Луткова" w:date="2016-04-20T14:41:00Z">
              <w:r>
                <w:lastRenderedPageBreak/>
                <w:t xml:space="preserve">Высота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lastRenderedPageBreak/>
              <w:t xml:space="preserve">Наличие </w:t>
            </w:r>
            <w:r>
              <w:lastRenderedPageBreak/>
              <w:t>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lastRenderedPageBreak/>
              <w:t xml:space="preserve">Количество </w:t>
            </w:r>
            <w:r>
              <w:lastRenderedPageBreak/>
              <w:t>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r>
              <w:lastRenderedPageBreak/>
              <w:t>Гнездность</w:t>
            </w:r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 xml:space="preserve">Выход </w:t>
            </w:r>
            <w:r>
              <w:lastRenderedPageBreak/>
              <w:t>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lastRenderedPageBreak/>
              <w:t>Примеча</w:t>
            </w:r>
            <w:r>
              <w:lastRenderedPageBreak/>
              <w:t>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lastRenderedPageBreak/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50" w:author="Екатерина Луткова" w:date="2016-04-01T15:49:00Z"/>
              </w:rPr>
            </w:pPr>
            <w:ins w:id="551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52" w:author="Екатерина Луткова" w:date="2016-04-20T14:41:00Z"/>
              </w:rPr>
            </w:pPr>
            <w:ins w:id="553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54" w:author="Екатерина Луткова" w:date="2016-04-01T15:49:00Z"/>
              </w:rPr>
            </w:pPr>
            <w:ins w:id="555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6" w:author="Екатерина Луткова" w:date="2016-04-20T14:41:00Z"/>
              </w:rPr>
            </w:pPr>
            <w:ins w:id="557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58" w:name="_Toc448917563"/>
      <w:bookmarkStart w:id="559" w:name="_Toc451251757"/>
      <w:bookmarkStart w:id="560" w:name="_Toc451251774"/>
      <w:bookmarkEnd w:id="558"/>
      <w:bookmarkEnd w:id="559"/>
      <w:r>
        <w:t>Справочник «Единицы измерения»</w:t>
      </w:r>
      <w:bookmarkEnd w:id="560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61" w:name="_Toc451251775"/>
      <w:r w:rsidRPr="00CF2074">
        <w:t>Справочник «Оборудование»</w:t>
      </w:r>
      <w:bookmarkEnd w:id="561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62" w:name="_Toc451251776"/>
      <w:r>
        <w:t>Справочник «Константы»</w:t>
      </w:r>
      <w:bookmarkEnd w:id="562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563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564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565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566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567" w:name="_Toc451251777"/>
      <w:r>
        <w:rPr>
          <w:rStyle w:val="af"/>
          <w:i w:val="0"/>
        </w:rPr>
        <w:t>Справочник «Водители»</w:t>
      </w:r>
      <w:bookmarkEnd w:id="567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568" w:author="Екатерина Луткова" w:date="2016-04-01T15:53:00Z">
            <w:rPr>
              <w:lang w:val="en-US"/>
            </w:rPr>
          </w:rPrChange>
        </w:rPr>
        <w:t>[</w:t>
      </w:r>
      <w:ins w:id="569" w:author="Екатерина Луткова" w:date="2016-04-01T15:53:00Z">
        <w:r w:rsidR="00A22838">
          <w:t>п. 4.7.4</w:t>
        </w:r>
      </w:ins>
      <w:r w:rsidRPr="00A22838">
        <w:rPr>
          <w:rPrChange w:id="570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571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572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 w:rsidP="00101CB7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bookmarkStart w:id="573" w:name="_Toc451251778"/>
      <w:r>
        <w:rPr>
          <w:noProof/>
          <w:lang w:eastAsia="ru-RU"/>
        </w:rPr>
        <w:t>Справочник «Исполнители»</w:t>
      </w:r>
      <w:bookmarkEnd w:id="57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88"/>
        <w:gridCol w:w="2607"/>
        <w:gridCol w:w="2734"/>
        <w:gridCol w:w="2759"/>
      </w:tblGrid>
      <w:tr w:rsidR="00E22B91" w:rsidRPr="00602B66" w14:paraId="42620560" w14:textId="77777777" w:rsidTr="00101CB7">
        <w:tc>
          <w:tcPr>
            <w:tcW w:w="2888" w:type="dxa"/>
          </w:tcPr>
          <w:p w14:paraId="69ADCFF9" w14:textId="0E1FDB96" w:rsidR="00E22B91" w:rsidRPr="007D2B8A" w:rsidRDefault="00E22B91" w:rsidP="008F403B">
            <w:pPr>
              <w:rPr>
                <w:szCs w:val="24"/>
                <w:lang w:eastAsia="ru-RU"/>
              </w:rPr>
            </w:pPr>
            <w:r w:rsidRPr="00602B66">
              <w:rPr>
                <w:szCs w:val="24"/>
              </w:rPr>
              <w:t>Название</w:t>
            </w:r>
          </w:p>
        </w:tc>
        <w:tc>
          <w:tcPr>
            <w:tcW w:w="2607" w:type="dxa"/>
          </w:tcPr>
          <w:p w14:paraId="4C107B91" w14:textId="7737C79B" w:rsidR="00E22B91" w:rsidRPr="00295E57" w:rsidRDefault="00E22B91" w:rsidP="008F403B">
            <w:pPr>
              <w:rPr>
                <w:szCs w:val="24"/>
                <w:lang w:eastAsia="ru-RU"/>
              </w:rPr>
            </w:pPr>
            <w:r w:rsidRPr="00602B66">
              <w:rPr>
                <w:szCs w:val="24"/>
              </w:rPr>
              <w:t>Описание</w:t>
            </w:r>
          </w:p>
        </w:tc>
        <w:tc>
          <w:tcPr>
            <w:tcW w:w="2734" w:type="dxa"/>
          </w:tcPr>
          <w:p w14:paraId="366B532C" w14:textId="31533391" w:rsidR="00E22B91" w:rsidRPr="00602B66" w:rsidRDefault="00E22B91" w:rsidP="008F403B">
            <w:pPr>
              <w:rPr>
                <w:szCs w:val="24"/>
              </w:rPr>
            </w:pPr>
            <w:r w:rsidRPr="00602B66">
              <w:rPr>
                <w:szCs w:val="24"/>
              </w:rPr>
              <w:t>1 организация</w:t>
            </w:r>
          </w:p>
        </w:tc>
        <w:tc>
          <w:tcPr>
            <w:tcW w:w="2759" w:type="dxa"/>
          </w:tcPr>
          <w:p w14:paraId="2F614A09" w14:textId="49D988B3" w:rsidR="00E22B91" w:rsidRPr="00295E57" w:rsidRDefault="00E22B91" w:rsidP="008F403B">
            <w:pPr>
              <w:rPr>
                <w:szCs w:val="24"/>
                <w:lang w:eastAsia="ru-RU"/>
              </w:rPr>
            </w:pPr>
            <w:r w:rsidRPr="00602B66">
              <w:rPr>
                <w:szCs w:val="24"/>
              </w:rPr>
              <w:t>2 организация</w:t>
            </w:r>
          </w:p>
        </w:tc>
      </w:tr>
      <w:tr w:rsidR="00E22B91" w:rsidRPr="00602B66" w14:paraId="2A752312" w14:textId="77777777" w:rsidTr="00101CB7">
        <w:tc>
          <w:tcPr>
            <w:tcW w:w="2888" w:type="dxa"/>
          </w:tcPr>
          <w:p w14:paraId="45750001" w14:textId="5F4E137E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№</w:t>
            </w:r>
          </w:p>
        </w:tc>
        <w:tc>
          <w:tcPr>
            <w:tcW w:w="2607" w:type="dxa"/>
          </w:tcPr>
          <w:p w14:paraId="348DEED2" w14:textId="514EB99D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734" w:type="dxa"/>
          </w:tcPr>
          <w:p w14:paraId="37CA059C" w14:textId="395E06A1" w:rsidR="00E22B91" w:rsidRPr="00101CB7" w:rsidRDefault="00E22B91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1</w:t>
            </w:r>
          </w:p>
        </w:tc>
        <w:tc>
          <w:tcPr>
            <w:tcW w:w="2759" w:type="dxa"/>
          </w:tcPr>
          <w:p w14:paraId="440FBA91" w14:textId="10F47DD8" w:rsidR="00E22B91" w:rsidRPr="00101CB7" w:rsidRDefault="00602B66" w:rsidP="00101CB7">
            <w:pPr>
              <w:ind w:firstLine="708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  <w:lang w:eastAsia="ru-RU"/>
              </w:rPr>
              <w:t>2</w:t>
            </w:r>
          </w:p>
        </w:tc>
      </w:tr>
      <w:tr w:rsidR="00E22B91" w:rsidRPr="00602B66" w14:paraId="2E14095D" w14:textId="77777777" w:rsidTr="00101CB7">
        <w:tc>
          <w:tcPr>
            <w:tcW w:w="2888" w:type="dxa"/>
          </w:tcPr>
          <w:p w14:paraId="6ACF2D92" w14:textId="5D341F93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Наименование организации</w:t>
            </w:r>
          </w:p>
        </w:tc>
        <w:tc>
          <w:tcPr>
            <w:tcW w:w="2607" w:type="dxa"/>
          </w:tcPr>
          <w:p w14:paraId="2914378C" w14:textId="33AC3EEB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Полное наименование организации</w:t>
            </w:r>
          </w:p>
        </w:tc>
        <w:tc>
          <w:tcPr>
            <w:tcW w:w="2734" w:type="dxa"/>
          </w:tcPr>
          <w:p w14:paraId="04AAA3FC" w14:textId="10C8ACF9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ООО «ЭЛМА-1»</w:t>
            </w:r>
          </w:p>
        </w:tc>
        <w:tc>
          <w:tcPr>
            <w:tcW w:w="2759" w:type="dxa"/>
          </w:tcPr>
          <w:p w14:paraId="07A3B2EE" w14:textId="3005D7C4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295E57">
              <w:rPr>
                <w:color w:val="FF0000"/>
                <w:szCs w:val="24"/>
                <w:lang w:eastAsia="ru-RU"/>
              </w:rPr>
              <w:t>ООО СКБ «Мысль»</w:t>
            </w:r>
          </w:p>
        </w:tc>
      </w:tr>
      <w:tr w:rsidR="00E22B91" w:rsidRPr="00602B66" w14:paraId="41D055A5" w14:textId="77777777" w:rsidTr="00101CB7">
        <w:tc>
          <w:tcPr>
            <w:tcW w:w="2888" w:type="dxa"/>
          </w:tcPr>
          <w:p w14:paraId="51B7F167" w14:textId="18EC08A2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Адрес</w:t>
            </w:r>
          </w:p>
        </w:tc>
        <w:tc>
          <w:tcPr>
            <w:tcW w:w="2607" w:type="dxa"/>
          </w:tcPr>
          <w:p w14:paraId="18B4D43D" w14:textId="3213E912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Полный адрес организации</w:t>
            </w:r>
          </w:p>
        </w:tc>
        <w:tc>
          <w:tcPr>
            <w:tcW w:w="2734" w:type="dxa"/>
          </w:tcPr>
          <w:p w14:paraId="39ABE161" w14:textId="3EF250FE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620076, г. Екатеринбург, пл. Жуковского, 1 «В»</w:t>
            </w:r>
          </w:p>
        </w:tc>
        <w:tc>
          <w:tcPr>
            <w:tcW w:w="2759" w:type="dxa"/>
          </w:tcPr>
          <w:p w14:paraId="6C3ED723" w14:textId="25F694CB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620076, г. Екатеринбург, пл. Жуковского, 1 «В»</w:t>
            </w:r>
          </w:p>
        </w:tc>
      </w:tr>
      <w:tr w:rsidR="00E22B91" w:rsidRPr="00602B66" w14:paraId="7749B0BD" w14:textId="77777777" w:rsidTr="00101CB7">
        <w:tc>
          <w:tcPr>
            <w:tcW w:w="2888" w:type="dxa"/>
          </w:tcPr>
          <w:p w14:paraId="70728590" w14:textId="6D03B4BB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Ген. директор</w:t>
            </w:r>
          </w:p>
        </w:tc>
        <w:tc>
          <w:tcPr>
            <w:tcW w:w="2607" w:type="dxa"/>
          </w:tcPr>
          <w:p w14:paraId="747AD15B" w14:textId="7D72797C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ФИО</w:t>
            </w:r>
          </w:p>
        </w:tc>
        <w:tc>
          <w:tcPr>
            <w:tcW w:w="2734" w:type="dxa"/>
          </w:tcPr>
          <w:p w14:paraId="11F9031A" w14:textId="7119EF9F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Холодников Юрий Васильевич</w:t>
            </w:r>
          </w:p>
        </w:tc>
        <w:tc>
          <w:tcPr>
            <w:tcW w:w="2759" w:type="dxa"/>
          </w:tcPr>
          <w:p w14:paraId="26BE8D91" w14:textId="04827549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Холодников Юрий Васильевич</w:t>
            </w:r>
          </w:p>
        </w:tc>
      </w:tr>
      <w:tr w:rsidR="00E22B91" w:rsidRPr="00602B66" w14:paraId="730EF9B3" w14:textId="77777777" w:rsidTr="00101CB7">
        <w:tc>
          <w:tcPr>
            <w:tcW w:w="2888" w:type="dxa"/>
          </w:tcPr>
          <w:p w14:paraId="610E4449" w14:textId="4167A5FC" w:rsidR="00E22B91" w:rsidRPr="00101CB7" w:rsidRDefault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Главный бухгалтер</w:t>
            </w:r>
          </w:p>
        </w:tc>
        <w:tc>
          <w:tcPr>
            <w:tcW w:w="2607" w:type="dxa"/>
          </w:tcPr>
          <w:p w14:paraId="7B5E87A5" w14:textId="029AD039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ФИО</w:t>
            </w:r>
          </w:p>
        </w:tc>
        <w:tc>
          <w:tcPr>
            <w:tcW w:w="2734" w:type="dxa"/>
          </w:tcPr>
          <w:p w14:paraId="1A5901B0" w14:textId="0B0A8E51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Холодникова Вера Петровна</w:t>
            </w:r>
          </w:p>
        </w:tc>
        <w:tc>
          <w:tcPr>
            <w:tcW w:w="2759" w:type="dxa"/>
          </w:tcPr>
          <w:p w14:paraId="7486D10E" w14:textId="1BDA290B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proofErr w:type="spellStart"/>
            <w:r w:rsidRPr="00295E57">
              <w:rPr>
                <w:color w:val="FF0000"/>
                <w:szCs w:val="24"/>
                <w:lang w:eastAsia="ru-RU"/>
              </w:rPr>
              <w:t>Раупова</w:t>
            </w:r>
            <w:proofErr w:type="spellEnd"/>
            <w:r w:rsidRPr="00295E57">
              <w:rPr>
                <w:color w:val="FF0000"/>
                <w:szCs w:val="24"/>
                <w:lang w:eastAsia="ru-RU"/>
              </w:rPr>
              <w:t xml:space="preserve"> Татьяна Васильевна</w:t>
            </w:r>
          </w:p>
        </w:tc>
      </w:tr>
      <w:tr w:rsidR="00E22B91" w:rsidRPr="00602B66" w14:paraId="11659B38" w14:textId="77777777" w:rsidTr="00101CB7">
        <w:tc>
          <w:tcPr>
            <w:tcW w:w="2888" w:type="dxa"/>
          </w:tcPr>
          <w:p w14:paraId="208E2C5C" w14:textId="22AC1544" w:rsidR="00E22B91" w:rsidRPr="00101CB7" w:rsidRDefault="00E22B91" w:rsidP="00101CB7">
            <w:pPr>
              <w:spacing w:before="120" w:after="120" w:line="240" w:lineRule="auto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lastRenderedPageBreak/>
              <w:t>Телефон</w:t>
            </w:r>
          </w:p>
        </w:tc>
        <w:tc>
          <w:tcPr>
            <w:tcW w:w="2607" w:type="dxa"/>
          </w:tcPr>
          <w:p w14:paraId="3EB888D7" w14:textId="77777777" w:rsidR="00E22B91" w:rsidRPr="00101CB7" w:rsidRDefault="00E22B91" w:rsidP="00101CB7">
            <w:pPr>
              <w:spacing w:before="120" w:after="120" w:line="240" w:lineRule="auto"/>
              <w:jc w:val="both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 xml:space="preserve">Контактный телефон. </w:t>
            </w:r>
          </w:p>
          <w:p w14:paraId="0948814B" w14:textId="48668512" w:rsidR="00E22B91" w:rsidRPr="00101CB7" w:rsidRDefault="00E22B91" w:rsidP="00101CB7">
            <w:pPr>
              <w:spacing w:before="120" w:after="120" w:line="240" w:lineRule="auto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 xml:space="preserve">Шаблон ввода: +7(000) 000-00-00 </w:t>
            </w:r>
          </w:p>
        </w:tc>
        <w:tc>
          <w:tcPr>
            <w:tcW w:w="2734" w:type="dxa"/>
          </w:tcPr>
          <w:p w14:paraId="7177D75A" w14:textId="77777777" w:rsidR="00602B66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(343) 295-98-29,</w:t>
            </w:r>
          </w:p>
          <w:p w14:paraId="6E684E82" w14:textId="067F9E05" w:rsidR="00602B66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 xml:space="preserve">         256-75-25</w:t>
            </w:r>
          </w:p>
        </w:tc>
        <w:tc>
          <w:tcPr>
            <w:tcW w:w="2759" w:type="dxa"/>
          </w:tcPr>
          <w:p w14:paraId="223A6F34" w14:textId="77777777" w:rsidR="00602B66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(343) 295-98-29,</w:t>
            </w:r>
          </w:p>
          <w:p w14:paraId="3D94D2BE" w14:textId="36C8F555" w:rsidR="00E22B91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 xml:space="preserve">         256-75-25</w:t>
            </w:r>
          </w:p>
        </w:tc>
      </w:tr>
      <w:tr w:rsidR="00E22B91" w:rsidRPr="00602B66" w14:paraId="30EF95B9" w14:textId="77777777" w:rsidTr="00101CB7">
        <w:tc>
          <w:tcPr>
            <w:tcW w:w="2888" w:type="dxa"/>
          </w:tcPr>
          <w:p w14:paraId="0DE83D07" w14:textId="0B46A986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ИНН</w:t>
            </w:r>
          </w:p>
        </w:tc>
        <w:tc>
          <w:tcPr>
            <w:tcW w:w="2607" w:type="dxa"/>
          </w:tcPr>
          <w:p w14:paraId="2179E5A6" w14:textId="74F9E65C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ИНН</w:t>
            </w:r>
          </w:p>
        </w:tc>
        <w:tc>
          <w:tcPr>
            <w:tcW w:w="2734" w:type="dxa"/>
          </w:tcPr>
          <w:p w14:paraId="284041D2" w14:textId="6EC27016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6664068381</w:t>
            </w:r>
          </w:p>
        </w:tc>
        <w:tc>
          <w:tcPr>
            <w:tcW w:w="2759" w:type="dxa"/>
          </w:tcPr>
          <w:p w14:paraId="5C6BDC4E" w14:textId="3D536EEC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295E57">
              <w:rPr>
                <w:color w:val="FF0000"/>
                <w:szCs w:val="24"/>
                <w:lang w:eastAsia="ru-RU"/>
              </w:rPr>
              <w:t>6661016177</w:t>
            </w:r>
          </w:p>
        </w:tc>
      </w:tr>
      <w:tr w:rsidR="00E22B91" w:rsidRPr="00602B66" w14:paraId="6707D299" w14:textId="77777777" w:rsidTr="00101CB7">
        <w:tc>
          <w:tcPr>
            <w:tcW w:w="2888" w:type="dxa"/>
          </w:tcPr>
          <w:p w14:paraId="724F9792" w14:textId="5CE1FC14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КПП</w:t>
            </w:r>
          </w:p>
        </w:tc>
        <w:tc>
          <w:tcPr>
            <w:tcW w:w="2607" w:type="dxa"/>
          </w:tcPr>
          <w:p w14:paraId="7276B32C" w14:textId="6490834D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КПП</w:t>
            </w:r>
          </w:p>
        </w:tc>
        <w:tc>
          <w:tcPr>
            <w:tcW w:w="2734" w:type="dxa"/>
          </w:tcPr>
          <w:p w14:paraId="151E5550" w14:textId="3452ED96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667901001</w:t>
            </w:r>
          </w:p>
        </w:tc>
        <w:tc>
          <w:tcPr>
            <w:tcW w:w="2759" w:type="dxa"/>
          </w:tcPr>
          <w:p w14:paraId="4EC497FE" w14:textId="1CB19E34" w:rsidR="00E22B91" w:rsidRPr="00101CB7" w:rsidRDefault="00371148" w:rsidP="00E22B91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667901001</w:t>
            </w:r>
          </w:p>
        </w:tc>
      </w:tr>
      <w:tr w:rsidR="00E22B91" w:rsidRPr="00602B66" w14:paraId="713254CA" w14:textId="77777777" w:rsidTr="00101CB7">
        <w:tc>
          <w:tcPr>
            <w:tcW w:w="2888" w:type="dxa"/>
          </w:tcPr>
          <w:p w14:paraId="322723EE" w14:textId="74D69002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Расчетный счет</w:t>
            </w:r>
          </w:p>
        </w:tc>
        <w:tc>
          <w:tcPr>
            <w:tcW w:w="2607" w:type="dxa"/>
          </w:tcPr>
          <w:p w14:paraId="229A2DF7" w14:textId="665F8ED7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Расчетный счет</w:t>
            </w:r>
          </w:p>
        </w:tc>
        <w:tc>
          <w:tcPr>
            <w:tcW w:w="2734" w:type="dxa"/>
          </w:tcPr>
          <w:p w14:paraId="045D6F31" w14:textId="62E8212F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40702810400000004026</w:t>
            </w:r>
          </w:p>
        </w:tc>
        <w:tc>
          <w:tcPr>
            <w:tcW w:w="2759" w:type="dxa"/>
          </w:tcPr>
          <w:p w14:paraId="0FE221AB" w14:textId="78136B35" w:rsidR="00E22B91" w:rsidRPr="00101CB7" w:rsidRDefault="00371148" w:rsidP="00E22B91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40702810500000000292</w:t>
            </w:r>
          </w:p>
        </w:tc>
      </w:tr>
      <w:tr w:rsidR="00371148" w:rsidRPr="00602B66" w14:paraId="50319B0D" w14:textId="77777777" w:rsidTr="00101CB7">
        <w:tc>
          <w:tcPr>
            <w:tcW w:w="2888" w:type="dxa"/>
          </w:tcPr>
          <w:p w14:paraId="32EBC803" w14:textId="0DA1962C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Корр. счет</w:t>
            </w:r>
          </w:p>
        </w:tc>
        <w:tc>
          <w:tcPr>
            <w:tcW w:w="2607" w:type="dxa"/>
          </w:tcPr>
          <w:p w14:paraId="1A64F408" w14:textId="0B0AC02C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Корр. счет</w:t>
            </w:r>
          </w:p>
        </w:tc>
        <w:tc>
          <w:tcPr>
            <w:tcW w:w="2734" w:type="dxa"/>
          </w:tcPr>
          <w:p w14:paraId="268CA1BB" w14:textId="52D8D174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30101810800000000756</w:t>
            </w:r>
          </w:p>
        </w:tc>
        <w:tc>
          <w:tcPr>
            <w:tcW w:w="2759" w:type="dxa"/>
          </w:tcPr>
          <w:p w14:paraId="2DF2A1B0" w14:textId="30C10617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7E33AB">
              <w:rPr>
                <w:color w:val="FF0000"/>
                <w:szCs w:val="24"/>
              </w:rPr>
              <w:t>30101810800000000756</w:t>
            </w:r>
          </w:p>
        </w:tc>
      </w:tr>
      <w:tr w:rsidR="00371148" w:rsidRPr="00602B66" w14:paraId="695D51A2" w14:textId="77777777" w:rsidTr="00101CB7">
        <w:tc>
          <w:tcPr>
            <w:tcW w:w="2888" w:type="dxa"/>
          </w:tcPr>
          <w:p w14:paraId="1A1631D1" w14:textId="2AF78E15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ОКВЭД</w:t>
            </w:r>
          </w:p>
        </w:tc>
        <w:tc>
          <w:tcPr>
            <w:tcW w:w="2607" w:type="dxa"/>
          </w:tcPr>
          <w:p w14:paraId="6081EE93" w14:textId="761281C2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ОКВЭД</w:t>
            </w:r>
          </w:p>
        </w:tc>
        <w:tc>
          <w:tcPr>
            <w:tcW w:w="2734" w:type="dxa"/>
          </w:tcPr>
          <w:p w14:paraId="3E28E356" w14:textId="7E4E044D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25.13</w:t>
            </w:r>
          </w:p>
        </w:tc>
        <w:tc>
          <w:tcPr>
            <w:tcW w:w="2759" w:type="dxa"/>
          </w:tcPr>
          <w:p w14:paraId="73AA5A76" w14:textId="1C04BBB4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45.44.2</w:t>
            </w:r>
          </w:p>
        </w:tc>
      </w:tr>
      <w:tr w:rsidR="00371148" w:rsidRPr="00602B66" w14:paraId="2D4953B0" w14:textId="77777777" w:rsidTr="00101CB7">
        <w:tc>
          <w:tcPr>
            <w:tcW w:w="2888" w:type="dxa"/>
          </w:tcPr>
          <w:p w14:paraId="3C052350" w14:textId="042208E9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ОКПО</w:t>
            </w:r>
          </w:p>
        </w:tc>
        <w:tc>
          <w:tcPr>
            <w:tcW w:w="2607" w:type="dxa"/>
          </w:tcPr>
          <w:p w14:paraId="2C289266" w14:textId="28BC8FB6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ОКПО</w:t>
            </w:r>
          </w:p>
        </w:tc>
        <w:tc>
          <w:tcPr>
            <w:tcW w:w="2734" w:type="dxa"/>
          </w:tcPr>
          <w:p w14:paraId="224542FD" w14:textId="12080452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51835367</w:t>
            </w:r>
          </w:p>
        </w:tc>
        <w:tc>
          <w:tcPr>
            <w:tcW w:w="2759" w:type="dxa"/>
          </w:tcPr>
          <w:p w14:paraId="2B8520D5" w14:textId="7CA1AE25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20616938</w:t>
            </w:r>
          </w:p>
        </w:tc>
      </w:tr>
      <w:tr w:rsidR="00371148" w:rsidRPr="00602B66" w14:paraId="14F77CF2" w14:textId="77777777" w:rsidTr="00101CB7">
        <w:tc>
          <w:tcPr>
            <w:tcW w:w="2888" w:type="dxa"/>
          </w:tcPr>
          <w:p w14:paraId="711C4546" w14:textId="5034B038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ОГРН</w:t>
            </w:r>
          </w:p>
        </w:tc>
        <w:tc>
          <w:tcPr>
            <w:tcW w:w="2607" w:type="dxa"/>
          </w:tcPr>
          <w:p w14:paraId="649A936D" w14:textId="10592C2A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ОГРН</w:t>
            </w:r>
          </w:p>
        </w:tc>
        <w:tc>
          <w:tcPr>
            <w:tcW w:w="2734" w:type="dxa"/>
          </w:tcPr>
          <w:p w14:paraId="4C768E21" w14:textId="589A8B7D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1026605768452</w:t>
            </w:r>
          </w:p>
        </w:tc>
        <w:tc>
          <w:tcPr>
            <w:tcW w:w="2759" w:type="dxa"/>
          </w:tcPr>
          <w:p w14:paraId="1916A653" w14:textId="61A2C5C3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1026605242476</w:t>
            </w:r>
          </w:p>
        </w:tc>
      </w:tr>
      <w:tr w:rsidR="00371148" w:rsidRPr="00602B66" w14:paraId="528EE2EF" w14:textId="77777777" w:rsidTr="00101CB7">
        <w:tc>
          <w:tcPr>
            <w:tcW w:w="2888" w:type="dxa"/>
          </w:tcPr>
          <w:p w14:paraId="75810BA1" w14:textId="419657BA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БИК</w:t>
            </w:r>
          </w:p>
        </w:tc>
        <w:tc>
          <w:tcPr>
            <w:tcW w:w="2607" w:type="dxa"/>
          </w:tcPr>
          <w:p w14:paraId="72A816C5" w14:textId="3FB0650B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БИК</w:t>
            </w:r>
          </w:p>
        </w:tc>
        <w:tc>
          <w:tcPr>
            <w:tcW w:w="2734" w:type="dxa"/>
          </w:tcPr>
          <w:p w14:paraId="18D8BADC" w14:textId="3BE6221D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046577756</w:t>
            </w:r>
          </w:p>
        </w:tc>
        <w:tc>
          <w:tcPr>
            <w:tcW w:w="2759" w:type="dxa"/>
          </w:tcPr>
          <w:p w14:paraId="357E8A5D" w14:textId="0BD6E828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7E33AB">
              <w:rPr>
                <w:color w:val="FF0000"/>
                <w:szCs w:val="24"/>
              </w:rPr>
              <w:t>046577756</w:t>
            </w:r>
          </w:p>
        </w:tc>
      </w:tr>
      <w:tr w:rsidR="00371148" w:rsidRPr="00602B66" w14:paraId="4AEE7585" w14:textId="77777777" w:rsidTr="00101CB7">
        <w:tc>
          <w:tcPr>
            <w:tcW w:w="2888" w:type="dxa"/>
          </w:tcPr>
          <w:p w14:paraId="4EA4B9CC" w14:textId="2DFF2C0B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Банк</w:t>
            </w:r>
          </w:p>
        </w:tc>
        <w:tc>
          <w:tcPr>
            <w:tcW w:w="2607" w:type="dxa"/>
          </w:tcPr>
          <w:p w14:paraId="2078B22F" w14:textId="314976BE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Наименование банка</w:t>
            </w:r>
          </w:p>
        </w:tc>
        <w:tc>
          <w:tcPr>
            <w:tcW w:w="2734" w:type="dxa"/>
          </w:tcPr>
          <w:p w14:paraId="0DADAB6B" w14:textId="4464AF1B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ОАО «СКБ-банк»</w:t>
            </w:r>
            <w:r>
              <w:rPr>
                <w:color w:val="FF0000"/>
                <w:szCs w:val="24"/>
              </w:rPr>
              <w:t xml:space="preserve"> г. Екатеринбург</w:t>
            </w:r>
          </w:p>
        </w:tc>
        <w:tc>
          <w:tcPr>
            <w:tcW w:w="2759" w:type="dxa"/>
          </w:tcPr>
          <w:p w14:paraId="51587E34" w14:textId="6C13A205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7E33AB">
              <w:rPr>
                <w:color w:val="FF0000"/>
                <w:szCs w:val="24"/>
              </w:rPr>
              <w:t>ОАО «СКБ-банк»</w:t>
            </w:r>
            <w:r>
              <w:rPr>
                <w:color w:val="FF0000"/>
                <w:szCs w:val="24"/>
              </w:rPr>
              <w:t xml:space="preserve"> г. Екатеринбург</w:t>
            </w:r>
          </w:p>
        </w:tc>
      </w:tr>
      <w:tr w:rsidR="00371148" w:rsidRPr="00602B66" w14:paraId="08BD8A7F" w14:textId="77777777" w:rsidTr="00101CB7">
        <w:tc>
          <w:tcPr>
            <w:tcW w:w="2888" w:type="dxa"/>
          </w:tcPr>
          <w:p w14:paraId="34D75AB8" w14:textId="6A76DFA2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Факс</w:t>
            </w:r>
          </w:p>
        </w:tc>
        <w:tc>
          <w:tcPr>
            <w:tcW w:w="2607" w:type="dxa"/>
          </w:tcPr>
          <w:p w14:paraId="44C019BD" w14:textId="6D6E3E36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Факс</w:t>
            </w:r>
          </w:p>
        </w:tc>
        <w:tc>
          <w:tcPr>
            <w:tcW w:w="2734" w:type="dxa"/>
          </w:tcPr>
          <w:p w14:paraId="40DC04B6" w14:textId="2035915A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(343) 295-98-56</w:t>
            </w:r>
          </w:p>
        </w:tc>
        <w:tc>
          <w:tcPr>
            <w:tcW w:w="2759" w:type="dxa"/>
          </w:tcPr>
          <w:p w14:paraId="18A839C9" w14:textId="06EC0ECE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7E33AB">
              <w:rPr>
                <w:color w:val="FF0000"/>
                <w:szCs w:val="24"/>
              </w:rPr>
              <w:t>(343) 295-98-56</w:t>
            </w:r>
          </w:p>
        </w:tc>
      </w:tr>
      <w:tr w:rsidR="00371148" w:rsidRPr="00602B66" w14:paraId="3143D381" w14:textId="77777777" w:rsidTr="00101CB7">
        <w:tc>
          <w:tcPr>
            <w:tcW w:w="2888" w:type="dxa"/>
          </w:tcPr>
          <w:p w14:paraId="391F46FC" w14:textId="10E9A556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  <w:lang w:val="en-US"/>
              </w:rPr>
              <w:t>E</w:t>
            </w:r>
            <w:r w:rsidRPr="00101CB7">
              <w:rPr>
                <w:color w:val="FF0000"/>
                <w:szCs w:val="24"/>
              </w:rPr>
              <w:t>-</w:t>
            </w:r>
            <w:r w:rsidRPr="00101CB7">
              <w:rPr>
                <w:color w:val="FF0000"/>
                <w:szCs w:val="24"/>
                <w:lang w:val="en-US"/>
              </w:rPr>
              <w:t>mail</w:t>
            </w:r>
          </w:p>
        </w:tc>
        <w:tc>
          <w:tcPr>
            <w:tcW w:w="2607" w:type="dxa"/>
          </w:tcPr>
          <w:p w14:paraId="7FF2F8F3" w14:textId="6E7888FD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Адрес электронной почты</w:t>
            </w:r>
          </w:p>
        </w:tc>
        <w:tc>
          <w:tcPr>
            <w:tcW w:w="2734" w:type="dxa"/>
          </w:tcPr>
          <w:p w14:paraId="4739D6D8" w14:textId="3A570F84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  <w:lang w:val="en-US"/>
              </w:rPr>
              <w:t>office</w:t>
            </w:r>
            <w:r w:rsidRPr="00101CB7">
              <w:rPr>
                <w:color w:val="FF0000"/>
                <w:szCs w:val="24"/>
              </w:rPr>
              <w:t>-</w:t>
            </w:r>
            <w:proofErr w:type="spellStart"/>
            <w:r w:rsidRPr="00101CB7">
              <w:rPr>
                <w:color w:val="FF0000"/>
                <w:szCs w:val="24"/>
                <w:lang w:val="en-US"/>
              </w:rPr>
              <w:t>elma</w:t>
            </w:r>
            <w:proofErr w:type="spellEnd"/>
            <w:r w:rsidRPr="00101CB7">
              <w:rPr>
                <w:color w:val="FF0000"/>
                <w:szCs w:val="24"/>
              </w:rPr>
              <w:t>1@</w:t>
            </w:r>
            <w:r w:rsidRPr="00101CB7">
              <w:rPr>
                <w:color w:val="FF0000"/>
                <w:szCs w:val="24"/>
                <w:lang w:val="en-US"/>
              </w:rPr>
              <w:t>mail</w:t>
            </w:r>
            <w:r w:rsidRPr="00101CB7">
              <w:rPr>
                <w:color w:val="FF0000"/>
                <w:szCs w:val="24"/>
              </w:rPr>
              <w:t>.</w:t>
            </w:r>
            <w:proofErr w:type="spellStart"/>
            <w:r w:rsidRPr="00101CB7">
              <w:rPr>
                <w:color w:val="FF0000"/>
                <w:szCs w:val="24"/>
                <w:lang w:val="en-US"/>
              </w:rPr>
              <w:t>ru</w:t>
            </w:r>
            <w:proofErr w:type="spellEnd"/>
          </w:p>
        </w:tc>
        <w:tc>
          <w:tcPr>
            <w:tcW w:w="2759" w:type="dxa"/>
          </w:tcPr>
          <w:p w14:paraId="27458674" w14:textId="0EA9FAD7" w:rsidR="00371148" w:rsidRPr="00101CB7" w:rsidRDefault="00371148" w:rsidP="00371148">
            <w:pPr>
              <w:rPr>
                <w:color w:val="FF0000"/>
                <w:szCs w:val="24"/>
                <w:lang w:val="en-US" w:eastAsia="ru-RU"/>
              </w:rPr>
            </w:pPr>
            <w:r>
              <w:rPr>
                <w:color w:val="FF0000"/>
                <w:szCs w:val="24"/>
                <w:lang w:val="en-US" w:eastAsia="ru-RU"/>
              </w:rPr>
              <w:t>sdo_mysl@mail.ru</w:t>
            </w:r>
          </w:p>
        </w:tc>
      </w:tr>
      <w:tr w:rsidR="00371148" w:rsidRPr="00602B66" w14:paraId="2C4DEEEB" w14:textId="77777777" w:rsidTr="00101CB7">
        <w:tc>
          <w:tcPr>
            <w:tcW w:w="2888" w:type="dxa"/>
          </w:tcPr>
          <w:p w14:paraId="1215BAA8" w14:textId="3B9EFC8F" w:rsidR="00371148" w:rsidRPr="00295E57" w:rsidRDefault="00371148" w:rsidP="00371148">
            <w:pPr>
              <w:rPr>
                <w:szCs w:val="24"/>
                <w:lang w:eastAsia="ru-RU"/>
              </w:rPr>
            </w:pPr>
            <w:r w:rsidRPr="00101CB7">
              <w:rPr>
                <w:szCs w:val="24"/>
              </w:rPr>
              <w:t>Примечание</w:t>
            </w:r>
          </w:p>
        </w:tc>
        <w:tc>
          <w:tcPr>
            <w:tcW w:w="2607" w:type="dxa"/>
          </w:tcPr>
          <w:p w14:paraId="66A67ABF" w14:textId="5D4BD583" w:rsidR="00371148" w:rsidRPr="00295E57" w:rsidRDefault="00371148" w:rsidP="00371148">
            <w:pPr>
              <w:rPr>
                <w:szCs w:val="24"/>
                <w:lang w:eastAsia="ru-RU"/>
              </w:rPr>
            </w:pPr>
            <w:r w:rsidRPr="00101CB7">
              <w:rPr>
                <w:szCs w:val="24"/>
              </w:rPr>
              <w:t>Примечание</w:t>
            </w:r>
          </w:p>
        </w:tc>
        <w:tc>
          <w:tcPr>
            <w:tcW w:w="2734" w:type="dxa"/>
          </w:tcPr>
          <w:p w14:paraId="7C53AE50" w14:textId="77777777" w:rsidR="00371148" w:rsidRPr="00101CB7" w:rsidRDefault="00371148" w:rsidP="00371148">
            <w:pPr>
              <w:rPr>
                <w:szCs w:val="24"/>
              </w:rPr>
            </w:pPr>
          </w:p>
        </w:tc>
        <w:tc>
          <w:tcPr>
            <w:tcW w:w="2759" w:type="dxa"/>
          </w:tcPr>
          <w:p w14:paraId="1BBFE8AD" w14:textId="363F5441" w:rsidR="00371148" w:rsidRPr="00295E57" w:rsidRDefault="00371148" w:rsidP="00371148">
            <w:pPr>
              <w:rPr>
                <w:szCs w:val="24"/>
                <w:lang w:eastAsia="ru-RU"/>
              </w:rPr>
            </w:pPr>
          </w:p>
        </w:tc>
      </w:tr>
    </w:tbl>
    <w:p w14:paraId="3ABD0175" w14:textId="77777777" w:rsidR="008F403B" w:rsidRPr="00101CB7" w:rsidRDefault="008F403B">
      <w:pPr>
        <w:rPr>
          <w:lang w:eastAsia="ru-RU"/>
        </w:rPr>
        <w:pPrChange w:id="574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575" w:name="_Toc451251779"/>
      <w:r>
        <w:rPr>
          <w:noProof/>
          <w:lang w:eastAsia="ru-RU"/>
        </w:rPr>
        <w:t>Модуль «Заявка»</w:t>
      </w:r>
      <w:bookmarkEnd w:id="575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576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577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578" w:author="Екатерина Луткова" w:date="2016-03-30T14:07:00Z">
        <w:r w:rsidR="00AA3C18">
          <w:rPr>
            <w:lang w:eastAsia="ru-RU"/>
          </w:rPr>
          <w:t>задается</w:t>
        </w:r>
      </w:ins>
      <w:ins w:id="579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580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581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ins w:id="582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583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584" w:author="Екатерина Луткова" w:date="2016-03-30T14:07:00Z">
        <w:r w:rsidR="00AA3C18">
          <w:rPr>
            <w:lang w:eastAsia="ru-RU"/>
          </w:rPr>
          <w:t>вводит</w:t>
        </w:r>
      </w:ins>
      <w:ins w:id="585" w:author="Екатерина Луткова" w:date="2016-03-30T14:09:00Z">
        <w:r w:rsidR="00AA3C18">
          <w:rPr>
            <w:lang w:eastAsia="ru-RU"/>
          </w:rPr>
          <w:t>ь</w:t>
        </w:r>
      </w:ins>
      <w:ins w:id="586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587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588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589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590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591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592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593" w:author="staff" w:date="2016-03-29T21:00:00Z">
        <w:del w:id="594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595" w:author="staff" w:date="2016-03-29T20:40:00Z">
        <w:del w:id="596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597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598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599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600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601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602" w:author="staff" w:date="2016-03-29T20:41:00Z">
        <w:r w:rsidR="000A56E7">
          <w:rPr>
            <w:lang w:eastAsia="ru-RU"/>
          </w:rPr>
          <w:t xml:space="preserve"> </w:t>
        </w:r>
      </w:ins>
      <w:ins w:id="603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604" w:author="staff" w:date="2016-03-29T20:41:00Z">
        <w:del w:id="605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606" w:author="Екатерина Луткова" w:date="2016-04-01T16:37:00Z">
        <w:r w:rsidR="00E027C5">
          <w:rPr>
            <w:lang w:eastAsia="ru-RU"/>
          </w:rPr>
          <w:t>6</w:t>
        </w:r>
      </w:ins>
      <w:del w:id="607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608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609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610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611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612" w:author="Екатерина Луткова" w:date="2016-03-30T14:15:00Z">
        <w:r w:rsidR="00511CB4">
          <w:t>т</w:t>
        </w:r>
      </w:ins>
      <w:ins w:id="613" w:author="staff" w:date="2016-03-29T20:42:00Z">
        <w:r w:rsidR="000A56E7">
          <w:t>рен в реестре заявок. Лучше сделать в самом модуле кнопк</w:t>
        </w:r>
      </w:ins>
      <w:ins w:id="614" w:author="Екатерина Луткова" w:date="2016-04-01T16:02:00Z">
        <w:r w:rsidR="00B0218A">
          <w:t>у</w:t>
        </w:r>
      </w:ins>
      <w:ins w:id="615" w:author="staff" w:date="2016-03-29T20:42:00Z">
        <w:del w:id="616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617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618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 !!!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619" w:author="Екатерина Луткова" w:date="2016-03-30T14:16:00Z"/>
          <w:lang w:eastAsia="ru-RU"/>
        </w:rPr>
      </w:pPr>
      <w:bookmarkStart w:id="620" w:name="_Toc451251780"/>
      <w:r>
        <w:rPr>
          <w:lang w:eastAsia="ru-RU"/>
        </w:rPr>
        <w:lastRenderedPageBreak/>
        <w:t>4.4.1 Отчет «Текущий счет»</w:t>
      </w:r>
      <w:bookmarkEnd w:id="620"/>
    </w:p>
    <w:p w14:paraId="10207631" w14:textId="686F2672" w:rsidR="00511CB4" w:rsidRDefault="00511CB4" w:rsidP="005A34F5">
      <w:pPr>
        <w:spacing w:before="100" w:beforeAutospacing="1" w:after="100" w:afterAutospacing="1" w:line="360" w:lineRule="auto"/>
        <w:ind w:firstLine="709"/>
        <w:jc w:val="both"/>
        <w:rPr>
          <w:ins w:id="621" w:author="Екатерина Луткова" w:date="2016-03-30T14:18:00Z"/>
          <w:lang w:eastAsia="ru-RU"/>
        </w:rPr>
      </w:pPr>
      <w:ins w:id="622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 w:rsidP="005A34F5">
      <w:pPr>
        <w:spacing w:before="100" w:beforeAutospacing="1" w:after="100" w:afterAutospacing="1" w:line="360" w:lineRule="auto"/>
        <w:ind w:firstLine="709"/>
        <w:jc w:val="both"/>
        <w:rPr>
          <w:ins w:id="623" w:author="Екатерина Луткова" w:date="2016-03-30T14:18:00Z"/>
          <w:lang w:eastAsia="ru-RU"/>
        </w:rPr>
      </w:pPr>
      <w:ins w:id="624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 w:rsidP="005A34F5">
      <w:pPr>
        <w:ind w:firstLine="709"/>
        <w:rPr>
          <w:ins w:id="625" w:author="Екатерина Луткова" w:date="2016-03-30T14:17:00Z"/>
          <w:lang w:eastAsia="ru-RU"/>
        </w:rPr>
      </w:pPr>
      <w:ins w:id="626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 w:rsidP="005A34F5">
      <w:pPr>
        <w:pStyle w:val="a4"/>
        <w:numPr>
          <w:ilvl w:val="0"/>
          <w:numId w:val="35"/>
        </w:numPr>
        <w:ind w:left="0" w:firstLine="709"/>
        <w:rPr>
          <w:ins w:id="627" w:author="Екатерина Луткова" w:date="2016-03-30T14:17:00Z"/>
          <w:lang w:eastAsia="ru-RU"/>
        </w:rPr>
      </w:pPr>
      <w:ins w:id="628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 w:rsidP="005A34F5">
      <w:pPr>
        <w:pStyle w:val="a4"/>
        <w:numPr>
          <w:ilvl w:val="0"/>
          <w:numId w:val="35"/>
        </w:numPr>
        <w:ind w:left="0" w:firstLine="709"/>
        <w:rPr>
          <w:ins w:id="629" w:author="Екатерина Луткова" w:date="2016-03-30T14:17:00Z"/>
          <w:lang w:eastAsia="ru-RU"/>
        </w:rPr>
      </w:pPr>
      <w:ins w:id="630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 w:rsidP="005A34F5">
      <w:pPr>
        <w:pStyle w:val="a4"/>
        <w:numPr>
          <w:ilvl w:val="0"/>
          <w:numId w:val="35"/>
        </w:numPr>
        <w:ind w:left="0" w:firstLine="709"/>
        <w:rPr>
          <w:lang w:eastAsia="ru-RU"/>
        </w:rPr>
      </w:pPr>
      <w:ins w:id="631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632" w:author="Екатерина Луткова" w:date="2016-03-30T14:18:00Z"/>
          <w:lang w:eastAsia="ru-RU"/>
        </w:rPr>
      </w:pPr>
      <w:del w:id="633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634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635" w:author="Екатерина Луткова" w:date="2016-03-30T14:20:00Z"/>
          <w:lang w:eastAsia="ru-RU"/>
        </w:rPr>
      </w:pPr>
      <w:ins w:id="636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637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638" w:author="Екатерина Луткова" w:date="2016-03-30T14:21:00Z"/>
          <w:lang w:eastAsia="ru-RU"/>
        </w:rPr>
      </w:pPr>
      <w:ins w:id="639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640" w:author="Екатерина Луткова" w:date="2016-03-30T14:23:00Z"/>
          <w:lang w:eastAsia="ru-RU"/>
        </w:rPr>
      </w:pPr>
      <w:ins w:id="641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A34F5">
          <w:rPr>
            <w:lang w:eastAsia="ru-RU"/>
          </w:rPr>
          <w:t>[</w:t>
        </w:r>
        <w:r>
          <w:rPr>
            <w:lang w:eastAsia="ru-RU"/>
          </w:rPr>
          <w:t>4.3.13</w:t>
        </w:r>
        <w:r w:rsidRPr="005A34F5">
          <w:rPr>
            <w:lang w:eastAsia="ru-RU"/>
          </w:rPr>
          <w:t>]</w:t>
        </w:r>
        <w:r w:rsidR="00F32243">
          <w:rPr>
            <w:lang w:eastAsia="ru-RU"/>
          </w:rPr>
          <w:t xml:space="preserve"> </w:t>
        </w:r>
        <w:r w:rsidR="00F32243" w:rsidRPr="005A34F5">
          <w:rPr>
            <w:lang w:eastAsia="ru-RU"/>
          </w:rPr>
          <w:t>/ 100</w:t>
        </w:r>
        <w:r>
          <w:rPr>
            <w:lang w:eastAsia="ru-RU"/>
          </w:rPr>
          <w:t xml:space="preserve">) </w:t>
        </w:r>
      </w:ins>
      <w:ins w:id="642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643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644" w:author="Екатерина Луткова" w:date="2016-04-01T16:20:00Z"/>
          <w:lang w:eastAsia="ru-RU"/>
        </w:rPr>
      </w:pPr>
      <w:bookmarkStart w:id="645" w:name="_Toc451251781"/>
      <w:r>
        <w:rPr>
          <w:lang w:eastAsia="ru-RU"/>
        </w:rPr>
        <w:t>4.4.2 Отчет «</w:t>
      </w:r>
      <w:commentRangeStart w:id="646"/>
      <w:commentRangeStart w:id="647"/>
      <w:r>
        <w:rPr>
          <w:lang w:eastAsia="ru-RU"/>
        </w:rPr>
        <w:t>Спецификация</w:t>
      </w:r>
      <w:commentRangeEnd w:id="646"/>
      <w:r w:rsidR="00C422BE">
        <w:rPr>
          <w:rStyle w:val="af0"/>
          <w:rFonts w:eastAsia="Calibri"/>
          <w:b w:val="0"/>
        </w:rPr>
        <w:commentReference w:id="646"/>
      </w:r>
      <w:commentRangeEnd w:id="647"/>
      <w:r w:rsidR="00C422BE">
        <w:rPr>
          <w:rStyle w:val="af0"/>
          <w:rFonts w:eastAsia="Calibri"/>
          <w:b w:val="0"/>
        </w:rPr>
        <w:commentReference w:id="647"/>
      </w:r>
      <w:r>
        <w:rPr>
          <w:lang w:eastAsia="ru-RU"/>
        </w:rPr>
        <w:t>»</w:t>
      </w:r>
      <w:bookmarkEnd w:id="645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648" w:author="Екатерина Луткова" w:date="2016-04-01T16:16:00Z"/>
          <w:lang w:eastAsia="ru-RU"/>
        </w:rPr>
        <w:pPrChange w:id="649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50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651" w:author="Екатерина Луткова" w:date="2016-04-01T16:17:00Z"/>
          <w:lang w:eastAsia="ru-RU"/>
        </w:rPr>
        <w:pPrChange w:id="65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53" w:author="Екатерина Луткова" w:date="2016-04-01T16:16:00Z">
        <w:r>
          <w:rPr>
            <w:lang w:eastAsia="ru-RU"/>
          </w:rPr>
          <w:tab/>
          <w:t>«Наименование продукции, изделия» - наименование детал</w:t>
        </w:r>
      </w:ins>
      <w:ins w:id="654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655" w:author="Екатерина Луткова" w:date="2016-04-01T16:18:00Z"/>
          <w:lang w:eastAsia="ru-RU"/>
        </w:rPr>
        <w:pPrChange w:id="656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57" w:author="Екатерина Луткова" w:date="2016-04-01T16:17:00Z">
        <w:r>
          <w:rPr>
            <w:lang w:eastAsia="ru-RU"/>
          </w:rPr>
          <w:tab/>
        </w:r>
      </w:ins>
      <w:ins w:id="658" w:author="Екатерина Луткова" w:date="2016-04-01T16:18:00Z">
        <w:r>
          <w:rPr>
            <w:lang w:eastAsia="ru-RU"/>
          </w:rPr>
          <w:t xml:space="preserve">Артикул, </w:t>
        </w:r>
      </w:ins>
      <w:ins w:id="659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660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661" w:author="Екатерина Луткова" w:date="2016-04-01T16:19:00Z"/>
          <w:lang w:eastAsia="ru-RU"/>
        </w:rPr>
        <w:pPrChange w:id="66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63" w:author="Екатерина Луткова" w:date="2016-04-01T16:18:00Z">
        <w:r>
          <w:rPr>
            <w:lang w:eastAsia="ru-RU"/>
          </w:rPr>
          <w:tab/>
        </w:r>
      </w:ins>
      <w:ins w:id="664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665" w:author="Екатерина Луткова" w:date="2016-04-01T16:20:00Z"/>
          <w:lang w:eastAsia="ru-RU"/>
        </w:rPr>
        <w:pPrChange w:id="666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67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66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69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670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671" w:author="Екатерина Луткова" w:date="2016-04-01T16:20:00Z"/>
          <w:lang w:eastAsia="ru-RU"/>
        </w:rPr>
      </w:pPr>
      <w:del w:id="672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673" w:name="_Toc451251782"/>
      <w:r>
        <w:rPr>
          <w:lang w:eastAsia="ru-RU"/>
        </w:rPr>
        <w:t>4.4.3 Отчет «Договор»</w:t>
      </w:r>
      <w:bookmarkEnd w:id="673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674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675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676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677" w:author="Екатерина Луткова" w:date="2016-04-01T16:29:00Z">
        <w:r w:rsidRPr="00E93671">
          <w:rPr>
            <w:lang w:eastAsia="ru-RU"/>
            <w:rPrChange w:id="678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679" w:author="Екатерина Луткова" w:date="2016-04-01T16:21:00Z">
        <w:r>
          <w:rPr>
            <w:lang w:eastAsia="ru-RU"/>
          </w:rPr>
          <w:t>.</w:t>
        </w:r>
      </w:ins>
      <w:ins w:id="680" w:author="Екатерина Луткова" w:date="2016-04-01T16:29:00Z">
        <w:r w:rsidRPr="00E93671">
          <w:rPr>
            <w:lang w:eastAsia="ru-RU"/>
            <w:rPrChange w:id="681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682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683" w:name="_Toc451251783"/>
      <w:r>
        <w:rPr>
          <w:lang w:eastAsia="ru-RU"/>
        </w:rPr>
        <w:lastRenderedPageBreak/>
        <w:t xml:space="preserve">4.4.4 Отчет «Акт выполненных </w:t>
      </w:r>
      <w:commentRangeStart w:id="684"/>
      <w:r>
        <w:rPr>
          <w:lang w:eastAsia="ru-RU"/>
        </w:rPr>
        <w:t>работ</w:t>
      </w:r>
      <w:commentRangeEnd w:id="684"/>
      <w:r w:rsidR="00DC1026">
        <w:rPr>
          <w:rStyle w:val="af0"/>
          <w:rFonts w:eastAsia="Calibri"/>
          <w:b w:val="0"/>
        </w:rPr>
        <w:commentReference w:id="684"/>
      </w:r>
      <w:r>
        <w:rPr>
          <w:lang w:eastAsia="ru-RU"/>
        </w:rPr>
        <w:t>»</w:t>
      </w:r>
      <w:bookmarkEnd w:id="683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685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686" w:author="Екатерина Луткова" w:date="2016-04-01T16:31:00Z"/>
          <w:lang w:eastAsia="ru-RU"/>
        </w:rPr>
      </w:pPr>
      <w:ins w:id="687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688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68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69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69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6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69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6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69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700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70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70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1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71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1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7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71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1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71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7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7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72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3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73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73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3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734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7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7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3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3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4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4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74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74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7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5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751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7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6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7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7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76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6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767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76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6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7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77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77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77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7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780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78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78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8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8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8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9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79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7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79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79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801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80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8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1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8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81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8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8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822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823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824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825" w:name="_Toc451251784"/>
      <w:r>
        <w:rPr>
          <w:lang w:eastAsia="ru-RU"/>
        </w:rPr>
        <w:t>4.4.5 Отчет «Акт приема-передачи оснастки</w:t>
      </w:r>
      <w:bookmarkEnd w:id="825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826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827" w:author="Екатерина Луткова" w:date="2016-04-01T16:36:00Z"/>
          <w:lang w:eastAsia="ru-RU"/>
        </w:rPr>
      </w:pPr>
      <w:ins w:id="828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829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83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832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83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3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3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83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4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84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84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4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844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84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4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84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4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5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5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5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85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85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85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6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861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86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6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86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6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6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6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6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6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7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7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7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87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7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87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87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7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878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87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88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89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9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89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89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9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895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89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9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9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9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90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90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90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90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90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90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91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911" w:author="Екатерина Луткова" w:date="2016-04-01T16:37:00Z"/>
          <w:lang w:eastAsia="ru-RU"/>
        </w:rPr>
      </w:pPr>
      <w:ins w:id="912" w:author="Екатерина Луткова" w:date="2016-04-01T16:37:00Z">
        <w:r>
          <w:rPr>
            <w:lang w:eastAsia="ru-RU"/>
          </w:rPr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913" w:author="Екатерина Луткова" w:date="2016-04-01T16:39:00Z"/>
          <w:lang w:eastAsia="ru-RU"/>
        </w:rPr>
        <w:pPrChange w:id="914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915" w:name="_Toc451251785"/>
      <w:ins w:id="916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915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917" w:author="Екатерина Луткова" w:date="2016-04-01T16:42:00Z"/>
          <w:lang w:eastAsia="ru-RU"/>
        </w:rPr>
      </w:pPr>
      <w:ins w:id="918" w:author="Екатерина Луткова" w:date="2016-04-01T16:39:00Z">
        <w:r>
          <w:rPr>
            <w:lang w:eastAsia="ru-RU"/>
          </w:rPr>
          <w:t>см. приложение № 6</w:t>
        </w:r>
      </w:ins>
      <w:ins w:id="919" w:author="Екатерина Луткова" w:date="2016-04-01T16:40:00Z">
        <w:r>
          <w:rPr>
            <w:lang w:eastAsia="ru-RU"/>
          </w:rPr>
          <w:t>. Часть 2</w:t>
        </w:r>
      </w:ins>
      <w:ins w:id="920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921" w:author="Екатерина Луткова" w:date="2016-04-01T16:42:00Z"/>
          <w:lang w:eastAsia="ru-RU"/>
        </w:rPr>
      </w:pPr>
      <w:ins w:id="922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923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924" w:author="Екатерина Луткова" w:date="2016-04-01T16:43:00Z"/>
          <w:lang w:eastAsia="ru-RU"/>
        </w:rPr>
        <w:pPrChange w:id="925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926" w:name="_Toc451251786"/>
      <w:ins w:id="927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926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928" w:author="Екатерина Луткова" w:date="2016-04-01T16:43:00Z"/>
          <w:lang w:eastAsia="ru-RU"/>
        </w:rPr>
      </w:pPr>
      <w:ins w:id="929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930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931" w:author="Екатерина Луткова" w:date="2016-04-01T16:39:00Z"/>
          <w:lang w:eastAsia="ru-RU"/>
        </w:rPr>
      </w:pPr>
      <w:ins w:id="932" w:author="Екатерина Луткова" w:date="2016-04-01T16:43:00Z">
        <w:r>
          <w:rPr>
            <w:lang w:eastAsia="ru-RU"/>
          </w:rPr>
          <w:lastRenderedPageBreak/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933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934" w:author="staff" w:date="2016-03-29T20:44:00Z"/>
          <w:lang w:eastAsia="ru-RU"/>
        </w:rPr>
      </w:pPr>
      <w:bookmarkStart w:id="935" w:name="_Toc451251787"/>
      <w:r>
        <w:rPr>
          <w:lang w:eastAsia="ru-RU"/>
        </w:rPr>
        <w:t>4.4.6 Реестр</w:t>
      </w:r>
      <w:bookmarkEnd w:id="935"/>
      <w:r>
        <w:rPr>
          <w:lang w:eastAsia="ru-RU"/>
        </w:rPr>
        <w:t xml:space="preserve"> </w:t>
      </w:r>
      <w:ins w:id="936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937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938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939" w:author="staff" w:date="2016-03-29T20:44:00Z">
        <w:r w:rsidRPr="000A56E7">
          <w:rPr>
            <w:lang w:eastAsia="ru-RU"/>
          </w:rPr>
          <w:t xml:space="preserve"> </w:t>
        </w:r>
      </w:ins>
      <w:ins w:id="940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941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bookmarkStart w:id="942" w:name="OLE_LINK151"/>
      <w:bookmarkStart w:id="943" w:name="OLE_LINK152"/>
      <w:r>
        <w:rPr>
          <w:lang w:eastAsia="ru-RU"/>
        </w:rPr>
        <w:t>дата регистрации</w:t>
      </w:r>
      <w:bookmarkEnd w:id="942"/>
      <w:bookmarkEnd w:id="943"/>
      <w:r>
        <w:rPr>
          <w:lang w:eastAsia="ru-RU"/>
        </w:rPr>
        <w:t>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944" w:author="Екатерина Луткова" w:date="2016-04-01T16:04:00Z">
        <w:r w:rsidDel="00B0218A">
          <w:rPr>
            <w:lang w:eastAsia="ru-RU"/>
          </w:rPr>
          <w:delText xml:space="preserve">дата изготовления </w:delText>
        </w:r>
        <w:bookmarkStart w:id="945" w:name="OLE_LINK153"/>
        <w:bookmarkStart w:id="946" w:name="OLE_LINK156"/>
        <w:r w:rsidDel="00B0218A">
          <w:rPr>
            <w:lang w:eastAsia="ru-RU"/>
          </w:rPr>
          <w:delText>оснастки</w:delText>
        </w:r>
      </w:del>
      <w:ins w:id="947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</w:t>
      </w:r>
      <w:bookmarkEnd w:id="945"/>
      <w:bookmarkEnd w:id="946"/>
      <w:r>
        <w:rPr>
          <w:lang w:eastAsia="ru-RU"/>
        </w:rPr>
        <w:t>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bookmarkStart w:id="948" w:name="OLE_LINK157"/>
      <w:bookmarkStart w:id="949" w:name="OLE_LINK158"/>
      <w:r>
        <w:rPr>
          <w:lang w:eastAsia="ru-RU"/>
        </w:rPr>
        <w:t>срок изготовления</w:t>
      </w:r>
      <w:bookmarkEnd w:id="948"/>
      <w:bookmarkEnd w:id="949"/>
      <w:r>
        <w:rPr>
          <w:lang w:eastAsia="ru-RU"/>
        </w:rPr>
        <w:t>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bookmarkStart w:id="950" w:name="OLE_LINK159"/>
      <w:bookmarkStart w:id="951" w:name="OLE_LINK160"/>
      <w:r>
        <w:rPr>
          <w:lang w:eastAsia="ru-RU"/>
        </w:rPr>
        <w:t>дата отгрузки</w:t>
      </w:r>
      <w:bookmarkEnd w:id="950"/>
      <w:bookmarkEnd w:id="951"/>
      <w:r>
        <w:rPr>
          <w:lang w:eastAsia="ru-RU"/>
        </w:rPr>
        <w:t>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952" w:author="Екатерина Луткова" w:date="2016-04-01T16:03:00Z"/>
          <w:lang w:eastAsia="ru-RU"/>
        </w:rPr>
      </w:pPr>
      <w:bookmarkStart w:id="953" w:name="OLE_LINK161"/>
      <w:bookmarkStart w:id="954" w:name="OLE_LINK162"/>
      <w:r>
        <w:rPr>
          <w:lang w:eastAsia="ru-RU"/>
        </w:rPr>
        <w:t>статус</w:t>
      </w:r>
      <w:bookmarkEnd w:id="953"/>
      <w:bookmarkEnd w:id="954"/>
      <w:ins w:id="955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956" w:author="Екатерина Луткова" w:date="2016-04-01T16:04:00Z"/>
          <w:lang w:eastAsia="ru-RU"/>
        </w:rPr>
      </w:pPr>
      <w:ins w:id="957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958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959" w:author="Екатерина Луткова" w:date="2016-04-01T16:04:00Z">
        <w:r>
          <w:rPr>
            <w:lang w:eastAsia="ru-RU"/>
          </w:rPr>
          <w:t xml:space="preserve">п. </w:t>
        </w:r>
      </w:ins>
      <w:ins w:id="960" w:author="Екатерина Луткова" w:date="2016-04-01T16:03:00Z">
        <w:r w:rsidRPr="00B0218A">
          <w:rPr>
            <w:lang w:eastAsia="ru-RU"/>
            <w:rPrChange w:id="961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962" w:author="Екатерина Луткова" w:date="2016-04-01T16:04:00Z">
        <w:r>
          <w:rPr>
            <w:lang w:eastAsia="ru-RU"/>
          </w:rPr>
          <w:t>.</w:t>
        </w:r>
      </w:ins>
      <w:ins w:id="963" w:author="Екатерина Луткова" w:date="2016-04-01T16:03:00Z">
        <w:r w:rsidRPr="00B0218A">
          <w:rPr>
            <w:lang w:eastAsia="ru-RU"/>
            <w:rPrChange w:id="964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965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966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967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968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969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970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971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972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973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974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975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976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977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978" w:author="Екатерина Луткова" w:date="2016-04-20T13:01:00Z"/>
          <w:lang w:eastAsia="ru-RU"/>
        </w:rPr>
      </w:pPr>
      <w:del w:id="979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Start w:id="980" w:name="_Toc451251788"/>
        <w:bookmarkEnd w:id="980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981" w:author="Екатерина Луткова" w:date="2016-04-20T13:01:00Z"/>
          <w:lang w:eastAsia="ru-RU"/>
        </w:rPr>
      </w:pPr>
      <w:del w:id="982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  <w:bookmarkStart w:id="983" w:name="_Toc451251789"/>
        <w:bookmarkEnd w:id="983"/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84" w:author="Екатерина Луткова" w:date="2016-04-20T13:01:00Z"/>
          <w:lang w:eastAsia="ru-RU"/>
        </w:rPr>
      </w:pPr>
      <w:del w:id="985" w:author="Екатерина Луткова" w:date="2016-04-20T13:01:00Z">
        <w:r w:rsidDel="00C42FE2">
          <w:rPr>
            <w:lang w:eastAsia="ru-RU"/>
          </w:rPr>
          <w:delText>Номер заявки;</w:delText>
        </w:r>
        <w:bookmarkStart w:id="986" w:name="_Toc451251790"/>
        <w:bookmarkEnd w:id="986"/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87" w:author="Екатерина Луткова" w:date="2016-04-20T13:01:00Z"/>
          <w:lang w:eastAsia="ru-RU"/>
        </w:rPr>
      </w:pPr>
      <w:del w:id="988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  <w:bookmarkStart w:id="989" w:name="_Toc451251791"/>
        <w:bookmarkEnd w:id="989"/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90" w:author="Екатерина Луткова" w:date="2016-04-20T13:01:00Z"/>
          <w:lang w:eastAsia="ru-RU"/>
        </w:rPr>
      </w:pPr>
      <w:del w:id="991" w:author="Екатерина Луткова" w:date="2016-04-20T13:01:00Z">
        <w:r w:rsidDel="00C42FE2">
          <w:rPr>
            <w:lang w:eastAsia="ru-RU"/>
          </w:rPr>
          <w:delText>Группа;</w:delText>
        </w:r>
        <w:bookmarkStart w:id="992" w:name="_Toc451251792"/>
        <w:bookmarkEnd w:id="992"/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93" w:author="Екатерина Луткова" w:date="2016-04-20T13:01:00Z"/>
          <w:lang w:eastAsia="ru-RU"/>
        </w:rPr>
      </w:pPr>
      <w:del w:id="994" w:author="Екатерина Луткова" w:date="2016-04-20T13:01:00Z">
        <w:r w:rsidDel="00C42FE2">
          <w:rPr>
            <w:lang w:eastAsia="ru-RU"/>
          </w:rPr>
          <w:delText>Наименование;</w:delText>
        </w:r>
        <w:bookmarkStart w:id="995" w:name="_Toc451251793"/>
        <w:bookmarkEnd w:id="995"/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96" w:author="Екатерина Луткова" w:date="2016-04-20T13:01:00Z"/>
          <w:lang w:eastAsia="ru-RU"/>
        </w:rPr>
      </w:pPr>
      <w:del w:id="997" w:author="Екатерина Луткова" w:date="2016-04-20T13:01:00Z">
        <w:r w:rsidDel="00C42FE2">
          <w:rPr>
            <w:lang w:eastAsia="ru-RU"/>
          </w:rPr>
          <w:lastRenderedPageBreak/>
          <w:delText>Количество (по заявке);</w:delText>
        </w:r>
        <w:bookmarkStart w:id="998" w:name="_Toc451251794"/>
        <w:bookmarkEnd w:id="998"/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99" w:author="Екатерина Луткова" w:date="2016-04-20T13:01:00Z"/>
          <w:lang w:eastAsia="ru-RU"/>
        </w:rPr>
      </w:pPr>
      <w:del w:id="1000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  <w:bookmarkStart w:id="1001" w:name="_Toc451251795"/>
        <w:bookmarkEnd w:id="1001"/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002" w:author="Екатерина Луткова" w:date="2016-04-20T13:01:00Z"/>
          <w:lang w:eastAsia="ru-RU"/>
        </w:rPr>
      </w:pPr>
      <w:del w:id="1003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  <w:bookmarkStart w:id="1004" w:name="_Toc451251796"/>
        <w:bookmarkEnd w:id="1004"/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005" w:author="Екатерина Луткова" w:date="2016-04-20T13:01:00Z"/>
          <w:lang w:eastAsia="ru-RU"/>
        </w:rPr>
      </w:pPr>
      <w:del w:id="1006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007" w:author="Екатерина Луткова" w:date="2016-04-01T17:59:00Z">
        <w:r w:rsidDel="00495E8B">
          <w:rPr>
            <w:lang w:eastAsia="ru-RU"/>
          </w:rPr>
          <w:delText>на</w:delText>
        </w:r>
      </w:del>
      <w:del w:id="1008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  <w:bookmarkStart w:id="1009" w:name="_Toc451251797"/>
      <w:bookmarkEnd w:id="1009"/>
    </w:p>
    <w:p w14:paraId="043C2208" w14:textId="6567C612" w:rsidR="00836695" w:rsidRPr="00DC1026" w:rsidDel="005A4B34" w:rsidRDefault="00FB39AE">
      <w:pPr>
        <w:rPr>
          <w:del w:id="1010" w:author="Екатерина Луткова" w:date="2016-04-01T17:57:00Z"/>
          <w:lang w:eastAsia="ru-RU"/>
        </w:rPr>
        <w:pPrChange w:id="1011" w:author="Екатерина Луткова" w:date="2016-04-01T17:15:00Z">
          <w:pPr>
            <w:pStyle w:val="3"/>
            <w:ind w:firstLine="708"/>
          </w:pPr>
        </w:pPrChange>
      </w:pPr>
      <w:del w:id="1012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Start w:id="1013" w:name="_Toc451251798"/>
      <w:bookmarkEnd w:id="1013"/>
    </w:p>
    <w:p w14:paraId="5280B914" w14:textId="4367487C" w:rsidR="00FB39AE" w:rsidDel="005A4B34" w:rsidRDefault="00FB39AE" w:rsidP="00FB39AE">
      <w:pPr>
        <w:rPr>
          <w:del w:id="1014" w:author="Екатерина Луткова" w:date="2016-04-01T17:57:00Z"/>
          <w:lang w:eastAsia="ru-RU"/>
        </w:rPr>
      </w:pPr>
      <w:del w:id="1015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  <w:bookmarkStart w:id="1016" w:name="_Toc451251799"/>
      <w:bookmarkEnd w:id="1016"/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017" w:author="Екатерина Луткова" w:date="2016-04-01T17:18:00Z"/>
          <w:lang w:eastAsia="ru-RU"/>
        </w:rPr>
      </w:pPr>
      <w:del w:id="1018" w:author="Екатерина Луткова" w:date="2016-04-01T17:18:00Z">
        <w:r w:rsidDel="00836695">
          <w:rPr>
            <w:lang w:eastAsia="ru-RU"/>
          </w:rPr>
          <w:delText>чертеж;</w:delText>
        </w:r>
        <w:bookmarkStart w:id="1019" w:name="_Toc451251800"/>
        <w:bookmarkEnd w:id="1019"/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020" w:author="Екатерина Луткова" w:date="2016-04-01T17:18:00Z"/>
          <w:lang w:eastAsia="ru-RU"/>
        </w:rPr>
      </w:pPr>
      <w:del w:id="1021" w:author="Екатерина Луткова" w:date="2016-04-01T17:18:00Z">
        <w:r w:rsidDel="00836695">
          <w:rPr>
            <w:lang w:eastAsia="ru-RU"/>
          </w:rPr>
          <w:delText>группа;</w:delText>
        </w:r>
        <w:bookmarkStart w:id="1022" w:name="_Toc451251801"/>
        <w:bookmarkEnd w:id="1022"/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023" w:author="Екатерина Луткова" w:date="2016-04-01T17:18:00Z"/>
          <w:lang w:eastAsia="ru-RU"/>
        </w:rPr>
      </w:pPr>
      <w:del w:id="1024" w:author="Екатерина Луткова" w:date="2016-04-01T17:18:00Z">
        <w:r w:rsidDel="00836695">
          <w:rPr>
            <w:lang w:eastAsia="ru-RU"/>
          </w:rPr>
          <w:delText>наименование;</w:delText>
        </w:r>
        <w:bookmarkStart w:id="1025" w:name="_Toc451251802"/>
        <w:bookmarkEnd w:id="1025"/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026" w:author="Екатерина Луткова" w:date="2016-04-01T17:18:00Z"/>
          <w:lang w:eastAsia="ru-RU"/>
        </w:rPr>
      </w:pPr>
      <w:del w:id="1027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  <w:bookmarkStart w:id="1028" w:name="_Toc451251803"/>
        <w:bookmarkEnd w:id="1028"/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029" w:author="Екатерина Луткова" w:date="2016-04-01T17:18:00Z"/>
        </w:rPr>
      </w:pPr>
      <w:del w:id="1030" w:author="Екатерина Луткова" w:date="2016-04-01T17:18:00Z">
        <w:r w:rsidDel="00836695">
          <w:delText>сырье и материалы (сумма);</w:delText>
        </w:r>
        <w:bookmarkStart w:id="1031" w:name="_Toc451251804"/>
        <w:bookmarkEnd w:id="1031"/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032" w:author="Екатерина Луткова" w:date="2016-04-01T17:18:00Z"/>
        </w:rPr>
      </w:pPr>
      <w:del w:id="1033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  <w:bookmarkStart w:id="1034" w:name="_Toc451251805"/>
        <w:bookmarkEnd w:id="1034"/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035" w:author="Екатерина Луткова" w:date="2016-04-01T17:18:00Z"/>
        </w:rPr>
      </w:pPr>
      <w:del w:id="1036" w:author="Екатерина Луткова" w:date="2016-04-01T17:18:00Z">
        <w:r w:rsidDel="00836695">
          <w:delText>транспортные (сумма);</w:delText>
        </w:r>
        <w:bookmarkStart w:id="1037" w:name="_Toc451251806"/>
        <w:bookmarkEnd w:id="1037"/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038" w:author="Екатерина Луткова" w:date="2016-04-01T17:18:00Z"/>
        </w:rPr>
      </w:pPr>
      <w:del w:id="1039" w:author="Екатерина Луткова" w:date="2016-04-01T17:18:00Z">
        <w:r w:rsidDel="00836695">
          <w:delText>электроэнергия для формовых(сумма);</w:delText>
        </w:r>
        <w:bookmarkStart w:id="1040" w:name="_Toc451251807"/>
        <w:bookmarkEnd w:id="1040"/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041" w:author="Екатерина Луткова" w:date="2016-04-01T17:18:00Z"/>
        </w:rPr>
      </w:pPr>
      <w:del w:id="1042" w:author="Екатерина Луткова" w:date="2016-04-01T17:18:00Z">
        <w:r w:rsidDel="00836695">
          <w:delText>электроэнергия прочая(сумма);</w:delText>
        </w:r>
        <w:bookmarkStart w:id="1043" w:name="_Toc451251808"/>
        <w:bookmarkEnd w:id="1043"/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044" w:author="Екатерина Луткова" w:date="2016-04-01T17:18:00Z"/>
          <w:lang w:eastAsia="ru-RU"/>
        </w:rPr>
      </w:pPr>
      <w:del w:id="1045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  <w:bookmarkStart w:id="1046" w:name="_Toc451251809"/>
        <w:bookmarkEnd w:id="1046"/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047" w:author="Екатерина Луткова" w:date="2016-04-01T17:18:00Z"/>
          <w:lang w:eastAsia="ru-RU"/>
        </w:rPr>
      </w:pPr>
      <w:del w:id="1048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  <w:bookmarkStart w:id="1049" w:name="_Toc451251810"/>
        <w:bookmarkEnd w:id="1049"/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050" w:author="Екатерина Луткова" w:date="2016-04-01T17:18:00Z"/>
          <w:lang w:eastAsia="ru-RU"/>
        </w:rPr>
      </w:pPr>
      <w:del w:id="1051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  <w:bookmarkStart w:id="1052" w:name="_Toc451251811"/>
        <w:bookmarkEnd w:id="1052"/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053" w:author="Екатерина Луткова" w:date="2016-04-01T17:18:00Z"/>
        </w:rPr>
      </w:pPr>
      <w:del w:id="1054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  <w:bookmarkStart w:id="1055" w:name="_Toc451251812"/>
        <w:bookmarkEnd w:id="1055"/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056" w:author="Екатерина Луткова" w:date="2016-04-01T17:18:00Z"/>
        </w:rPr>
      </w:pPr>
      <w:del w:id="1057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  <w:bookmarkStart w:id="1058" w:name="_Toc451251813"/>
        <w:bookmarkEnd w:id="1058"/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059" w:author="Екатерина Луткова" w:date="2016-04-01T17:18:00Z"/>
        </w:rPr>
      </w:pPr>
      <w:del w:id="1060" w:author="Екатерина Луткова" w:date="2016-04-01T17:18:00Z">
        <w:r w:rsidDel="00836695">
          <w:delText>Если процент прямых затрат от стоимости заявки оказывается больше 30 процентов, поле подсвечивается красным.</w:delText>
        </w:r>
        <w:bookmarkStart w:id="1061" w:name="_Toc451251814"/>
        <w:bookmarkEnd w:id="1061"/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062" w:author="Екатерина Луткова" w:date="2016-04-01T17:18:00Z"/>
          <w:lang w:eastAsia="ru-RU"/>
        </w:rPr>
      </w:pPr>
      <w:del w:id="1063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  <w:bookmarkStart w:id="1064" w:name="_Toc451251815"/>
        <w:bookmarkEnd w:id="1064"/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065" w:author="Екатерина Луткова" w:date="2016-04-01T17:18:00Z"/>
          <w:lang w:eastAsia="ru-RU"/>
        </w:rPr>
      </w:pPr>
      <w:del w:id="1066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  <w:bookmarkStart w:id="1067" w:name="_Toc451251816"/>
        <w:bookmarkEnd w:id="1067"/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068" w:author="Екатерина Луткова" w:date="2016-04-20T13:01:00Z"/>
          <w:lang w:eastAsia="ru-RU"/>
        </w:rPr>
      </w:pPr>
      <w:del w:id="1069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del w:id="1070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071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072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Start w:id="1073" w:name="_Toc451251817"/>
        <w:bookmarkEnd w:id="1073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074" w:author="Екатерина Луткова" w:date="2016-04-20T13:01:00Z"/>
          <w:lang w:eastAsia="ru-RU"/>
        </w:rPr>
        <w:pPrChange w:id="1075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076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  <w:bookmarkStart w:id="1077" w:name="_Toc451251818"/>
        <w:bookmarkEnd w:id="1077"/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078" w:author="Екатерина Луткова" w:date="2016-04-20T13:01:00Z"/>
          <w:lang w:eastAsia="ru-RU"/>
        </w:rPr>
        <w:pPrChange w:id="1079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080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  <w:bookmarkStart w:id="1081" w:name="_Toc451251819"/>
      <w:bookmarkEnd w:id="1081"/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082" w:author="Екатерина Луткова" w:date="2016-04-20T13:01:00Z"/>
          <w:lang w:eastAsia="ru-RU"/>
        </w:rPr>
        <w:pPrChange w:id="1083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084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  <w:bookmarkStart w:id="1085" w:name="_Toc451251820"/>
        <w:bookmarkEnd w:id="1085"/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086" w:author="Екатерина Луткова" w:date="2016-04-01T17:00:00Z"/>
          <w:lang w:eastAsia="ru-RU"/>
        </w:rPr>
      </w:pPr>
      <w:del w:id="1087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  <w:bookmarkStart w:id="1088" w:name="_Toc451251821"/>
        <w:bookmarkEnd w:id="1088"/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089" w:author="Екатерина Луткова" w:date="2016-04-01T17:00:00Z"/>
          <w:lang w:eastAsia="ru-RU"/>
        </w:rPr>
      </w:pPr>
      <w:del w:id="1090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  <w:bookmarkStart w:id="1091" w:name="_Toc451251822"/>
        <w:bookmarkEnd w:id="1091"/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092" w:author="Екатерина Луткова" w:date="2016-04-01T17:00:00Z"/>
          <w:lang w:eastAsia="ru-RU"/>
        </w:rPr>
      </w:pPr>
      <w:del w:id="1093" w:author="Екатерина Луткова" w:date="2016-04-01T17:00:00Z">
        <w:r w:rsidDel="00910A02">
          <w:rPr>
            <w:lang w:eastAsia="ru-RU"/>
          </w:rPr>
          <w:lastRenderedPageBreak/>
          <w:delText>Заказчик.</w:delText>
        </w:r>
        <w:bookmarkStart w:id="1094" w:name="_Toc451251823"/>
        <w:bookmarkEnd w:id="1094"/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095" w:author="Екатерина Луткова" w:date="2016-04-20T13:01:00Z"/>
          <w:lang w:eastAsia="ru-RU"/>
        </w:rPr>
      </w:pPr>
      <w:del w:id="1096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  <w:bookmarkStart w:id="1097" w:name="_Toc451251824"/>
        <w:bookmarkEnd w:id="1097"/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098" w:author="Екатерина Луткова" w:date="2016-04-20T13:01:00Z"/>
          <w:lang w:eastAsia="ru-RU"/>
        </w:rPr>
      </w:pPr>
      <w:del w:id="1099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100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  <w:bookmarkStart w:id="1101" w:name="_Toc451251825"/>
      <w:bookmarkEnd w:id="1101"/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102" w:name="_Toc451251826"/>
      <w:r>
        <w:rPr>
          <w:lang w:eastAsia="ru-RU"/>
        </w:rPr>
        <w:t>Подготовка производства. Модуль «Чертежи»</w:t>
      </w:r>
      <w:bookmarkEnd w:id="1102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03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04" w:author="Екатерина Луткова" w:date="2016-04-12T10:54:00Z">
        <w:r>
          <w:rPr>
            <w:lang w:eastAsia="ru-RU"/>
          </w:rPr>
          <w:t>Все имеющиеся чертежи открываются нажатием кнопки «Реестр». Здесь выводятся последние 15 заведенных чертежей</w:t>
        </w:r>
      </w:ins>
      <w:ins w:id="1105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106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107" w:author="Екатерина Луткова" w:date="2016-04-01T16:47:00Z"/>
          <w:noProof/>
          <w:lang w:eastAsia="ru-RU"/>
        </w:rPr>
        <w:pPrChange w:id="1108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109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110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111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112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113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114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5F30814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15" w:author="Екатерина Луткова" w:date="2016-04-01T16:50:00Z"/>
          <w:lang w:eastAsia="ru-RU"/>
        </w:rPr>
      </w:pPr>
      <w:r>
        <w:rPr>
          <w:lang w:eastAsia="ru-RU"/>
        </w:rPr>
        <w:t>Поля: группа</w:t>
      </w:r>
      <w:ins w:id="1116" w:author="Екатерина Луткова" w:date="2016-04-12T10:55:00Z">
        <w:r w:rsidR="00507E59">
          <w:rPr>
            <w:lang w:eastAsia="ru-RU"/>
          </w:rPr>
          <w:t xml:space="preserve"> (</w:t>
        </w:r>
      </w:ins>
      <w:ins w:id="1117" w:author="Екатерина Луткова" w:date="2016-04-21T11:19:00Z">
        <w:r w:rsidR="00F15C23">
          <w:rPr>
            <w:lang w:eastAsia="ru-RU"/>
          </w:rPr>
          <w:t xml:space="preserve">группа выбирается из справочника </w:t>
        </w:r>
      </w:ins>
      <w:ins w:id="1118" w:author="Екатерина Луткова" w:date="2016-04-21T11:20:00Z">
        <w:r w:rsidR="00F15C23">
          <w:rPr>
            <w:lang w:eastAsia="ru-RU"/>
          </w:rPr>
          <w:t xml:space="preserve">«Группы» - это буквенная часть номера чертежа. В справочнике «Оснастка» ее не используем. В чертеж группу подтягиваем из справочника </w:t>
        </w:r>
      </w:ins>
      <w:ins w:id="1119" w:author="Екатерина Луткова" w:date="2016-04-21T11:21:00Z">
        <w:r w:rsidR="00F15C23">
          <w:rPr>
            <w:lang w:eastAsia="ru-RU"/>
          </w:rPr>
          <w:t>«Группы»</w:t>
        </w:r>
      </w:ins>
      <w:ins w:id="1120" w:author="Екатерина Луткова" w:date="2016-04-12T10:56:00Z">
        <w:r w:rsidR="00507E59">
          <w:rPr>
            <w:lang w:eastAsia="ru-RU"/>
          </w:rPr>
          <w:t>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121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122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123" w:author="Екатерина Луткова" w:date="2016-04-12T10:58:00Z">
        <w:r w:rsidR="00507E59">
          <w:rPr>
            <w:lang w:eastAsia="ru-RU"/>
          </w:rPr>
          <w:t>, можно сделать так – выбрав единицы измерения, код будет подтягиваться автоматически из того же справочника)</w:t>
        </w:r>
      </w:ins>
      <w:r>
        <w:rPr>
          <w:lang w:eastAsia="ru-RU"/>
        </w:rPr>
        <w:t>, оснастка</w:t>
      </w:r>
      <w:ins w:id="1124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125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126" w:author="Екатерина Луткова" w:date="2016-04-12T11:02:00Z">
        <w:r w:rsidR="00507E59">
          <w:rPr>
            <w:lang w:eastAsia="ru-RU"/>
          </w:rPr>
          <w:t>Оснастка</w:t>
        </w:r>
      </w:ins>
      <w:ins w:id="1127" w:author="Екатерина Луткова" w:date="2016-04-12T11:01:00Z">
        <w:r w:rsidR="00507E59">
          <w:rPr>
            <w:lang w:eastAsia="ru-RU"/>
          </w:rPr>
          <w:t>»</w:t>
        </w:r>
      </w:ins>
      <w:ins w:id="1128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129" w:author="Екатерина Луткова" w:date="2016-04-12T11:03:00Z">
        <w:r w:rsidR="00507E59">
          <w:rPr>
            <w:lang w:eastAsia="ru-RU"/>
          </w:rPr>
          <w:t>с</w:t>
        </w:r>
      </w:ins>
      <w:ins w:id="1130" w:author="Екатерина Луткова" w:date="2016-04-12T11:02:00Z">
        <w:r w:rsidR="00507E59">
          <w:rPr>
            <w:lang w:eastAsia="ru-RU"/>
          </w:rPr>
          <w:t>тку</w:t>
        </w:r>
      </w:ins>
      <w:ins w:id="1131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132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или же назначает начальник производства, поэтому вводится вручную)</w:t>
        </w:r>
      </w:ins>
      <w:ins w:id="1133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134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гнездность)</w:t>
        </w:r>
      </w:ins>
      <w:ins w:id="1135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136" w:author="Екатерина Луткова" w:date="2016-04-13T09:46:00Z">
        <w:r w:rsidR="00BC640B">
          <w:rPr>
            <w:lang w:eastAsia="ru-RU"/>
          </w:rPr>
          <w:t>.</w:t>
        </w:r>
      </w:ins>
      <w:del w:id="1137" w:author="Екатерина Луткова" w:date="2016-04-12T11:04:00Z">
        <w:r w:rsidDel="00A46F39">
          <w:rPr>
            <w:lang w:eastAsia="ru-RU"/>
          </w:rPr>
          <w:delText>.</w:delText>
        </w:r>
      </w:del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38" w:author="Екатерина Луткова" w:date="2016-04-01T16:52:00Z">
        <w:r>
          <w:rPr>
            <w:lang w:eastAsia="ru-RU"/>
          </w:rPr>
          <w:lastRenderedPageBreak/>
          <w:t>!!!</w:t>
        </w:r>
      </w:ins>
      <w:ins w:id="1139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140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141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142" w:author="Екатерина Луткова" w:date="2016-04-01T16:51:00Z">
        <w:r>
          <w:rPr>
            <w:lang w:eastAsia="ru-RU"/>
          </w:rPr>
          <w:t>«</w:t>
        </w:r>
      </w:ins>
      <w:ins w:id="1143" w:author="Екатерина Луткова" w:date="2016-04-01T16:52:00Z">
        <w:r>
          <w:rPr>
            <w:lang w:eastAsia="ru-RU"/>
          </w:rPr>
          <w:t>Материалы</w:t>
        </w:r>
      </w:ins>
      <w:ins w:id="1144" w:author="Екатерина Луткова" w:date="2016-04-01T16:51:00Z">
        <w:r>
          <w:rPr>
            <w:lang w:eastAsia="ru-RU"/>
          </w:rPr>
          <w:t>»</w:t>
        </w:r>
      </w:ins>
      <w:ins w:id="1145" w:author="Екатерина Луткова" w:date="2016-04-01T16:52:00Z">
        <w:r>
          <w:rPr>
            <w:lang w:eastAsia="ru-RU"/>
          </w:rPr>
          <w:t>.</w:t>
        </w:r>
      </w:ins>
      <w:ins w:id="1146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147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148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149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  <w:ins w:id="1150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1151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152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153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154" w:author="Екатерина Луткова" w:date="2016-04-12T11:31:00Z">
        <w:r w:rsidR="009F1258">
          <w:rPr>
            <w:lang w:eastAsia="ru-RU"/>
          </w:rPr>
          <w:t>П</w:t>
        </w:r>
      </w:ins>
      <w:ins w:id="1155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156" w:author="Екатерина Луткова" w:date="2016-04-12T11:31:00Z">
        <w:r w:rsidR="000704E2">
          <w:rPr>
            <w:lang w:eastAsia="ru-RU"/>
          </w:rPr>
          <w:t>Размеры</w:t>
        </w:r>
      </w:ins>
      <w:ins w:id="1157" w:author="Екатерина Луткова" w:date="2016-04-12T11:30:00Z">
        <w:r w:rsidR="000704E2">
          <w:rPr>
            <w:lang w:eastAsia="ru-RU"/>
          </w:rPr>
          <w:t>»</w:t>
        </w:r>
      </w:ins>
      <w:ins w:id="1158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159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160" w:name="_Toc451251827"/>
      <w:r>
        <w:rPr>
          <w:lang w:eastAsia="ru-RU"/>
        </w:rPr>
        <w:lastRenderedPageBreak/>
        <w:t>Расчет массы</w:t>
      </w:r>
      <w:bookmarkEnd w:id="1160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1161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162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163" w:name="_Toc451251828"/>
      <w:r>
        <w:rPr>
          <w:lang w:eastAsia="ru-RU"/>
        </w:rPr>
        <w:lastRenderedPageBreak/>
        <w:t>Технологическая карта</w:t>
      </w:r>
      <w:bookmarkEnd w:id="1163"/>
    </w:p>
    <w:p w14:paraId="7A969744" w14:textId="1A1D6026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После заполнения данных по чертежу составляется техно</w:t>
      </w:r>
      <w:r w:rsidR="002216FD">
        <w:rPr>
          <w:lang w:eastAsia="ru-RU"/>
        </w:rPr>
        <w:t>логическая карта.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  <w:ins w:id="1164" w:author="Екатерина Луткова" w:date="2016-04-21T11:21:00Z">
        <w:r w:rsidR="00F15C23">
          <w:rPr>
            <w:lang w:eastAsia="ru-RU"/>
          </w:rPr>
          <w:t xml:space="preserve"> Технологическая карта у чертежа только одна.</w:t>
        </w:r>
      </w:ins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3164397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Наименование, № детали появляются автоматически и соответствуют рассматриваемому чертежу.</w:t>
      </w:r>
      <w:ins w:id="1165" w:author="Екатерина Луткова" w:date="2016-04-21T11:22:00Z">
        <w:r w:rsidR="00F15C23">
          <w:rPr>
            <w:lang w:eastAsia="ru-RU"/>
          </w:rPr>
          <w:t xml:space="preserve"> Наименование – это наименование детали, </w:t>
        </w:r>
      </w:ins>
      <w:ins w:id="1166" w:author="Екатерина Луткова" w:date="2016-04-21T11:23:00Z">
        <w:r w:rsidR="00F15C23">
          <w:rPr>
            <w:lang w:eastAsia="ru-RU"/>
          </w:rPr>
          <w:t>№ детали – это чертеж (его номер, например, 320.345).</w:t>
        </w:r>
      </w:ins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67" w:author="Екатерина Луткова" w:date="2016-04-21T11:24:00Z"/>
          <w:lang w:eastAsia="ru-RU"/>
        </w:rPr>
      </w:pPr>
      <w:r>
        <w:rPr>
          <w:lang w:eastAsia="ru-RU"/>
        </w:rPr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6CFE9E04" w14:textId="57AC4D8B" w:rsidR="00F15C2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68" w:author="Екатерина Луткова" w:date="2016-04-21T11:24:00Z">
        <w:r>
          <w:rPr>
            <w:lang w:eastAsia="ru-RU"/>
          </w:rPr>
          <w:t>Оснастка подтягивается из чертежа, так же как количество форм, гнездность и выход партии. Вручную оснастка не выбирается.</w:t>
        </w:r>
      </w:ins>
      <w:ins w:id="1169" w:author="Екатерина Луткова" w:date="2016-04-21T11:25:00Z">
        <w:r>
          <w:rPr>
            <w:lang w:eastAsia="ru-RU"/>
          </w:rPr>
          <w:t xml:space="preserve"> Оснастка для каждого чертежа одна.</w:t>
        </w:r>
      </w:ins>
    </w:p>
    <w:p w14:paraId="77FF51FC" w14:textId="19705FCB" w:rsidR="00DD780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70" w:author="Екатерина Луткова" w:date="2016-04-21T11:26:00Z">
        <w:r>
          <w:rPr>
            <w:lang w:eastAsia="ru-RU"/>
          </w:rPr>
          <w:t>Марка материала не выбирается из справочника, а з</w:t>
        </w:r>
      </w:ins>
      <w:ins w:id="1171" w:author="Екатерина Луткова" w:date="2016-04-21T11:27:00Z">
        <w:r>
          <w:rPr>
            <w:lang w:eastAsia="ru-RU"/>
          </w:rPr>
          <w:t>а</w:t>
        </w:r>
      </w:ins>
      <w:ins w:id="1172" w:author="Екатерина Луткова" w:date="2016-04-21T11:26:00Z">
        <w:r>
          <w:rPr>
            <w:lang w:eastAsia="ru-RU"/>
          </w:rPr>
          <w:t xml:space="preserve">полняется автоматически из чертежа. </w:t>
        </w:r>
      </w:ins>
      <w:ins w:id="1173" w:author="Екатерина Луткова" w:date="2016-04-21T11:27:00Z">
        <w:r w:rsidR="00A16D0D">
          <w:rPr>
            <w:lang w:eastAsia="ru-RU"/>
          </w:rPr>
          <w:t xml:space="preserve">Здесь обозначения: Марка материала по чертежу – материал по паспорту в чертеже, Марка материала </w:t>
        </w:r>
      </w:ins>
      <w:ins w:id="1174" w:author="Екатерина Луткова" w:date="2016-04-21T11:28:00Z">
        <w:r w:rsidR="00A16D0D">
          <w:rPr>
            <w:lang w:eastAsia="ru-RU"/>
          </w:rPr>
          <w:t>фактическая -</w:t>
        </w:r>
      </w:ins>
      <w:ins w:id="1175" w:author="Екатерина Луткова" w:date="2016-04-21T11:27:00Z">
        <w:r w:rsidR="00A16D0D">
          <w:rPr>
            <w:lang w:eastAsia="ru-RU"/>
          </w:rPr>
          <w:t xml:space="preserve"> материал из </w:t>
        </w:r>
      </w:ins>
      <w:ins w:id="1176" w:author="Екатерина Луткова" w:date="2016-04-21T11:28:00Z">
        <w:r w:rsidR="00A16D0D">
          <w:rPr>
            <w:lang w:eastAsia="ru-RU"/>
          </w:rPr>
          <w:t xml:space="preserve">чертежа. В соответствии с этим </w:t>
        </w:r>
      </w:ins>
      <w:ins w:id="1177" w:author="Екатерина Луткова" w:date="2016-04-21T11:29:00Z">
        <w:r w:rsidR="00A16D0D">
          <w:rPr>
            <w:lang w:eastAsia="ru-RU"/>
          </w:rPr>
          <w:t xml:space="preserve">материалами автоматически </w:t>
        </w:r>
      </w:ins>
      <w:ins w:id="1178" w:author="Екатерина Луткова" w:date="2016-04-21T11:28:00Z">
        <w:r w:rsidR="00A16D0D">
          <w:rPr>
            <w:lang w:eastAsia="ru-RU"/>
          </w:rPr>
          <w:t>проставляется ТУ (ГОСТ) – они хранятся в справочнике «Материалы»</w:t>
        </w:r>
      </w:ins>
      <w:ins w:id="1179" w:author="Екатерина Луткова" w:date="2016-04-21T11:29:00Z">
        <w:r w:rsidR="00A16D0D">
          <w:rPr>
            <w:lang w:eastAsia="ru-RU"/>
          </w:rPr>
          <w:t>.</w:t>
        </w:r>
      </w:ins>
    </w:p>
    <w:p w14:paraId="18F93A7E" w14:textId="46DE7C0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рассчитанная масса по чертежу </w:t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 xml:space="preserve">. </w:t>
      </w:r>
      <w:ins w:id="1180" w:author="Екатерина Луткова" w:date="2016-04-21T11:30:00Z">
        <w:r w:rsidR="00A16D0D">
          <w:rPr>
            <w:lang w:eastAsia="ru-RU"/>
          </w:rPr>
          <w:t xml:space="preserve">Масса не зависит от материала, рассчитанная масса по чертежу поменяется, если будут изменения в </w:t>
        </w:r>
        <w:proofErr w:type="spellStart"/>
        <w:r w:rsidR="00A16D0D">
          <w:rPr>
            <w:lang w:eastAsia="ru-RU"/>
          </w:rPr>
          <w:t>чертеже.</w:t>
        </w:r>
      </w:ins>
      <w:r>
        <w:rPr>
          <w:lang w:eastAsia="ru-RU"/>
        </w:rPr>
        <w:t>Масса</w:t>
      </w:r>
      <w:proofErr w:type="spellEnd"/>
      <w:r>
        <w:rPr>
          <w:lang w:eastAsia="ru-RU"/>
        </w:rPr>
        <w:t xml:space="preserve"> фактическая заносится вручную после изготовления и дальнейшего взвешивания.</w:t>
      </w:r>
      <w:ins w:id="1181" w:author="Екатерина Луткова" w:date="2016-04-21T11:29:00Z">
        <w:r w:rsidR="00A16D0D">
          <w:rPr>
            <w:lang w:eastAsia="ru-RU"/>
          </w:rPr>
          <w:t xml:space="preserve"> </w:t>
        </w:r>
      </w:ins>
      <w:ins w:id="1182" w:author="Екатерина Луткова" w:date="2016-04-21T11:30:00Z">
        <w:r w:rsidR="00A16D0D">
          <w:rPr>
            <w:lang w:eastAsia="ru-RU"/>
          </w:rPr>
          <w:t xml:space="preserve"> </w:t>
        </w:r>
      </w:ins>
    </w:p>
    <w:p w14:paraId="2C45B6B0" w14:textId="05F792C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проставляется время каждого процесса и считается общее время на изготовление.</w:t>
      </w:r>
      <w:ins w:id="1183" w:author="Екатерина Луткова" w:date="2016-04-21T11:31:00Z">
        <w:r w:rsidR="00A16D0D">
          <w:rPr>
            <w:lang w:eastAsia="ru-RU"/>
          </w:rPr>
          <w:t xml:space="preserve"> </w:t>
        </w:r>
      </w:ins>
      <w:ins w:id="1184" w:author="Екатерина Луткова" w:date="2016-04-21T11:32:00Z">
        <w:r w:rsidR="00A16D0D">
          <w:rPr>
            <w:lang w:eastAsia="ru-RU"/>
          </w:rPr>
          <w:t>Да, все указанные процессы в скриншоте должны выводиться автоматически, но должна быть возможность их изменения, добавления, удаления при необходимости</w:t>
        </w:r>
      </w:ins>
      <w:ins w:id="1185" w:author="Екатерина Луткова" w:date="2016-04-21T11:34:00Z">
        <w:r w:rsidR="00A16D0D">
          <w:rPr>
            <w:lang w:eastAsia="ru-RU"/>
          </w:rPr>
          <w:t xml:space="preserve"> (процессы могут быть добавлены в любое место, не только в конец списка </w:t>
        </w:r>
      </w:ins>
      <w:ins w:id="1186" w:author="Екатерина Луткова" w:date="2016-04-21T11:35:00Z">
        <w:r w:rsidR="00A16D0D">
          <w:rPr>
            <w:lang w:eastAsia="ru-RU"/>
          </w:rPr>
          <w:t>–</w:t>
        </w:r>
      </w:ins>
      <w:ins w:id="1187" w:author="Екатерина Луткова" w:date="2016-04-21T11:34:00Z">
        <w:r w:rsidR="00A16D0D">
          <w:rPr>
            <w:lang w:eastAsia="ru-RU"/>
          </w:rPr>
          <w:t xml:space="preserve"> исходя </w:t>
        </w:r>
      </w:ins>
      <w:ins w:id="1188" w:author="Екатерина Луткова" w:date="2016-04-21T11:35:00Z">
        <w:r w:rsidR="00A16D0D">
          <w:rPr>
            <w:lang w:eastAsia="ru-RU"/>
          </w:rPr>
          <w:t>из технологического процесса</w:t>
        </w:r>
      </w:ins>
      <w:ins w:id="1189" w:author="Екатерина Луткова" w:date="2016-04-21T11:34:00Z">
        <w:r w:rsidR="00A16D0D">
          <w:rPr>
            <w:lang w:eastAsia="ru-RU"/>
          </w:rPr>
          <w:t>)</w:t>
        </w:r>
      </w:ins>
      <w:ins w:id="1190" w:author="Екатерина Луткова" w:date="2016-04-21T11:32:00Z">
        <w:r w:rsidR="00A16D0D">
          <w:rPr>
            <w:lang w:eastAsia="ru-RU"/>
          </w:rPr>
          <w:t>.</w:t>
        </w:r>
      </w:ins>
      <w:ins w:id="1191" w:author="Екатерина Луткова" w:date="2016-04-21T11:33:00Z">
        <w:r w:rsidR="00A16D0D">
          <w:rPr>
            <w:lang w:eastAsia="ru-RU"/>
          </w:rPr>
          <w:t xml:space="preserve"> Все поля текстовые, вводятся вручную технологом при необходимости внесения изменений.</w:t>
        </w:r>
      </w:ins>
    </w:p>
    <w:p w14:paraId="132E9CC4" w14:textId="5C036A13" w:rsidR="003E79F3" w:rsidRPr="00B41ECE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del w:id="1192" w:author="Екатерина Луткова" w:date="2016-04-21T11:34:00Z">
        <w:r w:rsidDel="00A16D0D">
          <w:rPr>
            <w:lang w:eastAsia="ru-RU"/>
          </w:rPr>
          <w:delText>В разделе «Нормирование времени» предусмотреть внесение вручную процессов (строки 3-4)</w:delText>
        </w:r>
      </w:del>
      <w:ins w:id="1193" w:author="Екатерина Луткова" w:date="2016-04-01T17:11:00Z">
        <w:r w:rsidR="00836695">
          <w:rPr>
            <w:lang w:eastAsia="ru-RU"/>
          </w:rPr>
          <w:t>Внизу технологической карты предусмотреть текстовое поле «</w:t>
        </w:r>
      </w:ins>
      <w:ins w:id="1194" w:author="Екатерина Луткова" w:date="2016-04-01T17:12:00Z">
        <w:r w:rsidR="00836695">
          <w:rPr>
            <w:lang w:eastAsia="ru-RU"/>
          </w:rPr>
          <w:t>Примечание</w:t>
        </w:r>
      </w:ins>
      <w:ins w:id="1195" w:author="Екатерина Луткова" w:date="2016-04-01T17:11:00Z">
        <w:r w:rsidR="00836695">
          <w:rPr>
            <w:lang w:eastAsia="ru-RU"/>
          </w:rPr>
          <w:t>»</w:t>
        </w:r>
      </w:ins>
      <w:ins w:id="1196" w:author="Екатерина Луткова" w:date="2016-04-01T17:12:00Z">
        <w:r w:rsidR="00836695"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197" w:name="_Toc451251829"/>
      <w:r>
        <w:rPr>
          <w:lang w:eastAsia="ru-RU"/>
        </w:rPr>
        <w:t>4.5.3 Калькуляция</w:t>
      </w:r>
      <w:bookmarkEnd w:id="1197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составления технологической карты </w:t>
      </w:r>
      <w:r w:rsidRPr="00E77AB7">
        <w:rPr>
          <w:lang w:eastAsia="ru-RU"/>
        </w:rPr>
        <w:t>[</w:t>
      </w:r>
      <w:r>
        <w:rPr>
          <w:lang w:eastAsia="ru-RU"/>
        </w:rPr>
        <w:t>4.5.1</w:t>
      </w:r>
      <w:r w:rsidRPr="00E77AB7">
        <w:rPr>
          <w:lang w:eastAsia="ru-RU"/>
        </w:rPr>
        <w:t>]</w:t>
      </w:r>
      <w:r>
        <w:rPr>
          <w:lang w:eastAsia="ru-RU"/>
        </w:rPr>
        <w:t xml:space="preserve"> необходимо нажать кнопку «Калькуляция» для подсчета полной стоимости детали с учетом всех затрат.</w:t>
      </w:r>
    </w:p>
    <w:p w14:paraId="3CF3FB79" w14:textId="05C579B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«Наименование</w:t>
      </w:r>
      <w:ins w:id="1198" w:author="Екатерина Луткова" w:date="2016-04-21T11:35:00Z">
        <w:r w:rsidR="00A16D0D">
          <w:rPr>
            <w:lang w:eastAsia="ru-RU"/>
          </w:rPr>
          <w:t xml:space="preserve"> детали</w:t>
        </w:r>
      </w:ins>
      <w:r>
        <w:rPr>
          <w:lang w:eastAsia="ru-RU"/>
        </w:rPr>
        <w:t>», «Группа», «Чертеж» заполняются автоматически в соответствии с выбранным чертежом.</w:t>
      </w:r>
    </w:p>
    <w:p w14:paraId="77032B9E" w14:textId="3199E3C1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Сначала заполняется плановая калькуляция (масса материалов – масса по чертежу). После изготовления детали заполняется фактическая калькуляция (масса материалов – масса фактическая).</w:t>
      </w:r>
      <w:ins w:id="1199" w:author="Екатерина Луткова" w:date="2016-04-21T11:39:00Z">
        <w:r w:rsidR="00DB0521">
          <w:rPr>
            <w:lang w:eastAsia="ru-RU"/>
          </w:rPr>
          <w:t xml:space="preserve"> Необходимо добавить еще один пункт 1.1 Стоимость сырья, и далее 1.2 </w:t>
        </w:r>
      </w:ins>
      <w:ins w:id="1200" w:author="Екатерина Луткова" w:date="2016-04-21T11:40:00Z">
        <w:r w:rsidR="00DB0521">
          <w:rPr>
            <w:lang w:eastAsia="ru-RU"/>
          </w:rPr>
          <w:t xml:space="preserve">– резиновая смесь и т.д. Здесь считается автоматически только стоимость сырья (цена используемого материала, материал </w:t>
        </w:r>
      </w:ins>
      <w:ins w:id="1201" w:author="Екатерина Луткова" w:date="2016-04-21T11:41:00Z">
        <w:r w:rsidR="00DB0521">
          <w:rPr>
            <w:lang w:eastAsia="ru-RU"/>
          </w:rPr>
          <w:t>–</w:t>
        </w:r>
      </w:ins>
      <w:ins w:id="1202" w:author="Екатерина Луткова" w:date="2016-04-21T11:40:00Z">
        <w:r w:rsidR="00DB0521">
          <w:rPr>
            <w:lang w:eastAsia="ru-RU"/>
          </w:rPr>
          <w:t xml:space="preserve"> берется </w:t>
        </w:r>
      </w:ins>
      <w:ins w:id="1203" w:author="Екатерина Луткова" w:date="2016-04-21T11:41:00Z">
        <w:r w:rsidR="00DB0521">
          <w:rPr>
            <w:lang w:eastAsia="ru-RU"/>
          </w:rPr>
          <w:t>из чертежа, его цена в справочнике «Материалы»), пункты резиновая смесь</w:t>
        </w:r>
      </w:ins>
      <w:ins w:id="1204" w:author="Екатерина Луткова" w:date="2016-04-21T11:42:00Z">
        <w:r w:rsidR="00DB0521">
          <w:rPr>
            <w:lang w:eastAsia="ru-RU"/>
          </w:rPr>
          <w:t>, клей, арматура и т.д. заполняются вручную, по умолчанию равны нулю, так же необязательны для заполнения, в кон</w:t>
        </w:r>
      </w:ins>
      <w:ins w:id="1205" w:author="Екатерина Луткова" w:date="2016-04-21T11:44:00Z">
        <w:r w:rsidR="00DB0521">
          <w:rPr>
            <w:lang w:eastAsia="ru-RU"/>
          </w:rPr>
          <w:t>ц</w:t>
        </w:r>
      </w:ins>
      <w:ins w:id="1206" w:author="Екатерина Луткова" w:date="2016-04-21T11:42:00Z">
        <w:r w:rsidR="00DB0521">
          <w:rPr>
            <w:lang w:eastAsia="ru-RU"/>
          </w:rPr>
          <w:t xml:space="preserve">е считается </w:t>
        </w:r>
      </w:ins>
      <w:ins w:id="1207" w:author="Екатерина Луткова" w:date="2016-04-21T11:43:00Z">
        <w:r w:rsidR="00DB0521">
          <w:rPr>
            <w:lang w:eastAsia="ru-RU"/>
          </w:rPr>
          <w:t>«Сырье и материалы» - сумма стоимости сырья и используемых материалов.</w:t>
        </w:r>
      </w:ins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208" w:author="Екатерина Луткова" w:date="2016-04-01T17:03:00Z"/>
          <w:lang w:eastAsia="ru-RU"/>
        </w:rPr>
      </w:pPr>
      <w:ins w:id="1209" w:author="Екатерина Луткова" w:date="2016-04-01T17:02:00Z">
        <w:r>
          <w:rPr>
            <w:lang w:eastAsia="ru-RU"/>
          </w:rPr>
          <w:lastRenderedPageBreak/>
          <w:t>Предусмотреть</w:t>
        </w:r>
      </w:ins>
      <w:ins w:id="1210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211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1212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213" w:author="Екатерина Луткова" w:date="2016-04-19T15:53:00Z"/>
          <w:lang w:eastAsia="ru-RU"/>
        </w:rPr>
      </w:pPr>
      <w:ins w:id="1214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1215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216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217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18" w:author="Екатерина Луткова" w:date="2016-04-19T15:53:00Z">
        <w:r>
          <w:rPr>
            <w:lang w:eastAsia="ru-RU"/>
          </w:rPr>
          <w:t xml:space="preserve">!! </w:t>
        </w:r>
      </w:ins>
      <w:ins w:id="1219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220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221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del w:id="1222" w:author="Екатерина Луткова" w:date="2016-04-01T17:02:00Z">
        <w:r w:rsidR="003E79F3" w:rsidDel="003E79F3">
          <w:rPr>
            <w:lang w:eastAsia="ru-RU"/>
          </w:rPr>
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</w:r>
      </w:del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Формулы расчета (используемые константы – из справочника </w:t>
      </w:r>
      <w:r w:rsidRPr="00B11235">
        <w:rPr>
          <w:lang w:eastAsia="ru-RU"/>
        </w:rPr>
        <w:t>[</w:t>
      </w:r>
      <w:r>
        <w:rPr>
          <w:lang w:eastAsia="ru-RU"/>
        </w:rPr>
        <w:t>п. 4.3.13</w:t>
      </w:r>
      <w:r w:rsidRPr="00B11235">
        <w:rPr>
          <w:lang w:eastAsia="ru-RU"/>
        </w:rPr>
        <w:t>]</w:t>
      </w:r>
      <w:r>
        <w:rPr>
          <w:lang w:eastAsia="ru-RU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№</w:t>
            </w:r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Поле</w:t>
            </w:r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Формула</w:t>
            </w:r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Комментарий</w:t>
            </w:r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</w:t>
            </w:r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23" w:name="OLE_LINK54"/>
            <w:bookmarkStart w:id="1224" w:name="OLE_LINK55"/>
            <w:r w:rsidRPr="00135028">
              <w:rPr>
                <w:szCs w:val="20"/>
                <w:lang w:eastAsia="ru-RU"/>
              </w:rPr>
              <w:t>Сырье и материалы</w:t>
            </w:r>
            <w:bookmarkEnd w:id="1223"/>
            <w:bookmarkEnd w:id="1224"/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Масса*Стоимость </w:t>
            </w:r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Вес и марка материалов содержаться в технологической карте [4.5.2], стоимость материала указана в справочнике [4.3.1]</w:t>
            </w:r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2</w:t>
            </w:r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25" w:name="OLE_LINK56"/>
            <w:bookmarkStart w:id="1226" w:name="OLE_LINK57"/>
            <w:r w:rsidRPr="00135028">
              <w:rPr>
                <w:szCs w:val="20"/>
                <w:lang w:eastAsia="ru-RU"/>
              </w:rPr>
              <w:t>Транспортные</w:t>
            </w:r>
            <w:bookmarkEnd w:id="1225"/>
            <w:bookmarkEnd w:id="1226"/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Ктр</w:t>
            </w:r>
            <w:proofErr w:type="spellEnd"/>
            <w:r w:rsidRPr="00135028">
              <w:rPr>
                <w:szCs w:val="20"/>
                <w:lang w:eastAsia="ru-RU"/>
              </w:rPr>
              <w:t xml:space="preserve">* 1п. </w:t>
            </w:r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</w:t>
            </w:r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27" w:name="OLE_LINK58"/>
            <w:bookmarkStart w:id="1228" w:name="OLE_LINK59"/>
            <w:bookmarkStart w:id="1229" w:name="OLE_LINK88"/>
            <w:r w:rsidRPr="00135028">
              <w:rPr>
                <w:szCs w:val="20"/>
                <w:lang w:eastAsia="ru-RU"/>
              </w:rPr>
              <w:t>Основная зарплата</w:t>
            </w:r>
            <w:bookmarkEnd w:id="1227"/>
            <w:bookmarkEnd w:id="1228"/>
            <w:bookmarkEnd w:id="1229"/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(</w:t>
            </w: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proofErr w:type="gramEnd"/>
            <w:r w:rsidRPr="00135028">
              <w:rPr>
                <w:szCs w:val="20"/>
                <w:lang w:eastAsia="ru-RU"/>
              </w:rPr>
              <w:t>заг</w:t>
            </w:r>
            <w:proofErr w:type="spellEnd"/>
            <w:r w:rsidRPr="00135028">
              <w:rPr>
                <w:szCs w:val="20"/>
                <w:lang w:eastAsia="ru-RU"/>
              </w:rPr>
              <w:t>+</w:t>
            </w: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в+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r w:rsidRPr="00135028">
              <w:rPr>
                <w:szCs w:val="20"/>
                <w:lang w:eastAsia="ru-RU"/>
              </w:rPr>
              <w:t>выгр</w:t>
            </w:r>
            <w:proofErr w:type="spellEnd"/>
            <w:r w:rsidRPr="00135028">
              <w:rPr>
                <w:szCs w:val="20"/>
                <w:lang w:eastAsia="ru-RU"/>
              </w:rPr>
              <w:t xml:space="preserve">)/ «Выход партии» * </w:t>
            </w:r>
            <w:proofErr w:type="spellStart"/>
            <w:r w:rsidRPr="00135028">
              <w:rPr>
                <w:szCs w:val="20"/>
                <w:lang w:eastAsia="ru-RU"/>
              </w:rPr>
              <w:t>Кст</w:t>
            </w:r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Данные из [п. 4.5.2]</w:t>
            </w:r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4</w:t>
            </w:r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0" w:name="OLE_LINK60"/>
            <w:bookmarkStart w:id="1231" w:name="OLE_LINK61"/>
            <w:bookmarkStart w:id="1232" w:name="OLE_LINK89"/>
            <w:r w:rsidRPr="00135028">
              <w:rPr>
                <w:szCs w:val="20"/>
                <w:lang w:eastAsia="ru-RU"/>
              </w:rPr>
              <w:t>Дополнительная зарплата</w:t>
            </w:r>
            <w:bookmarkEnd w:id="1230"/>
            <w:bookmarkEnd w:id="1231"/>
            <w:bookmarkEnd w:id="1232"/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3п. / 11</w:t>
            </w:r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5</w:t>
            </w:r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3" w:name="OLE_LINK62"/>
            <w:bookmarkStart w:id="1234" w:name="OLE_LINK63"/>
            <w:bookmarkStart w:id="1235" w:name="OLE_LINK90"/>
            <w:r w:rsidRPr="00135028">
              <w:rPr>
                <w:szCs w:val="20"/>
                <w:lang w:eastAsia="ru-RU"/>
              </w:rPr>
              <w:t>Отчисления ЕСН</w:t>
            </w:r>
            <w:bookmarkEnd w:id="1233"/>
            <w:bookmarkEnd w:id="1234"/>
            <w:bookmarkEnd w:id="1235"/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Кесн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6</w:t>
            </w:r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6" w:name="OLE_LINK64"/>
            <w:bookmarkStart w:id="1237" w:name="OLE_LINK65"/>
            <w:bookmarkStart w:id="1238" w:name="OLE_LINK91"/>
            <w:r w:rsidRPr="00135028">
              <w:rPr>
                <w:szCs w:val="20"/>
                <w:lang w:eastAsia="ru-RU"/>
              </w:rPr>
              <w:t>Общецеховые</w:t>
            </w:r>
            <w:bookmarkEnd w:id="1236"/>
            <w:bookmarkEnd w:id="1237"/>
            <w:bookmarkEnd w:id="1238"/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Коб.цех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7</w:t>
            </w:r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9" w:name="OLE_LINK66"/>
            <w:bookmarkStart w:id="1240" w:name="OLE_LINK67"/>
            <w:bookmarkStart w:id="1241" w:name="OLE_LINK92"/>
            <w:r w:rsidRPr="00135028">
              <w:rPr>
                <w:szCs w:val="20"/>
                <w:lang w:eastAsia="ru-RU"/>
              </w:rPr>
              <w:t>Общепроизводственные</w:t>
            </w:r>
            <w:bookmarkEnd w:id="1239"/>
            <w:bookmarkEnd w:id="1240"/>
            <w:bookmarkEnd w:id="1241"/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Коб.пр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</w:t>
            </w:r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42" w:name="OLE_LINK93"/>
            <w:bookmarkStart w:id="1243" w:name="OLE_LINK94"/>
            <w:bookmarkStart w:id="1244" w:name="OLE_LINK68"/>
            <w:bookmarkStart w:id="1245" w:name="OLE_LINK69"/>
            <w:r w:rsidRPr="00135028">
              <w:rPr>
                <w:szCs w:val="20"/>
                <w:lang w:eastAsia="ru-RU"/>
              </w:rPr>
              <w:t>Итого</w:t>
            </w:r>
            <w:bookmarkEnd w:id="1242"/>
            <w:bookmarkEnd w:id="1243"/>
            <w:r w:rsidRPr="00135028">
              <w:rPr>
                <w:szCs w:val="20"/>
                <w:lang w:eastAsia="ru-RU"/>
              </w:rPr>
              <w:t xml:space="preserve"> (1)</w:t>
            </w:r>
            <w:bookmarkEnd w:id="1244"/>
            <w:bookmarkEnd w:id="1245"/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1.п + 2п. + 3п. + 4п. + 5п. + 6п. + 7п. </w:t>
            </w:r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Сумма предыдущих пунктов</w:t>
            </w:r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9</w:t>
            </w:r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46" w:name="OLE_LINK70"/>
            <w:bookmarkStart w:id="1247" w:name="OLE_LINK71"/>
            <w:bookmarkStart w:id="1248" w:name="OLE_LINK95"/>
            <w:r w:rsidRPr="00135028">
              <w:rPr>
                <w:szCs w:val="20"/>
                <w:lang w:eastAsia="ru-RU"/>
              </w:rPr>
              <w:t>Электроэнергия для формовых</w:t>
            </w:r>
            <w:bookmarkEnd w:id="1246"/>
            <w:bookmarkEnd w:id="1247"/>
            <w:bookmarkEnd w:id="1248"/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 * ЦЭ / «Выход партии»</w:t>
            </w:r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</w:t>
            </w:r>
            <w:proofErr w:type="gramEnd"/>
            <w:r w:rsidRPr="00135028">
              <w:rPr>
                <w:szCs w:val="20"/>
                <w:lang w:eastAsia="ru-RU"/>
              </w:rPr>
              <w:t xml:space="preserve">, «Выход партии» из [4.5.2]. ЦЭ в </w:t>
            </w:r>
            <w:proofErr w:type="spellStart"/>
            <w:r w:rsidRPr="00135028">
              <w:rPr>
                <w:szCs w:val="20"/>
                <w:lang w:eastAsia="ru-RU"/>
              </w:rPr>
              <w:t>соответсвии</w:t>
            </w:r>
            <w:proofErr w:type="spellEnd"/>
            <w:r w:rsidRPr="00135028">
              <w:rPr>
                <w:szCs w:val="20"/>
                <w:lang w:eastAsia="ru-RU"/>
              </w:rPr>
              <w:t xml:space="preserve"> с выбранным </w:t>
            </w:r>
            <w:proofErr w:type="spellStart"/>
            <w:r w:rsidRPr="00135028">
              <w:rPr>
                <w:szCs w:val="20"/>
                <w:lang w:eastAsia="ru-RU"/>
              </w:rPr>
              <w:t>оборужованием</w:t>
            </w:r>
            <w:proofErr w:type="spellEnd"/>
            <w:r w:rsidRPr="00135028">
              <w:rPr>
                <w:szCs w:val="20"/>
                <w:lang w:eastAsia="ru-RU"/>
              </w:rPr>
              <w:t xml:space="preserve">. Значения ЦЭ хранятся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4.3.12</w:t>
            </w:r>
            <w:r w:rsidRPr="00A0364A">
              <w:rPr>
                <w:szCs w:val="20"/>
                <w:lang w:eastAsia="ru-RU"/>
              </w:rPr>
              <w:t>]</w:t>
            </w:r>
            <w:r w:rsidRPr="00135028">
              <w:rPr>
                <w:szCs w:val="20"/>
                <w:lang w:eastAsia="ru-RU"/>
              </w:rPr>
              <w:t xml:space="preserve"> и соответствуют выбранному оборудованию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4.5.2</w:t>
            </w:r>
            <w:r w:rsidRPr="00A0364A">
              <w:rPr>
                <w:szCs w:val="20"/>
                <w:lang w:eastAsia="ru-RU"/>
              </w:rPr>
              <w:t>]</w:t>
            </w:r>
            <w:r>
              <w:rPr>
                <w:szCs w:val="20"/>
                <w:lang w:eastAsia="ru-RU"/>
              </w:rPr>
              <w:t xml:space="preserve">, если выбрано несколько оборудования, то </w:t>
            </w:r>
            <w:r>
              <w:rPr>
                <w:szCs w:val="20"/>
                <w:lang w:eastAsia="ru-RU"/>
              </w:rPr>
              <w:lastRenderedPageBreak/>
              <w:t>показатель ЦЭ берется максимальным</w:t>
            </w:r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49" w:name="OLE_LINK72"/>
            <w:bookmarkStart w:id="1250" w:name="OLE_LINK73"/>
            <w:bookmarkStart w:id="1251" w:name="OLE_LINK96"/>
            <w:r w:rsidRPr="00135028">
              <w:rPr>
                <w:szCs w:val="20"/>
                <w:lang w:eastAsia="ru-RU"/>
              </w:rPr>
              <w:t>Электроэнергия прочая</w:t>
            </w:r>
            <w:bookmarkEnd w:id="1249"/>
            <w:bookmarkEnd w:id="1250"/>
            <w:bookmarkEnd w:id="1251"/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Кэл</w:t>
            </w:r>
            <w:proofErr w:type="spellEnd"/>
            <w:r w:rsidRPr="00135028">
              <w:rPr>
                <w:szCs w:val="20"/>
                <w:lang w:eastAsia="ru-RU"/>
              </w:rPr>
              <w:t xml:space="preserve"> </w:t>
            </w:r>
            <w:r w:rsidRPr="00135028">
              <w:rPr>
                <w:szCs w:val="20"/>
                <w:lang w:val="en-US" w:eastAsia="ru-RU"/>
              </w:rPr>
              <w:t xml:space="preserve">* </w:t>
            </w:r>
            <w:r w:rsidRPr="00135028">
              <w:rPr>
                <w:szCs w:val="20"/>
                <w:lang w:eastAsia="ru-RU"/>
              </w:rPr>
              <w:t>8п.</w:t>
            </w:r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</w:t>
            </w:r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52" w:name="OLE_LINK97"/>
            <w:bookmarkStart w:id="1253" w:name="OLE_LINK98"/>
            <w:bookmarkStart w:id="1254" w:name="OLE_LINK74"/>
            <w:bookmarkStart w:id="1255" w:name="OLE_LINK75"/>
            <w:r w:rsidRPr="00135028">
              <w:rPr>
                <w:szCs w:val="20"/>
                <w:lang w:eastAsia="ru-RU"/>
              </w:rPr>
              <w:t>Итого</w:t>
            </w:r>
            <w:bookmarkEnd w:id="1252"/>
            <w:bookmarkEnd w:id="1253"/>
            <w:r w:rsidRPr="00135028">
              <w:rPr>
                <w:szCs w:val="20"/>
                <w:lang w:eastAsia="ru-RU"/>
              </w:rPr>
              <w:t xml:space="preserve"> (2)</w:t>
            </w:r>
            <w:bookmarkEnd w:id="1254"/>
            <w:bookmarkEnd w:id="1255"/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8п. + 9п. + 10п.</w:t>
            </w:r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12</w:t>
            </w:r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del w:id="1256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Непредвиденные</w:delText>
              </w:r>
            </w:del>
            <w:bookmarkStart w:id="1257" w:name="OLE_LINK76"/>
            <w:bookmarkStart w:id="1258" w:name="OLE_LINK77"/>
            <w:bookmarkStart w:id="1259" w:name="OLE_LINK99"/>
            <w:ins w:id="1260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  <w:bookmarkEnd w:id="1257"/>
            <w:bookmarkEnd w:id="1258"/>
            <w:bookmarkEnd w:id="1259"/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</w:t>
            </w:r>
            <w:ins w:id="1261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del w:id="1262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</w:delText>
              </w:r>
            </w:del>
            <w:r w:rsidRPr="00135028">
              <w:rPr>
                <w:szCs w:val="20"/>
                <w:lang w:eastAsia="ru-RU"/>
              </w:rPr>
              <w:t xml:space="preserve"> * 11п.</w:t>
            </w:r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</w:t>
            </w:r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63" w:name="OLE_LINK78"/>
            <w:bookmarkStart w:id="1264" w:name="OLE_LINK79"/>
            <w:bookmarkStart w:id="1265" w:name="OLE_LINK100"/>
            <w:r w:rsidRPr="00135028">
              <w:rPr>
                <w:szCs w:val="20"/>
                <w:lang w:eastAsia="ru-RU"/>
              </w:rPr>
              <w:t>Себестоимость</w:t>
            </w:r>
            <w:bookmarkEnd w:id="1263"/>
            <w:bookmarkEnd w:id="1264"/>
            <w:bookmarkEnd w:id="1265"/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11п. + 12п.</w:t>
            </w:r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14</w:t>
            </w:r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66" w:name="OLE_LINK80"/>
            <w:bookmarkStart w:id="1267" w:name="OLE_LINK81"/>
            <w:bookmarkStart w:id="1268" w:name="OLE_LINK101"/>
            <w:r w:rsidRPr="00135028">
              <w:rPr>
                <w:szCs w:val="20"/>
                <w:lang w:eastAsia="ru-RU"/>
              </w:rPr>
              <w:t>Рентабельность</w:t>
            </w:r>
            <w:bookmarkEnd w:id="1266"/>
            <w:bookmarkEnd w:id="1267"/>
            <w:bookmarkEnd w:id="1268"/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Крен * 13п.</w:t>
            </w:r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15</w:t>
            </w:r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69" w:name="OLE_LINK102"/>
            <w:bookmarkStart w:id="1270" w:name="OLE_LINK103"/>
            <w:bookmarkStart w:id="1271" w:name="OLE_LINK82"/>
            <w:bookmarkStart w:id="1272" w:name="OLE_LINK83"/>
            <w:r w:rsidRPr="00135028">
              <w:rPr>
                <w:szCs w:val="20"/>
                <w:lang w:eastAsia="ru-RU"/>
              </w:rPr>
              <w:t>Цена</w:t>
            </w:r>
            <w:bookmarkEnd w:id="1269"/>
            <w:bookmarkEnd w:id="1270"/>
            <w:r w:rsidRPr="00135028">
              <w:rPr>
                <w:szCs w:val="20"/>
                <w:lang w:eastAsia="ru-RU"/>
              </w:rPr>
              <w:t xml:space="preserve"> </w:t>
            </w:r>
            <w:bookmarkEnd w:id="1271"/>
            <w:bookmarkEnd w:id="1272"/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13п. + 14п.</w:t>
            </w:r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73" w:name="_Hlk449544229"/>
            <w:r w:rsidRPr="00135028">
              <w:rPr>
                <w:szCs w:val="20"/>
                <w:lang w:eastAsia="ru-RU"/>
              </w:rPr>
              <w:t>16</w:t>
            </w:r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74" w:name="OLE_LINK84"/>
            <w:bookmarkStart w:id="1275" w:name="OLE_LINK85"/>
            <w:r w:rsidRPr="00135028">
              <w:rPr>
                <w:szCs w:val="20"/>
                <w:lang w:eastAsia="ru-RU"/>
              </w:rPr>
              <w:t>НДС</w:t>
            </w:r>
            <w:bookmarkEnd w:id="1274"/>
            <w:bookmarkEnd w:id="1275"/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НДС * 15п. </w:t>
            </w:r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bookmarkEnd w:id="1273"/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17</w:t>
            </w:r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76" w:name="OLE_LINK86"/>
            <w:bookmarkStart w:id="1277" w:name="OLE_LINK87"/>
            <w:bookmarkStart w:id="1278" w:name="OLE_LINK107"/>
            <w:r w:rsidRPr="00135028">
              <w:rPr>
                <w:szCs w:val="20"/>
                <w:lang w:eastAsia="ru-RU"/>
              </w:rPr>
              <w:t>Всего</w:t>
            </w:r>
            <w:bookmarkEnd w:id="1276"/>
            <w:bookmarkEnd w:id="1277"/>
            <w:bookmarkEnd w:id="1278"/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15п. + 16п. </w:t>
            </w:r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2B4F2464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ED94F2" wp14:editId="7277F65B">
            <wp:extent cx="3019425" cy="4733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 – Калькуляция</w:t>
      </w:r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279" w:name="_Toc451251830"/>
      <w:r>
        <w:rPr>
          <w:noProof/>
          <w:lang w:eastAsia="ru-RU"/>
        </w:rPr>
        <w:t>Условия отбора</w:t>
      </w:r>
      <w:bookmarkEnd w:id="1279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lastRenderedPageBreak/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172F0650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280" w:name="_Toc451251831"/>
      <w:r>
        <w:rPr>
          <w:lang w:eastAsia="ru-RU"/>
        </w:rPr>
        <w:t>Процесс производства. Модуль «Наряд»</w:t>
      </w:r>
      <w:bookmarkEnd w:id="1280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281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282" w:author="Екатерина Луткова" w:date="2016-04-19T16:47:00Z"/>
          <w:lang w:eastAsia="ru-RU"/>
        </w:rPr>
      </w:pPr>
    </w:p>
    <w:p w14:paraId="75A304CC" w14:textId="4AA13510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  <w:r w:rsidR="00D30EDF">
        <w:rPr>
          <w:lang w:eastAsia="ru-RU"/>
        </w:rPr>
        <w:t xml:space="preserve"> Документ составляется один на каждый рабочий день. Дата автоматически текущая, но с возможностью </w:t>
      </w:r>
      <w:r w:rsidR="00AF4B7C">
        <w:rPr>
          <w:lang w:eastAsia="ru-RU"/>
        </w:rPr>
        <w:t>изменения даты при необходимости.</w:t>
      </w:r>
    </w:p>
    <w:p w14:paraId="09FBFEF9" w14:textId="0184B03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из раскрывающегося списка номер чертежа. Наименование</w:t>
      </w:r>
      <w:r w:rsidR="00D30EDF">
        <w:rPr>
          <w:lang w:eastAsia="ru-RU"/>
        </w:rPr>
        <w:t xml:space="preserve"> детали</w:t>
      </w:r>
      <w:r>
        <w:rPr>
          <w:lang w:eastAsia="ru-RU"/>
        </w:rPr>
        <w:t xml:space="preserve">, группа, материал, способ изготовления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283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1BC5073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«Дневное задание», «Выполнено»</w:t>
      </w:r>
      <w:ins w:id="1284" w:author="Екатерина Луткова" w:date="2016-04-29T15:21:00Z">
        <w:r w:rsidR="00975BFE">
          <w:rPr>
            <w:lang w:eastAsia="ru-RU"/>
          </w:rPr>
          <w:t xml:space="preserve"> (</w:t>
        </w:r>
      </w:ins>
      <w:ins w:id="1285" w:author="Екатерина Луткова" w:date="2016-05-05T09:40:00Z">
        <w:r w:rsidR="00975BFE">
          <w:rPr>
            <w:lang w:eastAsia="ru-RU"/>
          </w:rPr>
          <w:t>тип-целое число</w:t>
        </w:r>
      </w:ins>
      <w:ins w:id="1286" w:author="Екатерина Луткова" w:date="2016-04-29T15:21:00Z">
        <w:r w:rsidR="00D30EDF">
          <w:rPr>
            <w:lang w:eastAsia="ru-RU"/>
          </w:rPr>
          <w:t>)</w:t>
        </w:r>
      </w:ins>
      <w:r>
        <w:rPr>
          <w:lang w:eastAsia="ru-RU"/>
        </w:rPr>
        <w:t xml:space="preserve"> прописываются вручную.</w:t>
      </w:r>
      <w:ins w:id="1287" w:author="Екатерина Луткова" w:date="2016-04-29T15:21:00Z">
        <w:r w:rsidR="00D30EDF">
          <w:rPr>
            <w:lang w:eastAsia="ru-RU"/>
          </w:rPr>
          <w:t xml:space="preserve"> </w:t>
        </w:r>
      </w:ins>
    </w:p>
    <w:p w14:paraId="4C1CE846" w14:textId="5B97C4CD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«Исполнитель» выбирается из справочника «</w:t>
      </w:r>
      <w:del w:id="1288" w:author="HOME" w:date="2016-05-04T23:32:00Z">
        <w:r w:rsidDel="003132CD">
          <w:rPr>
            <w:lang w:eastAsia="ru-RU"/>
          </w:rPr>
          <w:delText>Сотрудники</w:delText>
        </w:r>
      </w:del>
      <w:r>
        <w:rPr>
          <w:lang w:eastAsia="ru-RU"/>
        </w:rPr>
        <w:t xml:space="preserve">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0548378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т.д.).</w:t>
      </w:r>
      <w:ins w:id="1289" w:author="Екатерина Луткова" w:date="2016-05-05T10:14:00Z">
        <w:r w:rsidR="00B072B6">
          <w:rPr>
            <w:lang w:eastAsia="ru-RU"/>
          </w:rPr>
          <w:t xml:space="preserve"> Партия назначается сразу при добавлении новой строки. </w:t>
        </w:r>
      </w:ins>
      <w:ins w:id="1290" w:author="Екатерина Луткова" w:date="2016-05-05T10:16:00Z">
        <w:r w:rsidR="00B072B6">
          <w:rPr>
            <w:lang w:eastAsia="ru-RU"/>
          </w:rPr>
          <w:t xml:space="preserve">При удалении строки из наряда </w:t>
        </w:r>
      </w:ins>
      <w:ins w:id="1291" w:author="Екатерина Луткова" w:date="2016-05-05T10:17:00Z">
        <w:r w:rsidR="00B072B6">
          <w:rPr>
            <w:lang w:eastAsia="ru-RU"/>
          </w:rPr>
          <w:t>следующие строки не перенумеровываются.</w:t>
        </w:r>
      </w:ins>
    </w:p>
    <w:p w14:paraId="1A2BC79C" w14:textId="73852A2C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975811">
        <w:rPr>
          <w:lang w:eastAsia="ru-RU"/>
        </w:rPr>
        <w:t>]</w:t>
      </w:r>
      <w:r>
        <w:rPr>
          <w:lang w:eastAsia="ru-RU"/>
        </w:rPr>
        <w:t>.</w:t>
      </w:r>
      <w:ins w:id="1292" w:author="Екатерина Луткова" w:date="2016-05-05T10:18:00Z">
        <w:r w:rsidR="00B072B6">
          <w:rPr>
            <w:lang w:eastAsia="ru-RU"/>
          </w:rPr>
          <w:t xml:space="preserve"> </w:t>
        </w:r>
        <w:commentRangeStart w:id="1293"/>
        <w:r w:rsidR="00B072B6">
          <w:rPr>
            <w:lang w:eastAsia="ru-RU"/>
          </w:rPr>
          <w:t xml:space="preserve">Сумма </w:t>
        </w:r>
      </w:ins>
      <w:commentRangeEnd w:id="1293"/>
      <w:r w:rsidR="00787A80">
        <w:rPr>
          <w:rStyle w:val="af0"/>
        </w:rPr>
        <w:commentReference w:id="1293"/>
      </w:r>
      <w:ins w:id="1294" w:author="Екатерина Луткова" w:date="2016-05-05T10:18:00Z">
        <w:r w:rsidR="00B072B6">
          <w:rPr>
            <w:lang w:eastAsia="ru-RU"/>
          </w:rPr>
          <w:t xml:space="preserve">= выполнено * цена. </w:t>
        </w:r>
      </w:ins>
    </w:p>
    <w:p w14:paraId="28A3EFA9" w14:textId="778ADCF4" w:rsidR="00DD7803" w:rsidRPr="00101CB7" w:rsidRDefault="0053293A" w:rsidP="006E25FC">
      <w:pPr>
        <w:spacing w:before="100" w:beforeAutospacing="1" w:after="100" w:afterAutospacing="1" w:line="360" w:lineRule="auto"/>
        <w:ind w:firstLine="709"/>
        <w:jc w:val="both"/>
      </w:pPr>
      <w:r w:rsidRPr="00101CB7">
        <w:t>В</w:t>
      </w:r>
      <w:r w:rsidR="00DD7803" w:rsidRPr="00101CB7">
        <w:t xml:space="preserve">едется реестр изготовленных </w:t>
      </w:r>
      <w:commentRangeStart w:id="1295"/>
      <w:r w:rsidR="00DD7803" w:rsidRPr="00101CB7">
        <w:t>деталей</w:t>
      </w:r>
      <w:commentRangeEnd w:id="1295"/>
      <w:r w:rsidR="00460563" w:rsidRPr="00101CB7">
        <w:commentReference w:id="1295"/>
      </w:r>
      <w:r w:rsidR="00DD7803" w:rsidRPr="00101CB7">
        <w:t>. Имеется возможность просмотра изготовленного количества деталей</w:t>
      </w:r>
      <w:r w:rsidR="00D30EDF" w:rsidRPr="00101CB7">
        <w:t xml:space="preserve"> (выполненного)</w:t>
      </w:r>
      <w:r w:rsidR="00DD7803" w:rsidRPr="00101CB7">
        <w:t xml:space="preserve"> с начала месяца по текущий день, а также за месяц. Необходимые поля: номер чертежа и количество деталей по нему. </w:t>
      </w:r>
      <w:ins w:id="1296" w:author="Мухамедшин" w:date="2016-05-24T16:39:00Z">
        <w:r w:rsidR="00101CB7" w:rsidRPr="00101CB7">
          <w:t>В поле «Выполнено» проставляется количество, которое было изготовлено по каждому чертежу - это количество суммируется</w:t>
        </w:r>
      </w:ins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787A80" w:rsidRDefault="0055094D" w:rsidP="00787A80">
      <w:pPr>
        <w:spacing w:before="100" w:beforeAutospacing="1" w:after="100" w:afterAutospacing="1" w:line="240" w:lineRule="auto"/>
        <w:ind w:firstLine="709"/>
        <w:jc w:val="both"/>
        <w:rPr>
          <w:b/>
          <w:lang w:eastAsia="ru-RU"/>
        </w:rPr>
      </w:pPr>
      <w:r w:rsidRPr="00787A80">
        <w:rPr>
          <w:b/>
          <w:lang w:eastAsia="ru-RU"/>
        </w:rPr>
        <w:t>Индивидуальный наряд.</w:t>
      </w:r>
    </w:p>
    <w:p w14:paraId="6139E45D" w14:textId="56325223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Из дневного наряда формируется индивидуальный</w:t>
      </w:r>
      <w:r w:rsidR="00AF4B7C">
        <w:rPr>
          <w:lang w:eastAsia="ru-RU"/>
        </w:rPr>
        <w:t xml:space="preserve">. Выбрав исполнителя (сотрудника) и нажав на кнопку «индивидуальный наряд» появляется таблица в которой заполнены следующие поля: наименование детали, номер детали (группа + наименование чертежа), задание сменное (дневное </w:t>
      </w:r>
      <w:r w:rsidR="00AF4B7C">
        <w:rPr>
          <w:lang w:eastAsia="ru-RU"/>
        </w:rPr>
        <w:lastRenderedPageBreak/>
        <w:t xml:space="preserve">задание) – эти данные подтягиваются из дневного наряда. Задание сменное – это количество деталей, которое необходимо изготовить сотруднику за день (берется из дневного наряда, в дневном наряде это поле называется «дневным заданием»). </w:t>
      </w:r>
      <w:r>
        <w:rPr>
          <w:lang w:eastAsia="ru-RU"/>
        </w:rPr>
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рабочих – которые упоминаются в дневном наряде). </w:t>
      </w:r>
      <w:r w:rsidR="006F458E">
        <w:rPr>
          <w:lang w:eastAsia="ru-RU"/>
        </w:rPr>
        <w:t>После выбора исполнителя нажимается кнопки «Индивидуальный наряд» и заполняются недостающие поля (рис. 14а).</w:t>
      </w:r>
      <w:r w:rsidR="0055094D">
        <w:rPr>
          <w:lang w:eastAsia="ru-RU"/>
        </w:rPr>
        <w:t xml:space="preserve"> Количество по заявке берется из </w:t>
      </w:r>
      <w:r w:rsidR="00667FD0">
        <w:rPr>
          <w:lang w:eastAsia="ru-RU"/>
        </w:rPr>
        <w:t xml:space="preserve">модуля «Заявка» </w:t>
      </w:r>
      <w:r w:rsidR="0055094D">
        <w:rPr>
          <w:lang w:eastAsia="ru-RU"/>
        </w:rPr>
        <w:t>(сумма по определенному чертежу – сколько штук заказано).</w:t>
      </w:r>
      <w:r w:rsidR="00667FD0">
        <w:rPr>
          <w:lang w:eastAsia="ru-RU"/>
        </w:rPr>
        <w:t xml:space="preserve"> Это количество берется из заявки. Например, заказчик заказал определенное изделие в количестве 300 штук (если одну деталь заказали несколько заказчиков-в нескольких заявках, то количество суммируется). В поле «количество по заявке» ставится 300 штук, на 29.04. было сменное задание-изготовить 72 штуки, их изгот</w:t>
      </w:r>
      <w:r w:rsidR="00E87004">
        <w:rPr>
          <w:lang w:eastAsia="ru-RU"/>
        </w:rPr>
        <w:t xml:space="preserve">овили и оказалось 2 штуки брака, </w:t>
      </w:r>
      <w:r w:rsidR="00667FD0">
        <w:rPr>
          <w:lang w:eastAsia="ru-RU"/>
        </w:rPr>
        <w:t>поэтому на 29.04. выполнено 70 штук, в поле «невыпол</w:t>
      </w:r>
      <w:r w:rsidR="00E87004">
        <w:rPr>
          <w:lang w:eastAsia="ru-RU"/>
        </w:rPr>
        <w:t>н</w:t>
      </w:r>
      <w:r w:rsidR="00667FD0">
        <w:rPr>
          <w:lang w:eastAsia="ru-RU"/>
        </w:rPr>
        <w:t>енное количество деталей по заявке» ставится 300-70=230</w:t>
      </w:r>
      <w:r w:rsidR="00E87004">
        <w:rPr>
          <w:lang w:eastAsia="ru-RU"/>
        </w:rPr>
        <w:t xml:space="preserve"> штук, следовательно, на 3</w:t>
      </w:r>
      <w:r w:rsidR="00667FD0">
        <w:rPr>
          <w:lang w:eastAsia="ru-RU"/>
        </w:rPr>
        <w:t xml:space="preserve">0.04. в поле «количество по заявке» будет стоять 230 (так как 70 выполнено). </w:t>
      </w:r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Выбирается оборудование - пресс </w:t>
      </w:r>
      <w:proofErr w:type="gramStart"/>
      <w:r>
        <w:rPr>
          <w:lang w:eastAsia="ru-RU"/>
        </w:rPr>
        <w:t xml:space="preserve">( </w:t>
      </w:r>
      <w:proofErr w:type="gramEnd"/>
      <w:r>
        <w:rPr>
          <w:lang w:eastAsia="ru-RU"/>
        </w:rPr>
        <w:t xml:space="preserve">все подходящие пресса описаны в технологической карте). В зависимости от выбранного пресса – подтягиваются из технологической карты время и температура вулканизации. Количество </w:t>
      </w:r>
      <w:proofErr w:type="spellStart"/>
      <w:r>
        <w:rPr>
          <w:lang w:eastAsia="ru-RU"/>
        </w:rPr>
        <w:t>прессформ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гнездность</w:t>
      </w:r>
      <w:proofErr w:type="spellEnd"/>
      <w:r>
        <w:rPr>
          <w:lang w:eastAsia="ru-RU"/>
        </w:rPr>
        <w:t xml:space="preserve">, выход партии так же подтягиваются из технологической карты на данный чертеж. </w:t>
      </w:r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Вручную проставляется Уч. (например, формовой)</w:t>
      </w:r>
      <w:r w:rsidR="00DF6907">
        <w:rPr>
          <w:lang w:eastAsia="ru-RU"/>
        </w:rPr>
        <w:t xml:space="preserve"> и время работы пресса в смене.</w:t>
      </w:r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Количество съемов = задание сменное / выход партии.</w:t>
      </w:r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Время использования пресса = количество съемов* время вулканизации.</w:t>
      </w:r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Время работы пресса свободное = время работы пресса в смену – (126+104+64 – сумма времен использования конкретного пресса)*1,2.</w:t>
      </w:r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Невыполненное количество деталей по заявке (по всем заявкам, если эту деталь заказали несколько заказчиков и заявка не была отгружена) = количество по заявке – задание сменное</w:t>
      </w:r>
      <w:r w:rsidR="006363D9">
        <w:rPr>
          <w:lang w:eastAsia="ru-RU"/>
        </w:rPr>
        <w:t xml:space="preserve"> + брак</w:t>
      </w:r>
      <w:r>
        <w:rPr>
          <w:lang w:eastAsia="ru-RU"/>
        </w:rPr>
        <w:t>.</w:t>
      </w:r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Фактически выполненное, брак заводятся вручную.</w:t>
      </w:r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Одновременная работа: если «1», значит работа на прессе последовательная, если «0» (см. рис. 14а), то это значит на 6 прессе одновременно изготавливаются оба уплотнения.</w:t>
      </w:r>
    </w:p>
    <w:p w14:paraId="40B38B86" w14:textId="5657FD3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AE4022" wp14:editId="2F333CEB">
            <wp:extent cx="6840220" cy="3515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1297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1298" w:author="Екатерина Луткова" w:date="2016-04-19T16:58:00Z"/>
          <w:noProof/>
          <w:lang w:eastAsia="ru-RU"/>
        </w:rPr>
      </w:pPr>
      <w:ins w:id="1299" w:author="Екатерина Луткова" w:date="2016-04-19T17:34:00Z">
        <w:r>
          <w:rPr>
            <w:noProof/>
            <w:lang w:eastAsia="ru-RU"/>
          </w:rPr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1300" w:author="Екатерина Луткова" w:date="2016-04-20T13:01:00Z"/>
          <w:noProof/>
          <w:lang w:eastAsia="ru-RU"/>
        </w:rPr>
      </w:pPr>
      <w:ins w:id="1301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1302" w:author="Екатерина Луткова" w:date="2016-04-20T13:01:00Z"/>
          <w:noProof/>
          <w:lang w:eastAsia="ru-RU"/>
        </w:rPr>
        <w:pPrChange w:id="1303" w:author="Екатерина Луткова" w:date="2016-04-20T13:01:00Z">
          <w:pPr>
            <w:pStyle w:val="3"/>
            <w:ind w:firstLine="708"/>
          </w:pPr>
        </w:pPrChange>
      </w:pPr>
      <w:del w:id="1304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1305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1306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</w:del>
    </w:p>
    <w:p w14:paraId="2234BFFC" w14:textId="7B5194EB" w:rsidR="00FB39AE" w:rsidDel="00C42FE2" w:rsidRDefault="00FB39AE">
      <w:pPr>
        <w:rPr>
          <w:del w:id="1307" w:author="Екатерина Луткова" w:date="2016-04-20T13:01:00Z"/>
          <w:lang w:eastAsia="ru-RU"/>
        </w:rPr>
      </w:pPr>
      <w:del w:id="1308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1309" w:author="Екатерина Луткова" w:date="2016-04-20T13:01:00Z"/>
          <w:lang w:eastAsia="ru-RU"/>
        </w:rPr>
        <w:pPrChange w:id="1310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11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1312" w:author="Екатерина Луткова" w:date="2016-04-20T13:01:00Z"/>
          <w:lang w:eastAsia="ru-RU"/>
        </w:rPr>
        <w:pPrChange w:id="1313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14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1315" w:author="Екатерина Луткова" w:date="2016-04-20T13:01:00Z"/>
          <w:lang w:eastAsia="ru-RU"/>
        </w:rPr>
        <w:pPrChange w:id="1316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17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1318" w:author="Екатерина Луткова" w:date="2016-04-20T13:01:00Z"/>
          <w:lang w:eastAsia="ru-RU"/>
        </w:rPr>
        <w:pPrChange w:id="1319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20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1321" w:author="Екатерина Луткова" w:date="2016-04-20T13:01:00Z"/>
          <w:lang w:eastAsia="ru-RU"/>
        </w:rPr>
        <w:pPrChange w:id="1322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23" w:author="Екатерина Луткова" w:date="2016-04-20T13:01:00Z">
        <w:r w:rsidDel="00C42FE2">
          <w:rPr>
            <w:lang w:eastAsia="ru-RU"/>
          </w:rPr>
          <w:lastRenderedPageBreak/>
          <w:delText>Партия;</w:delText>
        </w:r>
      </w:del>
    </w:p>
    <w:p w14:paraId="2F58BC86" w14:textId="0CEFD83A" w:rsidR="00FB39AE" w:rsidDel="00C42FE2" w:rsidRDefault="00FB39AE">
      <w:pPr>
        <w:rPr>
          <w:del w:id="1324" w:author="Екатерина Луткова" w:date="2016-04-20T13:01:00Z"/>
          <w:lang w:eastAsia="ru-RU"/>
        </w:rPr>
        <w:pPrChange w:id="1325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26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1327" w:author="Екатерина Луткова" w:date="2016-04-20T13:01:00Z"/>
          <w:lang w:eastAsia="ru-RU"/>
        </w:rPr>
        <w:pPrChange w:id="1328" w:author="Екатерина Луткова" w:date="2016-04-20T13:01:00Z">
          <w:pPr>
            <w:pStyle w:val="a4"/>
          </w:pPr>
        </w:pPrChange>
      </w:pPr>
      <w:del w:id="1329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1330" w:author="Екатерина Луткова" w:date="2016-04-20T13:01:00Z"/>
          <w:lang w:eastAsia="ru-RU"/>
        </w:rPr>
        <w:pPrChange w:id="1331" w:author="Екатерина Луткова" w:date="2016-04-20T13:01:00Z">
          <w:pPr>
            <w:pStyle w:val="a4"/>
          </w:pPr>
        </w:pPrChange>
      </w:pPr>
      <w:del w:id="1332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333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1334" w:author="Екатерина Луткова" w:date="2016-04-20T13:01:00Z"/>
          <w:lang w:eastAsia="ru-RU"/>
        </w:rPr>
        <w:pPrChange w:id="1335" w:author="Екатерина Луткова" w:date="2016-04-20T13:01:00Z">
          <w:pPr>
            <w:pStyle w:val="3"/>
            <w:ind w:firstLine="708"/>
          </w:pPr>
        </w:pPrChange>
      </w:pPr>
      <w:del w:id="1336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</w:del>
    </w:p>
    <w:p w14:paraId="20440EDF" w14:textId="058B6237" w:rsidR="00947AAF" w:rsidDel="00C42FE2" w:rsidRDefault="00947AAF">
      <w:pPr>
        <w:rPr>
          <w:del w:id="1337" w:author="Екатерина Луткова" w:date="2016-04-20T13:01:00Z"/>
          <w:lang w:eastAsia="ru-RU"/>
        </w:rPr>
        <w:pPrChange w:id="1338" w:author="Екатерина Луткова" w:date="2016-04-20T13:01:00Z">
          <w:pPr>
            <w:ind w:firstLine="709"/>
          </w:pPr>
        </w:pPrChange>
      </w:pPr>
      <w:del w:id="1339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1340" w:author="Екатерина Луткова" w:date="2016-04-20T13:01:00Z"/>
          <w:lang w:eastAsia="ru-RU"/>
        </w:rPr>
        <w:pPrChange w:id="1341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42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1343" w:author="Екатерина Луткова" w:date="2016-04-20T13:01:00Z"/>
          <w:lang w:eastAsia="ru-RU"/>
        </w:rPr>
        <w:pPrChange w:id="1344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45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1346" w:author="Екатерина Луткова" w:date="2016-04-20T13:01:00Z"/>
          <w:lang w:eastAsia="ru-RU"/>
        </w:rPr>
        <w:pPrChange w:id="1347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48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1349" w:author="Екатерина Луткова" w:date="2016-04-20T13:01:00Z"/>
          <w:lang w:eastAsia="ru-RU"/>
        </w:rPr>
        <w:pPrChange w:id="1350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51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1352" w:author="Екатерина Луткова" w:date="2016-04-20T13:01:00Z"/>
        </w:rPr>
        <w:pPrChange w:id="1353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54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1355" w:author="Екатерина Луткова" w:date="2016-04-20T13:01:00Z"/>
        </w:rPr>
        <w:pPrChange w:id="1356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57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1358" w:author="Екатерина Луткова" w:date="2016-04-20T13:01:00Z"/>
        </w:rPr>
        <w:pPrChange w:id="1359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60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1361" w:author="Екатерина Луткова" w:date="2016-04-20T13:01:00Z"/>
        </w:rPr>
        <w:pPrChange w:id="1362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63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1364" w:author="Екатерина Луткова" w:date="2016-04-20T13:01:00Z"/>
        </w:rPr>
        <w:pPrChange w:id="1365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66" w:author="Екатерина Луткова" w:date="2016-04-20T13:01:00Z">
        <w:r w:rsidDel="00C42FE2"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1367" w:author="Екатерина Луткова" w:date="2016-04-20T13:01:00Z"/>
          <w:lang w:eastAsia="ru-RU"/>
        </w:rPr>
        <w:pPrChange w:id="1368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369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1370" w:author="Екатерина Луткова" w:date="2016-04-20T13:01:00Z"/>
          <w:lang w:eastAsia="ru-RU"/>
        </w:rPr>
        <w:pPrChange w:id="1371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372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1373" w:author="Екатерина Луткова" w:date="2016-04-20T13:01:00Z"/>
          <w:lang w:eastAsia="ru-RU"/>
        </w:rPr>
        <w:pPrChange w:id="1374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375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376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1377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378" w:name="_Toc451251832"/>
      <w:commentRangeStart w:id="1379"/>
      <w:r>
        <w:rPr>
          <w:lang w:eastAsia="ru-RU"/>
        </w:rPr>
        <w:t>Модуль «Отгрузка»</w:t>
      </w:r>
      <w:bookmarkEnd w:id="1378"/>
      <w:commentRangeEnd w:id="1379"/>
      <w:r w:rsidR="00BF38CE">
        <w:rPr>
          <w:rStyle w:val="af0"/>
          <w:rFonts w:eastAsia="Calibri"/>
          <w:b w:val="0"/>
        </w:rPr>
        <w:commentReference w:id="1379"/>
      </w:r>
    </w:p>
    <w:p w14:paraId="7C057F68" w14:textId="42D87019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  <w:ins w:id="1380" w:author="Екатерина Луткова" w:date="2016-05-26T16:15:00Z">
        <w:r w:rsidR="007722D4">
          <w:rPr>
            <w:lang w:eastAsia="ru-RU"/>
          </w:rPr>
          <w:t xml:space="preserve"> </w:t>
        </w:r>
      </w:ins>
      <w:ins w:id="1381" w:author="Екатерина Луткова" w:date="2016-05-26T16:16:00Z">
        <w:r w:rsidR="007722D4">
          <w:rPr>
            <w:lang w:eastAsia="ru-RU"/>
          </w:rPr>
          <w:t>Информация по отгрузке автоматически добавляется в журнал «Распоряжение на отгрузку». Журнал – это реестр всех произведенных отгрузок.</w:t>
        </w:r>
      </w:ins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</w:t>
      </w:r>
      <w:commentRangeStart w:id="1382"/>
      <w:r w:rsidRPr="0050217A">
        <w:rPr>
          <w:lang w:eastAsia="ru-RU"/>
        </w:rPr>
        <w:t xml:space="preserve">по замене брака </w:t>
      </w:r>
      <w:commentRangeEnd w:id="1382"/>
      <w:r w:rsidR="00B4152C">
        <w:rPr>
          <w:rStyle w:val="af0"/>
        </w:rPr>
        <w:commentReference w:id="1382"/>
      </w:r>
      <w:r w:rsidRPr="0050217A">
        <w:rPr>
          <w:lang w:eastAsia="ru-RU"/>
        </w:rPr>
        <w:t xml:space="preserve">к номеру документа добавляется литер «Б», в цене проставляется «0». При </w:t>
      </w:r>
      <w:commentRangeStart w:id="1383"/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</w:t>
      </w:r>
      <w:commentRangeEnd w:id="1383"/>
      <w:r w:rsidR="00B4152C">
        <w:rPr>
          <w:rStyle w:val="af0"/>
        </w:rPr>
        <w:commentReference w:id="1383"/>
      </w:r>
      <w:r w:rsidRPr="0050217A">
        <w:rPr>
          <w:lang w:eastAsia="ru-RU"/>
        </w:rPr>
        <w:t>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Основание для накладной – номер выставленного счета. </w:t>
      </w:r>
      <w:commentRangeStart w:id="1384"/>
      <w:r>
        <w:rPr>
          <w:lang w:eastAsia="ru-RU"/>
        </w:rPr>
        <w:t>Прописывается вручную</w:t>
      </w:r>
      <w:commentRangeEnd w:id="1384"/>
      <w:r w:rsidR="00B4152C">
        <w:rPr>
          <w:rStyle w:val="af0"/>
        </w:rPr>
        <w:commentReference w:id="1384"/>
      </w:r>
      <w:r>
        <w:rPr>
          <w:lang w:eastAsia="ru-RU"/>
        </w:rPr>
        <w:t xml:space="preserve">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59EF1B0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заполняются поля таблицы для товарной накладной. Выбирается номер чертежа, слева появляется соответствующая ему группа и наименование детали. </w:t>
      </w:r>
      <w:commentRangeStart w:id="1385"/>
      <w:r>
        <w:rPr>
          <w:lang w:eastAsia="ru-RU"/>
        </w:rPr>
        <w:t>Код</w:t>
      </w:r>
      <w:commentRangeEnd w:id="1385"/>
      <w:r w:rsidR="00B4152C">
        <w:rPr>
          <w:rStyle w:val="af0"/>
        </w:rPr>
        <w:commentReference w:id="1385"/>
      </w:r>
      <w:r>
        <w:rPr>
          <w:lang w:eastAsia="ru-RU"/>
        </w:rPr>
        <w:t xml:space="preserve">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>.</w:t>
      </w:r>
      <w:ins w:id="1386" w:author="Екатерина Луткова" w:date="2016-05-26T16:22:00Z">
        <w:r w:rsidR="007722D4">
          <w:rPr>
            <w:lang w:eastAsia="ru-RU"/>
          </w:rPr>
          <w:t xml:space="preserve"> Код – это код единиц измерения</w:t>
        </w:r>
      </w:ins>
      <w:ins w:id="1387" w:author="Екатерина Луткова" w:date="2016-05-26T16:23:00Z">
        <w:r w:rsidR="007722D4">
          <w:rPr>
            <w:lang w:eastAsia="ru-RU"/>
          </w:rPr>
          <w:t xml:space="preserve"> (</w:t>
        </w:r>
      </w:ins>
      <w:ins w:id="1388" w:author="Екатерина Луткова" w:date="2016-05-26T16:25:00Z">
        <w:r w:rsidR="007722D4">
          <w:rPr>
            <w:lang w:eastAsia="ru-RU"/>
          </w:rPr>
          <w:t>есть в справочнике единиц измерения)</w:t>
        </w:r>
      </w:ins>
      <w:ins w:id="1389" w:author="Екатерина Луткова" w:date="2016-05-26T16:26:00Z">
        <w:r w:rsidR="007722D4">
          <w:rPr>
            <w:lang w:eastAsia="ru-RU"/>
          </w:rPr>
          <w:t>.</w:t>
        </w:r>
      </w:ins>
      <w:r>
        <w:rPr>
          <w:lang w:eastAsia="ru-RU"/>
        </w:rPr>
        <w:t xml:space="preserve"> Количество </w:t>
      </w:r>
      <w:ins w:id="1390" w:author="Екатерина Луткова" w:date="2016-05-17T11:54:00Z">
        <w:r w:rsidR="0069220B">
          <w:rPr>
            <w:lang w:eastAsia="ru-RU"/>
          </w:rPr>
          <w:t>заполняется вручную.</w:t>
        </w:r>
      </w:ins>
      <w:ins w:id="1391" w:author="Екатерина Луткова" w:date="2016-05-17T11:55:00Z">
        <w:r w:rsidR="0069220B">
          <w:rPr>
            <w:lang w:eastAsia="ru-RU"/>
          </w:rPr>
          <w:t xml:space="preserve"> </w:t>
        </w:r>
        <w:commentRangeStart w:id="1392"/>
        <w:r w:rsidR="0069220B">
          <w:rPr>
            <w:lang w:eastAsia="ru-RU"/>
          </w:rPr>
          <w:t>Партия берется из модуля «Наряд»</w:t>
        </w:r>
      </w:ins>
      <w:commentRangeEnd w:id="1392"/>
      <w:r w:rsidR="00B4152C">
        <w:rPr>
          <w:rStyle w:val="af0"/>
        </w:rPr>
        <w:commentReference w:id="1392"/>
      </w:r>
      <w:del w:id="1393" w:author="Екатерина Луткова" w:date="2016-05-17T11:55:00Z">
        <w:r w:rsidDel="0069220B">
          <w:rPr>
            <w:lang w:eastAsia="ru-RU"/>
          </w:rPr>
          <w:delText>и ном</w:delText>
        </w:r>
      </w:del>
      <w:del w:id="1394" w:author="Екатерина Луткова" w:date="2016-05-17T11:54:00Z">
        <w:r w:rsidDel="0069220B">
          <w:rPr>
            <w:lang w:eastAsia="ru-RU"/>
          </w:rPr>
          <w:delText>ер партии вручную</w:delText>
        </w:r>
      </w:del>
      <w:r>
        <w:rPr>
          <w:lang w:eastAsia="ru-RU"/>
        </w:rPr>
        <w:t xml:space="preserve">. </w:t>
      </w:r>
      <w:ins w:id="1395" w:author="Екатерина Луткова" w:date="2016-05-26T16:28:00Z">
        <w:r w:rsidR="00CB5A45">
          <w:rPr>
            <w:lang w:eastAsia="ru-RU"/>
          </w:rPr>
          <w:t xml:space="preserve">Партия берется автоматически самая ранняя (если работа по заявке велась несколько дней). </w:t>
        </w:r>
      </w:ins>
      <w:r>
        <w:rPr>
          <w:lang w:eastAsia="ru-RU"/>
        </w:rPr>
        <w:t xml:space="preserve">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</w:t>
      </w:r>
      <w:commentRangeStart w:id="1396"/>
      <w:r>
        <w:rPr>
          <w:lang w:eastAsia="ru-RU"/>
        </w:rPr>
        <w:t>сумма без НДС и с учетом НДС</w:t>
      </w:r>
      <w:commentRangeEnd w:id="1396"/>
      <w:r w:rsidR="00B4152C">
        <w:rPr>
          <w:rStyle w:val="af0"/>
        </w:rPr>
        <w:commentReference w:id="1396"/>
      </w:r>
      <w:r>
        <w:rPr>
          <w:lang w:eastAsia="ru-RU"/>
        </w:rPr>
        <w:t xml:space="preserve">. </w:t>
      </w:r>
      <w:ins w:id="1397" w:author="Екатерина Луткова" w:date="2016-05-26T16:30:00Z">
        <w:r w:rsidR="00CB5A45">
          <w:rPr>
            <w:lang w:eastAsia="ru-RU"/>
          </w:rPr>
          <w:t>Сумма считается как цена по чертежу * количество.</w:t>
        </w:r>
      </w:ins>
    </w:p>
    <w:p w14:paraId="421FAF1A" w14:textId="4940613E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Считается </w:t>
      </w:r>
      <w:commentRangeStart w:id="1398"/>
      <w:r>
        <w:rPr>
          <w:lang w:eastAsia="ru-RU"/>
        </w:rPr>
        <w:t xml:space="preserve">масса нетто </w:t>
      </w:r>
      <w:commentRangeEnd w:id="1398"/>
      <w:r w:rsidR="00B4152C">
        <w:rPr>
          <w:rStyle w:val="af0"/>
        </w:rPr>
        <w:commentReference w:id="1398"/>
      </w:r>
      <w:r>
        <w:rPr>
          <w:lang w:eastAsia="ru-RU"/>
        </w:rPr>
        <w:t>всей отгрузки и итоговая сумма с НДС и без НДС.</w:t>
      </w:r>
      <w:ins w:id="1399" w:author="Екатерина Луткова" w:date="2016-05-26T16:34:00Z">
        <w:r w:rsidR="00CB5A45">
          <w:rPr>
            <w:lang w:eastAsia="ru-RU"/>
          </w:rPr>
          <w:t xml:space="preserve"> Масса нетто считается по фактической массе, если фактическая масса не задана </w:t>
        </w:r>
      </w:ins>
      <w:ins w:id="1400" w:author="Екатерина Луткова" w:date="2016-05-26T16:35:00Z">
        <w:r w:rsidR="00CB5A45">
          <w:rPr>
            <w:lang w:eastAsia="ru-RU"/>
          </w:rPr>
          <w:t>–</w:t>
        </w:r>
      </w:ins>
      <w:ins w:id="1401" w:author="Екатерина Луткова" w:date="2016-05-26T16:34:00Z">
        <w:r w:rsidR="00CB5A45">
          <w:rPr>
            <w:lang w:eastAsia="ru-RU"/>
          </w:rPr>
          <w:t xml:space="preserve"> считается </w:t>
        </w:r>
      </w:ins>
      <w:ins w:id="1402" w:author="Екатерина Луткова" w:date="2016-05-26T16:35:00Z">
        <w:r w:rsidR="00CB5A45">
          <w:rPr>
            <w:lang w:eastAsia="ru-RU"/>
          </w:rPr>
          <w:t>по массе детали по чертежу.</w:t>
        </w:r>
      </w:ins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403" w:name="_Toc451251833"/>
      <w:commentRangeStart w:id="1404"/>
      <w:r>
        <w:rPr>
          <w:lang w:eastAsia="ru-RU"/>
        </w:rPr>
        <w:t>1 ТТН</w:t>
      </w:r>
      <w:bookmarkEnd w:id="1403"/>
      <w:commentRangeEnd w:id="1404"/>
      <w:r w:rsidR="005B1F70">
        <w:rPr>
          <w:rStyle w:val="af0"/>
          <w:rFonts w:eastAsia="Calibri"/>
          <w:b w:val="0"/>
        </w:rPr>
        <w:commentReference w:id="1404"/>
      </w:r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405" w:author="Екатерина Луткова" w:date="2016-05-26T16:38:00Z"/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39F9E973" w14:textId="48B51959" w:rsidR="005139D4" w:rsidRDefault="005139D4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406" w:author="Екатерина Луткова" w:date="2016-05-26T16:38:00Z">
        <w:r>
          <w:rPr>
            <w:lang w:eastAsia="ru-RU"/>
          </w:rPr>
          <w:t xml:space="preserve">Форма заполняется для дальнейшего формирования товарно-транспортной накладной (приложение 9). </w:t>
        </w:r>
      </w:ins>
      <w:ins w:id="1407" w:author="Екатерина Луткова" w:date="2016-05-26T16:39:00Z">
        <w:r>
          <w:rPr>
            <w:lang w:eastAsia="ru-RU"/>
          </w:rPr>
          <w:t>То есть заполненные данные ТТН переносятся в приложение 9.</w:t>
        </w:r>
      </w:ins>
    </w:p>
    <w:p w14:paraId="239AAFE2" w14:textId="469343B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408"/>
      <w:r>
        <w:rPr>
          <w:lang w:eastAsia="ru-RU"/>
        </w:rPr>
        <w:lastRenderedPageBreak/>
        <w:t>Номер присваивается автоматически</w:t>
      </w:r>
      <w:commentRangeEnd w:id="1408"/>
      <w:r w:rsidR="005B1F70">
        <w:rPr>
          <w:rStyle w:val="af0"/>
        </w:rPr>
        <w:commentReference w:id="1408"/>
      </w:r>
      <w:r>
        <w:rPr>
          <w:lang w:eastAsia="ru-RU"/>
        </w:rPr>
        <w:t>.</w:t>
      </w:r>
      <w:ins w:id="1409" w:author="Екатерина Луткова" w:date="2016-05-26T16:41:00Z">
        <w:r w:rsidR="005139D4">
          <w:rPr>
            <w:lang w:eastAsia="ru-RU"/>
          </w:rPr>
          <w:t xml:space="preserve"> Номер ТТН соответствует номеру товарно-транспортной накладной.</w:t>
        </w:r>
      </w:ins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10" w:name="_Toc451251834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1410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11" w:name="_Toc451251835"/>
      <w:r>
        <w:rPr>
          <w:lang w:eastAsia="ru-RU"/>
        </w:rPr>
        <w:t>4.7.3 Счет-фактура</w:t>
      </w:r>
      <w:bookmarkEnd w:id="1411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12" w:name="_Toc451251836"/>
      <w:r>
        <w:rPr>
          <w:lang w:eastAsia="ru-RU"/>
        </w:rPr>
        <w:t>4.7.4 Товарно-транспортная накладная</w:t>
      </w:r>
      <w:bookmarkEnd w:id="1412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13" w:name="_Toc451251837"/>
      <w:r>
        <w:rPr>
          <w:lang w:eastAsia="ru-RU"/>
        </w:rPr>
        <w:t>4.7.5 Паспорт</w:t>
      </w:r>
      <w:bookmarkEnd w:id="1413"/>
    </w:p>
    <w:p w14:paraId="4E07FDD1" w14:textId="77777777" w:rsidR="00D32A6E" w:rsidDel="00362A64" w:rsidRDefault="00D32A6E" w:rsidP="005B1F70">
      <w:pPr>
        <w:spacing w:before="100" w:beforeAutospacing="1" w:after="100" w:afterAutospacing="1" w:line="360" w:lineRule="auto"/>
        <w:ind w:firstLine="709"/>
        <w:jc w:val="both"/>
        <w:rPr>
          <w:del w:id="1414" w:author="Екатерина Луткова" w:date="2016-04-20T13:02:00Z"/>
          <w:lang w:eastAsia="ru-RU"/>
        </w:rPr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20275B08" w14:textId="77777777" w:rsidR="00362A64" w:rsidRDefault="00362A64" w:rsidP="005B1F70">
      <w:pPr>
        <w:pStyle w:val="3"/>
        <w:ind w:firstLine="709"/>
        <w:rPr>
          <w:lang w:eastAsia="ru-RU"/>
        </w:rPr>
      </w:pPr>
      <w:bookmarkStart w:id="1415" w:name="_Toc451251838"/>
      <w:r>
        <w:rPr>
          <w:lang w:eastAsia="ru-RU"/>
        </w:rPr>
        <w:lastRenderedPageBreak/>
        <w:t>4.7.6 Универсальный передаточный документ</w:t>
      </w:r>
      <w:bookmarkEnd w:id="1415"/>
    </w:p>
    <w:p w14:paraId="1B32F6A6" w14:textId="03C10910" w:rsidR="001E1753" w:rsidRDefault="00362A64" w:rsidP="005B1F7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см. приложение № 11 к договору 2016-04-01 от 1 апреля 2016 г.</w:t>
      </w:r>
    </w:p>
    <w:p w14:paraId="2CE1F157" w14:textId="5BC4F86C" w:rsidR="00295E57" w:rsidRDefault="00295E57" w:rsidP="005B1F70">
      <w:pPr>
        <w:pStyle w:val="2"/>
        <w:numPr>
          <w:ilvl w:val="1"/>
          <w:numId w:val="18"/>
        </w:numPr>
        <w:ind w:left="0" w:firstLine="709"/>
        <w:rPr>
          <w:lang w:eastAsia="ru-RU"/>
        </w:rPr>
      </w:pPr>
      <w:bookmarkStart w:id="1416" w:name="_Toc451251839"/>
      <w:r>
        <w:rPr>
          <w:lang w:eastAsia="ru-RU"/>
        </w:rPr>
        <w:t>Модуль «Отчеты»</w:t>
      </w:r>
      <w:bookmarkEnd w:id="1416"/>
    </w:p>
    <w:p w14:paraId="22729BB1" w14:textId="1A95120D" w:rsidR="00C42FE2" w:rsidRDefault="00C42FE2" w:rsidP="00C42FE2">
      <w:pPr>
        <w:pStyle w:val="3"/>
        <w:ind w:firstLine="708"/>
        <w:rPr>
          <w:lang w:eastAsia="ru-RU"/>
        </w:rPr>
      </w:pPr>
      <w:bookmarkStart w:id="1417" w:name="_Toc451251840"/>
      <w:commentRangeStart w:id="1418"/>
      <w:r>
        <w:rPr>
          <w:lang w:eastAsia="ru-RU"/>
        </w:rPr>
        <w:t xml:space="preserve">4.8.1.  </w:t>
      </w:r>
      <w:bookmarkStart w:id="1419" w:name="OLE_LINK170"/>
      <w:bookmarkStart w:id="1420" w:name="OLE_LINK171"/>
      <w:bookmarkStart w:id="1421" w:name="OLE_LINK172"/>
      <w:r>
        <w:rPr>
          <w:lang w:eastAsia="ru-RU"/>
        </w:rPr>
        <w:t xml:space="preserve">Сводный </w:t>
      </w:r>
      <w:bookmarkStart w:id="1422" w:name="OLE_LINK167"/>
      <w:bookmarkStart w:id="1423" w:name="OLE_LINK168"/>
      <w:bookmarkStart w:id="1424" w:name="OLE_LINK169"/>
      <w:r>
        <w:rPr>
          <w:lang w:eastAsia="ru-RU"/>
        </w:rPr>
        <w:t>отчет по способу изготовления</w:t>
      </w:r>
      <w:bookmarkEnd w:id="1417"/>
      <w:commentRangeEnd w:id="1418"/>
      <w:r w:rsidR="005A1EE3">
        <w:rPr>
          <w:rStyle w:val="af0"/>
          <w:rFonts w:eastAsia="Calibri"/>
          <w:b w:val="0"/>
        </w:rPr>
        <w:commentReference w:id="1418"/>
      </w:r>
      <w:bookmarkEnd w:id="1419"/>
      <w:bookmarkEnd w:id="1420"/>
      <w:bookmarkEnd w:id="1421"/>
      <w:bookmarkEnd w:id="1422"/>
      <w:bookmarkEnd w:id="1423"/>
      <w:bookmarkEnd w:id="1424"/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ab/>
      </w:r>
      <w:r w:rsidRPr="00393290">
        <w:rPr>
          <w:highlight w:val="yellow"/>
          <w:lang w:eastAsia="ru-RU"/>
          <w:rPrChange w:id="1425" w:author="Evgeniy Mukhamedshin" w:date="2016-06-18T14:37:00Z">
            <w:rPr>
              <w:lang w:eastAsia="ru-RU"/>
            </w:rPr>
          </w:rPrChange>
        </w:rPr>
        <w:t>Данный отчет содержит следующую информацию по заявкам:</w:t>
      </w:r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Чертеж (№ чертежа);</w:t>
      </w:r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Группа;</w:t>
      </w:r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Наименование;</w:t>
      </w:r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Количество (по заявке);</w:t>
      </w:r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Время – </w:t>
      </w:r>
      <w:r>
        <w:rPr>
          <w:lang w:val="en-US" w:eastAsia="ru-RU"/>
        </w:rPr>
        <w:t>t</w:t>
      </w:r>
      <w:r>
        <w:rPr>
          <w:lang w:eastAsia="ru-RU"/>
        </w:rPr>
        <w:t>=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заг</w:t>
      </w:r>
      <w:proofErr w:type="spellEnd"/>
      <w:r>
        <w:rPr>
          <w:lang w:eastAsia="ru-RU"/>
        </w:rPr>
        <w:t>+</w:t>
      </w:r>
      <w:r>
        <w:rPr>
          <w:lang w:val="en-US" w:eastAsia="ru-RU"/>
        </w:rPr>
        <w:t>t</w:t>
      </w:r>
      <w:r>
        <w:rPr>
          <w:lang w:eastAsia="ru-RU"/>
        </w:rPr>
        <w:t>в+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выгр</w:t>
      </w:r>
      <w:proofErr w:type="spellEnd"/>
      <w:r>
        <w:rPr>
          <w:lang w:eastAsia="ru-RU"/>
        </w:rPr>
        <w:t xml:space="preserve"> (берется из технологической карты чертежа </w:t>
      </w:r>
      <w:r w:rsidRPr="00FB39AE">
        <w:rPr>
          <w:lang w:eastAsia="ru-RU"/>
        </w:rPr>
        <w:t>[</w:t>
      </w:r>
      <w:r>
        <w:rPr>
          <w:lang w:eastAsia="ru-RU"/>
        </w:rPr>
        <w:t>п. 4.5.2</w:t>
      </w:r>
      <w:r w:rsidRPr="00FB39AE">
        <w:rPr>
          <w:lang w:eastAsia="ru-RU"/>
        </w:rPr>
        <w:t>]</w:t>
      </w:r>
      <w:r>
        <w:rPr>
          <w:lang w:eastAsia="ru-RU"/>
        </w:rPr>
        <w:t xml:space="preserve">). </w:t>
      </w:r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1426" w:author="Екатерина Луткова" w:date="2016-05-26T17:32:00Z"/>
          <w:lang w:eastAsia="ru-RU"/>
        </w:rPr>
      </w:pPr>
      <w:r>
        <w:rPr>
          <w:lang w:eastAsia="ru-RU"/>
        </w:rPr>
        <w:t xml:space="preserve">Группировка ведется по </w:t>
      </w:r>
      <w:commentRangeStart w:id="1427"/>
      <w:r>
        <w:rPr>
          <w:lang w:eastAsia="ru-RU"/>
        </w:rPr>
        <w:t xml:space="preserve">всем способам изготовления </w:t>
      </w:r>
      <w:commentRangeEnd w:id="1427"/>
      <w:r w:rsidR="005A1EE3">
        <w:rPr>
          <w:rStyle w:val="af0"/>
        </w:rPr>
        <w:commentReference w:id="1427"/>
      </w:r>
      <w:r w:rsidRPr="00FB39AE">
        <w:rPr>
          <w:lang w:eastAsia="ru-RU"/>
        </w:rPr>
        <w:t>[</w:t>
      </w:r>
      <w:r>
        <w:rPr>
          <w:lang w:eastAsia="ru-RU"/>
        </w:rPr>
        <w:t>п. 4.3.4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7BA730E5" w14:textId="1FF7F639" w:rsidR="00EB6146" w:rsidRDefault="00EB6146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ins w:id="1428" w:author="Екатерина Луткова" w:date="2016-05-26T17:32:00Z">
        <w:r>
          <w:rPr>
            <w:noProof/>
            <w:lang w:eastAsia="ru-RU"/>
          </w:rPr>
          <w:drawing>
            <wp:inline distT="0" distB="0" distL="0" distR="0" wp14:anchorId="06ADBA15" wp14:editId="51C87525">
              <wp:extent cx="4800600" cy="2924175"/>
              <wp:effectExtent l="0" t="0" r="0" b="9525"/>
              <wp:docPr id="7" name="Рисунок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00600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DA7B9C" w14:textId="72976E0A" w:rsidR="00575532" w:rsidRDefault="00C42FE2" w:rsidP="005B1F70">
      <w:pPr>
        <w:ind w:firstLine="709"/>
        <w:rPr>
          <w:lang w:eastAsia="ru-RU"/>
        </w:rPr>
      </w:pPr>
      <w:r>
        <w:rPr>
          <w:lang w:eastAsia="ru-RU"/>
        </w:rPr>
        <w:t>Отчет формируется за заданный период (предусмотреть ввод диапазона дат: с … по …).</w:t>
      </w:r>
    </w:p>
    <w:p w14:paraId="57FBB458" w14:textId="7305C699" w:rsidR="00C42FE2" w:rsidRDefault="00C42FE2" w:rsidP="00C42FE2">
      <w:pPr>
        <w:pStyle w:val="3"/>
        <w:ind w:firstLine="708"/>
        <w:rPr>
          <w:lang w:eastAsia="ru-RU"/>
        </w:rPr>
      </w:pPr>
      <w:bookmarkStart w:id="1429" w:name="_Toc451251841"/>
      <w:r>
        <w:rPr>
          <w:lang w:eastAsia="ru-RU"/>
        </w:rPr>
        <w:t xml:space="preserve">4.8.2.  </w:t>
      </w:r>
      <w:bookmarkStart w:id="1430" w:name="OLE_LINK173"/>
      <w:bookmarkStart w:id="1431" w:name="OLE_LINK174"/>
      <w:bookmarkStart w:id="1432" w:name="OLE_LINK175"/>
      <w:bookmarkStart w:id="1433" w:name="OLE_LINK176"/>
      <w:r>
        <w:rPr>
          <w:lang w:eastAsia="ru-RU"/>
        </w:rPr>
        <w:t>Заказы и отгрузка по чертежу</w:t>
      </w:r>
      <w:bookmarkEnd w:id="1429"/>
      <w:bookmarkEnd w:id="1430"/>
      <w:bookmarkEnd w:id="1431"/>
      <w:bookmarkEnd w:id="1432"/>
      <w:bookmarkEnd w:id="1433"/>
    </w:p>
    <w:p w14:paraId="6E4280FD" w14:textId="6D8F6A6E" w:rsidR="00C42FE2" w:rsidRDefault="0045628D" w:rsidP="005B1F7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393290">
        <w:rPr>
          <w:highlight w:val="yellow"/>
          <w:lang w:eastAsia="ru-RU"/>
          <w:rPrChange w:id="1434" w:author="Evgeniy Mukhamedshin" w:date="2016-06-18T14:37:00Z">
            <w:rPr>
              <w:lang w:eastAsia="ru-RU"/>
            </w:rPr>
          </w:rPrChange>
        </w:rPr>
        <w:t>Данный отчет содержит информацию о количестве заказанной и отгруженной продукции и разнице между ними, которая показывает с</w:t>
      </w:r>
      <w:r w:rsidR="00CE3CB8" w:rsidRPr="00393290">
        <w:rPr>
          <w:highlight w:val="yellow"/>
          <w:lang w:eastAsia="ru-RU"/>
          <w:rPrChange w:id="1435" w:author="Evgeniy Mukhamedshin" w:date="2016-06-18T14:37:00Z">
            <w:rPr>
              <w:lang w:eastAsia="ru-RU"/>
            </w:rPr>
          </w:rPrChange>
        </w:rPr>
        <w:t>колько деталей нужно изготовить (см. рис.).</w:t>
      </w:r>
    </w:p>
    <w:p w14:paraId="5504B7A8" w14:textId="651DD23D" w:rsidR="0045628D" w:rsidRDefault="0045628D" w:rsidP="005B1F7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Содержит следующие поля:</w:t>
      </w:r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№ чертежа;</w:t>
      </w:r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Наименование детали;</w:t>
      </w:r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Группа;</w:t>
      </w:r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lastRenderedPageBreak/>
        <w:t>Заказчик;</w:t>
      </w:r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Номер заявки</w:t>
      </w:r>
      <w:r w:rsidR="00362A64">
        <w:rPr>
          <w:lang w:eastAsia="ru-RU"/>
        </w:rPr>
        <w:t xml:space="preserve"> (заявок, если данный чертеж был заказан в нескольких заявках)</w:t>
      </w:r>
      <w:r>
        <w:rPr>
          <w:lang w:eastAsia="ru-RU"/>
        </w:rPr>
        <w:t>;</w:t>
      </w:r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Дата регистрации заявки (-</w:t>
      </w:r>
      <w:proofErr w:type="spellStart"/>
      <w:r>
        <w:rPr>
          <w:lang w:eastAsia="ru-RU"/>
        </w:rPr>
        <w:t>ок</w:t>
      </w:r>
      <w:proofErr w:type="spellEnd"/>
      <w:r>
        <w:rPr>
          <w:lang w:eastAsia="ru-RU"/>
        </w:rPr>
        <w:t>);</w:t>
      </w:r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Количество заявленного по заявке (-</w:t>
      </w:r>
      <w:proofErr w:type="spellStart"/>
      <w:r>
        <w:rPr>
          <w:lang w:eastAsia="ru-RU"/>
        </w:rPr>
        <w:t>кам</w:t>
      </w:r>
      <w:proofErr w:type="spellEnd"/>
      <w:r>
        <w:rPr>
          <w:lang w:eastAsia="ru-RU"/>
        </w:rPr>
        <w:t>);</w:t>
      </w:r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№ товарной накладной (-ых) (при отгрузке);</w:t>
      </w:r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commentRangeStart w:id="1436"/>
      <w:r>
        <w:rPr>
          <w:lang w:eastAsia="ru-RU"/>
        </w:rPr>
        <w:t>Количество отгруженного по накладной</w:t>
      </w:r>
      <w:commentRangeEnd w:id="1436"/>
      <w:r w:rsidR="005A1EE3">
        <w:rPr>
          <w:rStyle w:val="af0"/>
        </w:rPr>
        <w:commentReference w:id="1436"/>
      </w:r>
      <w:r>
        <w:rPr>
          <w:lang w:eastAsia="ru-RU"/>
        </w:rPr>
        <w:t>;</w:t>
      </w:r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  <w:pPrChange w:id="1437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r>
        <w:rPr>
          <w:lang w:eastAsia="ru-RU"/>
        </w:rPr>
        <w:t xml:space="preserve">Разница </w:t>
      </w:r>
      <w:proofErr w:type="gramStart"/>
      <w:r>
        <w:rPr>
          <w:lang w:eastAsia="ru-RU"/>
        </w:rPr>
        <w:t xml:space="preserve">( </w:t>
      </w:r>
      <w:proofErr w:type="gramEnd"/>
      <w:r>
        <w:rPr>
          <w:lang w:eastAsia="ru-RU"/>
        </w:rPr>
        <w:t>количество заявленного – количество отгруженного).</w:t>
      </w:r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Группировка ведется по номеру чертежа.</w:t>
      </w:r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Отчет формируется </w:t>
      </w:r>
      <w:r w:rsidR="00CE3CB8">
        <w:rPr>
          <w:lang w:eastAsia="ru-RU"/>
        </w:rPr>
        <w:t>за заданный период по конкретному чертежу, так же по всем чертежам.</w:t>
      </w:r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A62273C" wp14:editId="69592851">
            <wp:extent cx="6202045" cy="309753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193C" w14:textId="187C0508" w:rsidR="00C42FE2" w:rsidRDefault="00C42FE2" w:rsidP="00C42FE2">
      <w:pPr>
        <w:pStyle w:val="3"/>
        <w:ind w:firstLine="708"/>
        <w:rPr>
          <w:noProof/>
          <w:lang w:eastAsia="ru-RU"/>
        </w:rPr>
      </w:pPr>
      <w:bookmarkStart w:id="1438" w:name="_Toc451251842"/>
      <w:r>
        <w:rPr>
          <w:lang w:eastAsia="ru-RU"/>
        </w:rPr>
        <w:t xml:space="preserve">4.8.3. </w:t>
      </w:r>
      <w:r>
        <w:rPr>
          <w:noProof/>
          <w:lang w:eastAsia="ru-RU"/>
        </w:rPr>
        <w:t xml:space="preserve"> </w:t>
      </w:r>
      <w:bookmarkStart w:id="1439" w:name="OLE_LINK177"/>
      <w:bookmarkStart w:id="1440" w:name="OLE_LINK178"/>
      <w:bookmarkStart w:id="1441" w:name="OLE_LINK179"/>
      <w:bookmarkStart w:id="1442" w:name="OLE_LINK180"/>
      <w:commentRangeStart w:id="1443"/>
      <w:r>
        <w:rPr>
          <w:noProof/>
          <w:lang w:eastAsia="ru-RU"/>
        </w:rPr>
        <w:t>Учет переработанного материала</w:t>
      </w:r>
      <w:bookmarkEnd w:id="1438"/>
      <w:commentRangeEnd w:id="1443"/>
      <w:r w:rsidR="005A1EE3">
        <w:rPr>
          <w:rStyle w:val="af0"/>
          <w:rFonts w:eastAsia="Calibri"/>
          <w:b w:val="0"/>
        </w:rPr>
        <w:commentReference w:id="1443"/>
      </w:r>
      <w:bookmarkEnd w:id="1439"/>
      <w:bookmarkEnd w:id="1440"/>
      <w:bookmarkEnd w:id="1441"/>
      <w:bookmarkEnd w:id="1442"/>
    </w:p>
    <w:p w14:paraId="6827EAB0" w14:textId="77777777" w:rsidR="00C42FE2" w:rsidRDefault="00C42FE2" w:rsidP="00C42FE2">
      <w:pPr>
        <w:rPr>
          <w:lang w:eastAsia="ru-RU"/>
        </w:rPr>
      </w:pPr>
      <w:r>
        <w:rPr>
          <w:lang w:eastAsia="ru-RU"/>
        </w:rPr>
        <w:tab/>
      </w:r>
      <w:r w:rsidRPr="00A52C74">
        <w:rPr>
          <w:highlight w:val="yellow"/>
          <w:lang w:eastAsia="ru-RU"/>
          <w:rPrChange w:id="1444" w:author="Evgeniy Mukhamedshin" w:date="2016-06-18T15:05:00Z">
            <w:rPr>
              <w:lang w:eastAsia="ru-RU"/>
            </w:rPr>
          </w:rPrChange>
        </w:rPr>
        <w:t>Формируется сводный отчет, который имеет следующие поля:</w:t>
      </w:r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Чертеж;</w:t>
      </w:r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Группа;</w:t>
      </w:r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Выполнено деталей (из «Наряда»);</w:t>
      </w:r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Партия (из «Наряда»);</w:t>
      </w:r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 xml:space="preserve">Использовано материала (выполнено деталей * массу с отходами из модуля </w:t>
      </w:r>
      <w:r w:rsidRPr="00FB39AE">
        <w:rPr>
          <w:lang w:eastAsia="ru-RU"/>
        </w:rPr>
        <w:t>[</w:t>
      </w:r>
      <w:r>
        <w:rPr>
          <w:lang w:eastAsia="ru-RU"/>
        </w:rPr>
        <w:t>п. 4.5</w:t>
      </w:r>
      <w:r w:rsidRPr="00FB39AE">
        <w:rPr>
          <w:lang w:eastAsia="ru-RU"/>
        </w:rPr>
        <w:t>]</w:t>
      </w:r>
      <w:r>
        <w:rPr>
          <w:lang w:eastAsia="ru-RU"/>
        </w:rPr>
        <w:t>).</w:t>
      </w:r>
    </w:p>
    <w:p w14:paraId="042553DB" w14:textId="77777777" w:rsidR="00C42FE2" w:rsidRDefault="00C42FE2" w:rsidP="00C42FE2">
      <w:pPr>
        <w:pStyle w:val="a4"/>
        <w:rPr>
          <w:lang w:eastAsia="ru-RU"/>
        </w:rPr>
      </w:pPr>
      <w:r>
        <w:rPr>
          <w:lang w:eastAsia="ru-RU"/>
        </w:rPr>
        <w:t>Группировка ведется по каждому материалу.</w:t>
      </w:r>
    </w:p>
    <w:p w14:paraId="270EA811" w14:textId="77777777" w:rsidR="00C42FE2" w:rsidRDefault="00C42FE2" w:rsidP="00C42FE2">
      <w:pPr>
        <w:pStyle w:val="a4"/>
        <w:rPr>
          <w:lang w:eastAsia="ru-RU"/>
        </w:rPr>
      </w:pPr>
      <w:r>
        <w:rPr>
          <w:lang w:eastAsia="ru-RU"/>
        </w:rPr>
        <w:t>Отчет формируется за заданный период.</w:t>
      </w:r>
    </w:p>
    <w:p w14:paraId="55441B8B" w14:textId="762A7BC5" w:rsidR="00C42FE2" w:rsidRDefault="00C42FE2" w:rsidP="00C42FE2">
      <w:pPr>
        <w:pStyle w:val="3"/>
        <w:ind w:firstLine="708"/>
        <w:rPr>
          <w:lang w:eastAsia="ru-RU"/>
        </w:rPr>
      </w:pPr>
      <w:bookmarkStart w:id="1445" w:name="_Toc451251843"/>
      <w:r>
        <w:rPr>
          <w:lang w:eastAsia="ru-RU"/>
        </w:rPr>
        <w:t xml:space="preserve">4.8.4.  </w:t>
      </w:r>
      <w:bookmarkStart w:id="1446" w:name="OLE_LINK181"/>
      <w:bookmarkStart w:id="1447" w:name="OLE_LINK182"/>
      <w:bookmarkStart w:id="1448" w:name="OLE_LINK183"/>
      <w:bookmarkStart w:id="1449" w:name="OLE_LINK184"/>
      <w:r>
        <w:rPr>
          <w:lang w:eastAsia="ru-RU"/>
        </w:rPr>
        <w:t>Учет прямых затрат на заявку</w:t>
      </w:r>
      <w:bookmarkEnd w:id="1445"/>
      <w:bookmarkEnd w:id="1446"/>
      <w:bookmarkEnd w:id="1447"/>
      <w:bookmarkEnd w:id="1448"/>
      <w:bookmarkEnd w:id="1449"/>
    </w:p>
    <w:p w14:paraId="30E180EF" w14:textId="77777777" w:rsidR="00C42FE2" w:rsidRDefault="00C42FE2" w:rsidP="00C42FE2">
      <w:pPr>
        <w:ind w:firstLine="708"/>
        <w:rPr>
          <w:lang w:eastAsia="ru-RU"/>
        </w:rPr>
      </w:pPr>
      <w:r w:rsidRPr="0074238B">
        <w:rPr>
          <w:highlight w:val="yellow"/>
          <w:lang w:eastAsia="ru-RU"/>
          <w:rPrChange w:id="1450" w:author="Evgeniy Mukhamedshin" w:date="2016-06-18T16:39:00Z">
            <w:rPr>
              <w:lang w:eastAsia="ru-RU"/>
            </w:rPr>
          </w:rPrChange>
        </w:rPr>
        <w:t>Выбирается номер заявки и формируется сводная таблица.</w:t>
      </w:r>
    </w:p>
    <w:p w14:paraId="561C17B5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>Анализ ведется по единице детали в заявке, а так же по всей заявке.</w:t>
      </w:r>
    </w:p>
    <w:p w14:paraId="0EC64E27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>Цена детали – цена по чертежу из модуля «Чертежи».</w:t>
      </w:r>
    </w:p>
    <w:p w14:paraId="68B0E803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 xml:space="preserve">% доли прямых затрат = «по </w:t>
      </w:r>
      <w:commentRangeStart w:id="1451"/>
      <w:r>
        <w:rPr>
          <w:lang w:eastAsia="ru-RU"/>
        </w:rPr>
        <w:t xml:space="preserve">калькуляции </w:t>
      </w:r>
      <w:commentRangeEnd w:id="1451"/>
      <w:r w:rsidR="005B1F70">
        <w:rPr>
          <w:rStyle w:val="af0"/>
        </w:rPr>
        <w:commentReference w:id="1451"/>
      </w:r>
      <w:r>
        <w:rPr>
          <w:lang w:eastAsia="ru-RU"/>
        </w:rPr>
        <w:t xml:space="preserve">на шт.» * 100 </w:t>
      </w:r>
      <w:r w:rsidRPr="002E2A46">
        <w:rPr>
          <w:lang w:eastAsia="ru-RU"/>
        </w:rPr>
        <w:t>/</w:t>
      </w:r>
      <w:r>
        <w:rPr>
          <w:lang w:eastAsia="ru-RU"/>
        </w:rPr>
        <w:t xml:space="preserve"> «цена».</w:t>
      </w:r>
    </w:p>
    <w:p w14:paraId="65C19D9E" w14:textId="77777777" w:rsidR="00C42FE2" w:rsidRDefault="00C42FE2" w:rsidP="00C42FE2">
      <w:pPr>
        <w:spacing w:line="480" w:lineRule="auto"/>
        <w:ind w:firstLine="708"/>
        <w:rPr>
          <w:lang w:eastAsia="ru-RU"/>
        </w:rPr>
      </w:pPr>
      <w:r>
        <w:rPr>
          <w:lang w:eastAsia="ru-RU"/>
        </w:rPr>
        <w:lastRenderedPageBreak/>
        <w:t>По калькуляции = «по калькуляции на шт.» * количество деталей.</w:t>
      </w:r>
    </w:p>
    <w:p w14:paraId="4FC8B121" w14:textId="77777777" w:rsidR="00C42FE2" w:rsidRDefault="00C42FE2" w:rsidP="00C42FE2">
      <w:pPr>
        <w:spacing w:line="480" w:lineRule="auto"/>
        <w:ind w:firstLine="708"/>
        <w:rPr>
          <w:lang w:eastAsia="ru-RU"/>
        </w:rPr>
      </w:pPr>
      <w:r>
        <w:rPr>
          <w:lang w:eastAsia="ru-RU"/>
        </w:rPr>
        <w:t>Сумма на прочие расходы = «сумма по заявке» - «Всего по калькуляции».</w:t>
      </w:r>
    </w:p>
    <w:p w14:paraId="61402D0E" w14:textId="77777777" w:rsidR="00C42FE2" w:rsidRDefault="00C42FE2" w:rsidP="00C42FE2">
      <w:pPr>
        <w:spacing w:line="480" w:lineRule="auto"/>
        <w:ind w:firstLine="708"/>
        <w:rPr>
          <w:lang w:eastAsia="ru-RU"/>
        </w:rPr>
      </w:pPr>
      <w:r w:rsidRPr="00E457D0">
        <w:rPr>
          <w:noProof/>
          <w:lang w:eastAsia="ru-RU"/>
        </w:rPr>
        <w:drawing>
          <wp:inline distT="0" distB="0" distL="0" distR="0" wp14:anchorId="760D6BC4" wp14:editId="7BEC3DCD">
            <wp:extent cx="6438900" cy="3251728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41277" cy="32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6E9E" w14:textId="345FA108" w:rsidR="00C42FE2" w:rsidRDefault="00C42FE2" w:rsidP="00C42FE2">
      <w:pPr>
        <w:pStyle w:val="3"/>
        <w:ind w:firstLine="708"/>
        <w:rPr>
          <w:lang w:eastAsia="ru-RU"/>
        </w:rPr>
      </w:pPr>
      <w:bookmarkStart w:id="1452" w:name="_Toc451251844"/>
      <w:r>
        <w:rPr>
          <w:lang w:eastAsia="ru-RU"/>
        </w:rPr>
        <w:t xml:space="preserve">4.8.5.  </w:t>
      </w:r>
      <w:bookmarkStart w:id="1453" w:name="OLE_LINK185"/>
      <w:bookmarkStart w:id="1454" w:name="OLE_LINK186"/>
      <w:bookmarkStart w:id="1455" w:name="OLE_LINK187"/>
      <w:bookmarkStart w:id="1456" w:name="OLE_LINK188"/>
      <w:commentRangeStart w:id="1457"/>
      <w:r>
        <w:rPr>
          <w:lang w:eastAsia="ru-RU"/>
        </w:rPr>
        <w:t>Учет прямых затрат на наряд</w:t>
      </w:r>
      <w:bookmarkEnd w:id="1452"/>
      <w:commentRangeEnd w:id="1457"/>
      <w:r w:rsidR="005A1EE3">
        <w:rPr>
          <w:rStyle w:val="af0"/>
          <w:rFonts w:eastAsia="Calibri"/>
          <w:b w:val="0"/>
        </w:rPr>
        <w:commentReference w:id="1457"/>
      </w:r>
      <w:bookmarkEnd w:id="1453"/>
      <w:bookmarkEnd w:id="1454"/>
      <w:bookmarkEnd w:id="1455"/>
      <w:bookmarkEnd w:id="1456"/>
    </w:p>
    <w:p w14:paraId="64F09BBB" w14:textId="77777777" w:rsidR="00C42FE2" w:rsidRDefault="00C42FE2" w:rsidP="00C42FE2">
      <w:pPr>
        <w:ind w:firstLine="709"/>
        <w:rPr>
          <w:lang w:eastAsia="ru-RU"/>
        </w:rPr>
      </w:pPr>
      <w:r w:rsidRPr="00DC019E">
        <w:rPr>
          <w:highlight w:val="yellow"/>
          <w:lang w:eastAsia="ru-RU"/>
          <w:rPrChange w:id="1458" w:author="Evgeniy Mukhamedshin" w:date="2016-06-18T17:43:00Z">
            <w:rPr>
              <w:lang w:eastAsia="ru-RU"/>
            </w:rPr>
          </w:rPrChange>
        </w:rPr>
        <w:t>Формируется сводная таблица, которая содержит следующие поля:</w:t>
      </w:r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commentRangeStart w:id="1459"/>
      <w:r>
        <w:rPr>
          <w:lang w:eastAsia="ru-RU"/>
        </w:rPr>
        <w:t>выполнено деталей</w:t>
      </w:r>
      <w:commentRangeEnd w:id="1459"/>
      <w:r w:rsidR="005A1EE3">
        <w:rPr>
          <w:rStyle w:val="af0"/>
        </w:rPr>
        <w:commentReference w:id="1459"/>
      </w:r>
      <w:r>
        <w:rPr>
          <w:lang w:eastAsia="ru-RU"/>
        </w:rPr>
        <w:t>;</w:t>
      </w:r>
    </w:p>
    <w:p w14:paraId="23031167" w14:textId="77777777" w:rsidR="00C42FE2" w:rsidRDefault="00C42FE2" w:rsidP="00C42FE2">
      <w:pPr>
        <w:numPr>
          <w:ilvl w:val="0"/>
          <w:numId w:val="32"/>
        </w:numPr>
        <w:jc w:val="both"/>
      </w:pPr>
      <w:r>
        <w:t>сырье и материалы (сумма);</w:t>
      </w:r>
    </w:p>
    <w:p w14:paraId="47BF5211" w14:textId="77777777" w:rsidR="00C42FE2" w:rsidRDefault="00C42FE2" w:rsidP="00C42FE2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11BC321E" w14:textId="77777777" w:rsidR="00C42FE2" w:rsidRDefault="00C42FE2" w:rsidP="00C42FE2">
      <w:pPr>
        <w:numPr>
          <w:ilvl w:val="0"/>
          <w:numId w:val="32"/>
        </w:numPr>
        <w:jc w:val="both"/>
      </w:pPr>
      <w:r>
        <w:t>транспортные (сумма);</w:t>
      </w:r>
    </w:p>
    <w:p w14:paraId="7BDB5780" w14:textId="77777777" w:rsidR="00C42FE2" w:rsidRDefault="00C42FE2" w:rsidP="00C42FE2">
      <w:pPr>
        <w:numPr>
          <w:ilvl w:val="0"/>
          <w:numId w:val="32"/>
        </w:numPr>
        <w:jc w:val="both"/>
      </w:pPr>
      <w:r>
        <w:t>электроэнергия для формовых(сумма);</w:t>
      </w:r>
    </w:p>
    <w:p w14:paraId="28B8C8F4" w14:textId="77777777" w:rsidR="00C42FE2" w:rsidRDefault="00C42FE2" w:rsidP="00C42FE2">
      <w:pPr>
        <w:numPr>
          <w:ilvl w:val="0"/>
          <w:numId w:val="32"/>
        </w:numPr>
        <w:jc w:val="both"/>
        <w:rPr>
          <w:ins w:id="1460" w:author="Екатерина Луткова" w:date="2016-05-26T17:58:00Z"/>
        </w:rPr>
      </w:pPr>
      <w:r>
        <w:t>электроэнергия прочая(сумма);</w:t>
      </w:r>
    </w:p>
    <w:p w14:paraId="29038C96" w14:textId="05B016BD" w:rsidR="00893F68" w:rsidRDefault="00893F68">
      <w:pPr>
        <w:ind w:left="720"/>
        <w:jc w:val="both"/>
        <w:rPr>
          <w:ins w:id="1461" w:author="Екатерина Луткова" w:date="2016-05-26T17:52:00Z"/>
        </w:rPr>
        <w:pPrChange w:id="1462" w:author="Екатерина Луткова" w:date="2016-05-26T17:58:00Z">
          <w:pPr>
            <w:numPr>
              <w:numId w:val="32"/>
            </w:numPr>
            <w:ind w:left="720" w:hanging="360"/>
            <w:jc w:val="both"/>
          </w:pPr>
        </w:pPrChange>
      </w:pPr>
      <w:ins w:id="1463" w:author="Екатерина Луткова" w:date="2016-05-26T17:58:00Z">
        <w:r>
          <w:rPr>
            <w:noProof/>
            <w:lang w:eastAsia="ru-RU"/>
          </w:rPr>
          <w:drawing>
            <wp:inline distT="0" distB="0" distL="0" distR="0" wp14:anchorId="4F650B67" wp14:editId="317A197C">
              <wp:extent cx="6211019" cy="2062480"/>
              <wp:effectExtent l="0" t="0" r="0" b="0"/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12391" cy="20629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F27D22C" w14:textId="0C7614AB" w:rsidR="00893F68" w:rsidRDefault="00893F68">
      <w:pPr>
        <w:ind w:left="720"/>
        <w:jc w:val="both"/>
        <w:pPrChange w:id="1464" w:author="Екатерина Луткова" w:date="2016-05-26T17:52:00Z">
          <w:pPr>
            <w:numPr>
              <w:numId w:val="32"/>
            </w:numPr>
            <w:ind w:left="720" w:hanging="360"/>
            <w:jc w:val="both"/>
          </w:pPr>
        </w:pPrChange>
      </w:pPr>
      <w:ins w:id="1465" w:author="Екатерина Луткова" w:date="2016-05-26T17:52:00Z">
        <w:r>
          <w:lastRenderedPageBreak/>
          <w:t>Все суммы берутся из калькуляции, в отчете каждая сумма умножается на количество деталей</w:t>
        </w:r>
      </w:ins>
      <w:ins w:id="1466" w:author="Екатерина Луткова" w:date="2016-05-26T17:53:00Z">
        <w:r>
          <w:t>.</w:t>
        </w:r>
      </w:ins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Группировка осуществлена по номеру наряда. В конце ставится итого по наряду.</w:t>
      </w:r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Суммы на каждый чертеж берутся из </w:t>
      </w:r>
      <w:r w:rsidRPr="005A1EE3">
        <w:rPr>
          <w:b/>
          <w:lang w:eastAsia="ru-RU"/>
          <w:rPrChange w:id="1467" w:author="Мухамедшин" w:date="2016-05-24T16:19:00Z">
            <w:rPr>
              <w:lang w:eastAsia="ru-RU"/>
            </w:rPr>
          </w:rPrChange>
        </w:rPr>
        <w:t>фактической калькуляции</w:t>
      </w:r>
      <w:r>
        <w:rPr>
          <w:lang w:eastAsia="ru-RU"/>
        </w:rPr>
        <w:t xml:space="preserve">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7C0513FA" w14:textId="46B95612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Отчет формируется за заданный период.</w:t>
      </w:r>
    </w:p>
    <w:p w14:paraId="174AE101" w14:textId="527D8510" w:rsidR="00C42FE2" w:rsidRDefault="00C42FE2" w:rsidP="00C42FE2">
      <w:pPr>
        <w:pStyle w:val="3"/>
        <w:ind w:firstLine="708"/>
        <w:rPr>
          <w:lang w:eastAsia="ru-RU"/>
        </w:rPr>
      </w:pPr>
      <w:bookmarkStart w:id="1468" w:name="_Toc451251845"/>
      <w:r>
        <w:rPr>
          <w:lang w:eastAsia="ru-RU"/>
        </w:rPr>
        <w:t xml:space="preserve">4.8.6. </w:t>
      </w:r>
      <w:commentRangeStart w:id="1469"/>
      <w:r>
        <w:rPr>
          <w:lang w:eastAsia="ru-RU"/>
        </w:rPr>
        <w:t>Учет прямых затрат на отгрузку</w:t>
      </w:r>
      <w:bookmarkEnd w:id="1468"/>
      <w:commentRangeEnd w:id="1469"/>
      <w:r w:rsidR="005A1EE3">
        <w:rPr>
          <w:rStyle w:val="af0"/>
          <w:rFonts w:eastAsia="Calibri"/>
          <w:b w:val="0"/>
        </w:rPr>
        <w:commentReference w:id="1469"/>
      </w:r>
    </w:p>
    <w:p w14:paraId="2EA6A2FB" w14:textId="77777777" w:rsidR="00C42FE2" w:rsidRDefault="00C42FE2" w:rsidP="00C42FE2">
      <w:pPr>
        <w:ind w:firstLine="709"/>
        <w:rPr>
          <w:lang w:eastAsia="ru-RU"/>
        </w:rPr>
      </w:pPr>
      <w:r w:rsidRPr="00DC019E">
        <w:rPr>
          <w:highlight w:val="yellow"/>
          <w:lang w:eastAsia="ru-RU"/>
          <w:rPrChange w:id="1470" w:author="Evgeniy Mukhamedshin" w:date="2016-06-18T17:53:00Z">
            <w:rPr>
              <w:lang w:eastAsia="ru-RU"/>
            </w:rPr>
          </w:rPrChange>
        </w:rPr>
        <w:t>Формируется сводная таблица, которая содержит следующие поля:</w:t>
      </w:r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commentRangeStart w:id="1471"/>
      <w:r>
        <w:rPr>
          <w:lang w:eastAsia="ru-RU"/>
        </w:rPr>
        <w:t>отгружено деталей</w:t>
      </w:r>
      <w:commentRangeEnd w:id="1471"/>
      <w:r w:rsidR="005A1EE3">
        <w:rPr>
          <w:rStyle w:val="af0"/>
        </w:rPr>
        <w:commentReference w:id="1471"/>
      </w:r>
      <w:r>
        <w:rPr>
          <w:lang w:eastAsia="ru-RU"/>
        </w:rPr>
        <w:t>;</w:t>
      </w:r>
    </w:p>
    <w:p w14:paraId="523994A2" w14:textId="77777777" w:rsidR="00C42FE2" w:rsidRDefault="00C42FE2" w:rsidP="00C42FE2">
      <w:pPr>
        <w:numPr>
          <w:ilvl w:val="0"/>
          <w:numId w:val="32"/>
        </w:numPr>
        <w:jc w:val="both"/>
      </w:pPr>
      <w:r>
        <w:t>сырье и материалы (</w:t>
      </w:r>
      <w:commentRangeStart w:id="1472"/>
      <w:r>
        <w:t>сумма</w:t>
      </w:r>
      <w:commentRangeEnd w:id="1472"/>
      <w:r w:rsidR="006B202C">
        <w:rPr>
          <w:rStyle w:val="af0"/>
        </w:rPr>
        <w:commentReference w:id="1472"/>
      </w:r>
      <w:r>
        <w:t>);</w:t>
      </w:r>
    </w:p>
    <w:p w14:paraId="0607E00D" w14:textId="77777777" w:rsidR="00C42FE2" w:rsidRDefault="00C42FE2" w:rsidP="00C42FE2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772AF3FD" w14:textId="77777777" w:rsidR="00C42FE2" w:rsidRDefault="00C42FE2" w:rsidP="00C42FE2">
      <w:pPr>
        <w:numPr>
          <w:ilvl w:val="0"/>
          <w:numId w:val="32"/>
        </w:numPr>
        <w:jc w:val="both"/>
      </w:pPr>
      <w:r>
        <w:t>транспортные (сумма);</w:t>
      </w:r>
    </w:p>
    <w:p w14:paraId="45DF23A0" w14:textId="77777777" w:rsidR="00C42FE2" w:rsidRDefault="00C42FE2" w:rsidP="00C42FE2">
      <w:pPr>
        <w:numPr>
          <w:ilvl w:val="0"/>
          <w:numId w:val="32"/>
        </w:numPr>
        <w:jc w:val="both"/>
      </w:pPr>
      <w:r>
        <w:t>электроэнергия для формовых(сумма);</w:t>
      </w:r>
    </w:p>
    <w:p w14:paraId="1C668E90" w14:textId="77777777" w:rsidR="00C42FE2" w:rsidRDefault="00C42FE2" w:rsidP="00C42FE2">
      <w:pPr>
        <w:numPr>
          <w:ilvl w:val="0"/>
          <w:numId w:val="32"/>
        </w:numPr>
        <w:jc w:val="both"/>
        <w:rPr>
          <w:ins w:id="1473" w:author="Екатерина Луткова" w:date="2016-05-26T18:14:00Z"/>
        </w:rPr>
      </w:pPr>
      <w:r>
        <w:t>электроэнергия прочая(сумма);</w:t>
      </w:r>
    </w:p>
    <w:p w14:paraId="1C7A3FF7" w14:textId="715A8FF9" w:rsidR="002E0001" w:rsidRDefault="002E0001">
      <w:pPr>
        <w:ind w:left="720"/>
        <w:jc w:val="both"/>
        <w:pPrChange w:id="1474" w:author="Екатерина Луткова" w:date="2016-05-26T18:14:00Z">
          <w:pPr>
            <w:numPr>
              <w:numId w:val="32"/>
            </w:numPr>
            <w:ind w:left="720" w:hanging="360"/>
            <w:jc w:val="both"/>
          </w:pPr>
        </w:pPrChange>
      </w:pPr>
      <w:ins w:id="1475" w:author="Екатерина Луткова" w:date="2016-05-26T18:14:00Z">
        <w:r>
          <w:rPr>
            <w:noProof/>
            <w:lang w:eastAsia="ru-RU"/>
          </w:rPr>
          <w:drawing>
            <wp:inline distT="0" distB="0" distL="0" distR="0" wp14:anchorId="3A524070" wp14:editId="4940D5F6">
              <wp:extent cx="6210935" cy="2047240"/>
              <wp:effectExtent l="0" t="0" r="0" b="0"/>
              <wp:docPr id="12" name="Рисунок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13923" cy="2048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Группировка осуществлена по </w:t>
      </w:r>
      <w:commentRangeStart w:id="1476"/>
      <w:r>
        <w:rPr>
          <w:lang w:eastAsia="ru-RU"/>
        </w:rPr>
        <w:t>номеру документа</w:t>
      </w:r>
      <w:commentRangeEnd w:id="1476"/>
      <w:r w:rsidR="006B202C">
        <w:rPr>
          <w:rStyle w:val="af0"/>
        </w:rPr>
        <w:commentReference w:id="1476"/>
      </w:r>
      <w:r>
        <w:rPr>
          <w:lang w:eastAsia="ru-RU"/>
        </w:rPr>
        <w:t>. В конце ставится итого по накладной.</w:t>
      </w:r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Суммы на каждый чертеж берутся из фактической калькуляции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Отчет формируется за заданный период.</w:t>
      </w:r>
    </w:p>
    <w:p w14:paraId="63E2390A" w14:textId="60319AD6" w:rsidR="00C42FE2" w:rsidRDefault="00362A64" w:rsidP="006B202C">
      <w:pPr>
        <w:pStyle w:val="3"/>
        <w:ind w:firstLine="709"/>
        <w:rPr>
          <w:lang w:eastAsia="ru-RU"/>
        </w:rPr>
      </w:pPr>
      <w:bookmarkStart w:id="1477" w:name="_Toc451251846"/>
      <w:r>
        <w:rPr>
          <w:lang w:eastAsia="ru-RU"/>
        </w:rPr>
        <w:t>4.8.7</w:t>
      </w:r>
      <w:commentRangeStart w:id="1478"/>
      <w:r>
        <w:rPr>
          <w:lang w:eastAsia="ru-RU"/>
        </w:rPr>
        <w:t xml:space="preserve">. </w:t>
      </w:r>
      <w:bookmarkStart w:id="1479" w:name="OLE_LINK189"/>
      <w:bookmarkStart w:id="1480" w:name="OLE_LINK190"/>
      <w:bookmarkStart w:id="1481" w:name="OLE_LINK191"/>
      <w:bookmarkStart w:id="1482" w:name="OLE_LINK192"/>
      <w:r>
        <w:rPr>
          <w:lang w:eastAsia="ru-RU"/>
        </w:rPr>
        <w:t>Отчет по заработной плате</w:t>
      </w:r>
      <w:bookmarkEnd w:id="1477"/>
      <w:commentRangeEnd w:id="1478"/>
      <w:r w:rsidR="006B202C">
        <w:rPr>
          <w:rStyle w:val="af0"/>
          <w:rFonts w:eastAsia="Calibri"/>
          <w:b w:val="0"/>
        </w:rPr>
        <w:commentReference w:id="1478"/>
      </w:r>
      <w:bookmarkEnd w:id="1479"/>
      <w:bookmarkEnd w:id="1480"/>
      <w:bookmarkEnd w:id="1481"/>
      <w:bookmarkEnd w:id="1482"/>
    </w:p>
    <w:p w14:paraId="2CAC11BF" w14:textId="77CDB331" w:rsidR="00362A64" w:rsidRDefault="00362A64" w:rsidP="006B202C">
      <w:pPr>
        <w:ind w:firstLine="709"/>
        <w:rPr>
          <w:ins w:id="1483" w:author="Екатерина Луткова" w:date="2016-05-26T18:34:00Z"/>
          <w:lang w:eastAsia="ru-RU"/>
        </w:rPr>
      </w:pPr>
      <w:r w:rsidRPr="003A1EA4">
        <w:rPr>
          <w:highlight w:val="yellow"/>
          <w:lang w:eastAsia="ru-RU"/>
          <w:rPrChange w:id="1484" w:author="Evgeniy Mukhamedshin" w:date="2016-06-18T18:24:00Z">
            <w:rPr>
              <w:lang w:eastAsia="ru-RU"/>
            </w:rPr>
          </w:rPrChange>
        </w:rPr>
        <w:t>Отчет формируется из модуля «Н</w:t>
      </w:r>
      <w:bookmarkStart w:id="1485" w:name="_GoBack"/>
      <w:bookmarkEnd w:id="1485"/>
      <w:r w:rsidRPr="003A1EA4">
        <w:rPr>
          <w:highlight w:val="yellow"/>
          <w:lang w:eastAsia="ru-RU"/>
          <w:rPrChange w:id="1486" w:author="Evgeniy Mukhamedshin" w:date="2016-06-18T18:24:00Z">
            <w:rPr>
              <w:lang w:eastAsia="ru-RU"/>
            </w:rPr>
          </w:rPrChange>
        </w:rPr>
        <w:t>аряд».</w:t>
      </w:r>
    </w:p>
    <w:p w14:paraId="0211EFED" w14:textId="0F1A482D" w:rsidR="009C0E56" w:rsidRDefault="009C0E56" w:rsidP="006B202C">
      <w:pPr>
        <w:ind w:firstLine="709"/>
        <w:rPr>
          <w:lang w:eastAsia="ru-RU"/>
        </w:rPr>
      </w:pPr>
      <w:ins w:id="1487" w:author="Екатерина Луткова" w:date="2016-05-26T18:34:00Z">
        <w:r>
          <w:rPr>
            <w:noProof/>
            <w:lang w:eastAsia="ru-RU"/>
          </w:rPr>
          <w:lastRenderedPageBreak/>
          <w:drawing>
            <wp:inline distT="0" distB="0" distL="0" distR="0" wp14:anchorId="7E4F9912" wp14:editId="4EB0469E">
              <wp:extent cx="4191000" cy="1924050"/>
              <wp:effectExtent l="0" t="0" r="0" b="0"/>
              <wp:docPr id="13" name="Рисунок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1000" cy="1924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2AB8828" w14:textId="6C77C014" w:rsidR="00362A64" w:rsidRPr="00575532" w:rsidRDefault="00362A64" w:rsidP="006B202C">
      <w:pPr>
        <w:ind w:firstLine="709"/>
        <w:rPr>
          <w:lang w:eastAsia="ru-RU"/>
        </w:rPr>
      </w:pPr>
      <w:r>
        <w:rPr>
          <w:lang w:eastAsia="ru-RU"/>
        </w:rPr>
        <w:t xml:space="preserve">Формируется по конкретному исполнителю (сотруднику), так же по всем исполнителям (сотрудникам) за текущий день и за заданный месяц. В данном отчете приводится основная заработная плата (берется из «Наряда»). </w:t>
      </w:r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1488" w:name="_Toc451251847"/>
      <w:r>
        <w:rPr>
          <w:lang w:eastAsia="ru-RU"/>
        </w:rPr>
        <w:t>4.</w:t>
      </w:r>
      <w:ins w:id="1489" w:author="Екатерина Луткова" w:date="2016-04-20T12:07:00Z">
        <w:r w:rsidR="00295E57">
          <w:rPr>
            <w:lang w:eastAsia="ru-RU"/>
          </w:rPr>
          <w:t>9</w:t>
        </w:r>
      </w:ins>
      <w:del w:id="1490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>Журнал обрезки облоя</w:t>
      </w:r>
      <w:bookmarkEnd w:id="1488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23B4C761" w:rsidR="00FD3E1A" w:rsidRDefault="00FD3E1A" w:rsidP="00FD3E1A">
      <w:pPr>
        <w:pStyle w:val="3"/>
        <w:ind w:firstLine="708"/>
      </w:pPr>
      <w:bookmarkStart w:id="1491" w:name="_Toc451251848"/>
      <w:r>
        <w:t>4.</w:t>
      </w:r>
      <w:r w:rsidR="00295E57">
        <w:t>9</w:t>
      </w:r>
      <w:r>
        <w:t>.1 Реестр брака</w:t>
      </w:r>
      <w:bookmarkEnd w:id="1491"/>
      <w:r w:rsidR="00DD7803">
        <w:t xml:space="preserve"> </w:t>
      </w:r>
    </w:p>
    <w:p w14:paraId="0B34B9FA" w14:textId="77777777" w:rsidR="00FD3E1A" w:rsidRDefault="00FD3E1A" w:rsidP="00FD3E1A">
      <w:pPr>
        <w:jc w:val="both"/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r>
        <w:tab/>
        <w:t>Реестр выводится по всем исполнителям, а так же есть возможность выбора конкретного исполнителя.</w:t>
      </w:r>
    </w:p>
    <w:p w14:paraId="00CF576F" w14:textId="77777777" w:rsidR="00FD3E1A" w:rsidRDefault="00FD3E1A" w:rsidP="00FD3E1A">
      <w:pPr>
        <w:jc w:val="both"/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 w:rsidP="00CB1252">
      <w:pPr>
        <w:pStyle w:val="a4"/>
        <w:numPr>
          <w:ilvl w:val="0"/>
          <w:numId w:val="38"/>
        </w:numPr>
        <w:jc w:val="both"/>
      </w:pPr>
      <w:r>
        <w:t>заявка;</w:t>
      </w:r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</w:pPr>
      <w:r>
        <w:t>материал;</w:t>
      </w:r>
    </w:p>
    <w:p w14:paraId="7538D445" w14:textId="2E57C614" w:rsidR="00495E8B" w:rsidRDefault="00495E8B" w:rsidP="00FD3E1A">
      <w:pPr>
        <w:numPr>
          <w:ilvl w:val="0"/>
          <w:numId w:val="28"/>
        </w:numPr>
        <w:jc w:val="both"/>
      </w:pPr>
      <w:r>
        <w:t>убыток по материалу, кг (</w:t>
      </w:r>
      <w:commentRangeStart w:id="1492"/>
      <w:r>
        <w:t xml:space="preserve">вес детали </w:t>
      </w:r>
      <w:proofErr w:type="gramStart"/>
      <w:r>
        <w:t>по</w:t>
      </w:r>
      <w:proofErr w:type="gramEnd"/>
      <w:r>
        <w:t xml:space="preserve"> </w:t>
      </w:r>
      <w:proofErr w:type="gramStart"/>
      <w:r>
        <w:t>черт</w:t>
      </w:r>
      <w:commentRangeEnd w:id="1492"/>
      <w:proofErr w:type="gramEnd"/>
      <w:r w:rsidR="006B202C">
        <w:rPr>
          <w:rStyle w:val="af0"/>
        </w:rPr>
        <w:commentReference w:id="1492"/>
      </w:r>
      <w:r>
        <w:t>. из модуля «Чертежи»</w:t>
      </w:r>
      <w:r w:rsidR="003F5BA8">
        <w:t xml:space="preserve">  * </w:t>
      </w:r>
      <w:r>
        <w:t xml:space="preserve"> умножается на количество брака);</w:t>
      </w:r>
    </w:p>
    <w:p w14:paraId="31095FAB" w14:textId="7B45EF98" w:rsidR="00495E8B" w:rsidRDefault="00495E8B" w:rsidP="00FD3E1A">
      <w:pPr>
        <w:numPr>
          <w:ilvl w:val="0"/>
          <w:numId w:val="28"/>
        </w:numPr>
        <w:jc w:val="both"/>
      </w:pPr>
      <w:r>
        <w:t xml:space="preserve">убыток материала, </w:t>
      </w:r>
      <w:proofErr w:type="spellStart"/>
      <w:r>
        <w:t>руб</w:t>
      </w:r>
      <w:proofErr w:type="spellEnd"/>
      <w:r>
        <w:t xml:space="preserve"> (цена материала из справочника «Материалы» </w:t>
      </w:r>
      <w:r w:rsidR="003F5BA8">
        <w:t>* умножается вес детали по черт</w:t>
      </w:r>
      <w:proofErr w:type="gramStart"/>
      <w:r w:rsidR="003F5BA8">
        <w:t>.</w:t>
      </w:r>
      <w:proofErr w:type="gramEnd"/>
      <w:r w:rsidR="003F5BA8">
        <w:t xml:space="preserve">* </w:t>
      </w:r>
      <w:proofErr w:type="gramStart"/>
      <w:r w:rsidR="003F5BA8">
        <w:t>к</w:t>
      </w:r>
      <w:proofErr w:type="gramEnd"/>
      <w:r w:rsidR="003F5BA8">
        <w:t>оличество брака);</w:t>
      </w:r>
    </w:p>
    <w:p w14:paraId="69740773" w14:textId="705BAC21" w:rsidR="003F5BA8" w:rsidRDefault="003F5BA8" w:rsidP="00FD3E1A">
      <w:pPr>
        <w:numPr>
          <w:ilvl w:val="0"/>
          <w:numId w:val="28"/>
        </w:numPr>
        <w:jc w:val="both"/>
      </w:pPr>
      <w:r>
        <w:t xml:space="preserve">прямые затраты (берутся из </w:t>
      </w:r>
      <w:ins w:id="1493" w:author="Екатерина Луткова" w:date="2016-05-26T18:35:00Z">
        <w:r w:rsidR="006F6E63">
          <w:rPr>
            <w:b/>
          </w:rPr>
          <w:t xml:space="preserve">фактической </w:t>
        </w:r>
      </w:ins>
      <w:del w:id="1494" w:author="Екатерина Луткова" w:date="2016-05-26T18:35:00Z">
        <w:r w:rsidRPr="006B202C" w:rsidDel="006F6E63">
          <w:rPr>
            <w:b/>
            <w:rPrChange w:id="1495" w:author="Мухамедшин" w:date="2016-05-24T16:32:00Z">
              <w:rPr/>
            </w:rPrChange>
          </w:rPr>
          <w:delText>плановой</w:delText>
        </w:r>
        <w:r w:rsidDel="006F6E63">
          <w:delText xml:space="preserve"> </w:delText>
        </w:r>
      </w:del>
      <w:r>
        <w:t>калькуляции):</w:t>
      </w:r>
    </w:p>
    <w:p w14:paraId="234EC20A" w14:textId="4127CADC" w:rsidR="003F5BA8" w:rsidRDefault="003F5BA8" w:rsidP="00CB1252">
      <w:pPr>
        <w:ind w:left="1416"/>
        <w:jc w:val="both"/>
      </w:pPr>
      <w:r>
        <w:t>- транспортные, руб.;</w:t>
      </w:r>
    </w:p>
    <w:p w14:paraId="2E9E2514" w14:textId="1F002EAB" w:rsidR="003F5BA8" w:rsidRDefault="003F5BA8" w:rsidP="00CB1252">
      <w:pPr>
        <w:ind w:left="1416"/>
        <w:jc w:val="both"/>
      </w:pPr>
      <w:r>
        <w:t>- основная заработная плата, руб.;</w:t>
      </w:r>
    </w:p>
    <w:p w14:paraId="650B2192" w14:textId="2363348D" w:rsidR="003F5BA8" w:rsidRDefault="003F5BA8" w:rsidP="00CB1252">
      <w:pPr>
        <w:ind w:left="1416"/>
        <w:jc w:val="both"/>
      </w:pPr>
      <w:r>
        <w:t xml:space="preserve">- дополнительная </w:t>
      </w:r>
      <w:proofErr w:type="spellStart"/>
      <w:r>
        <w:t>зп</w:t>
      </w:r>
      <w:proofErr w:type="spellEnd"/>
      <w:r>
        <w:t>, руб.;</w:t>
      </w:r>
    </w:p>
    <w:p w14:paraId="7713DADE" w14:textId="476CC9D1" w:rsidR="003F5BA8" w:rsidRDefault="003F5BA8" w:rsidP="00CB1252">
      <w:pPr>
        <w:ind w:left="1416"/>
        <w:jc w:val="both"/>
      </w:pPr>
      <w:r>
        <w:t>- отчисления ЕСН, руб.;</w:t>
      </w:r>
    </w:p>
    <w:p w14:paraId="50B83F9A" w14:textId="63CB67DB" w:rsidR="003F5BA8" w:rsidRDefault="003F5BA8" w:rsidP="00CB1252">
      <w:pPr>
        <w:ind w:left="1416"/>
        <w:jc w:val="both"/>
      </w:pPr>
      <w:r>
        <w:t>- электроэнергия для формовых, руб.;</w:t>
      </w:r>
    </w:p>
    <w:p w14:paraId="0E5BD940" w14:textId="255D647B" w:rsidR="003F5BA8" w:rsidRDefault="003F5BA8" w:rsidP="00CB1252">
      <w:pPr>
        <w:ind w:left="1416"/>
        <w:jc w:val="both"/>
      </w:pPr>
      <w:r>
        <w:t>- электроэнергия прочая, руб.</w:t>
      </w:r>
    </w:p>
    <w:p w14:paraId="6BE02C60" w14:textId="425A77DA" w:rsidR="000D4006" w:rsidRDefault="000D4006" w:rsidP="00CB1252">
      <w:pPr>
        <w:pStyle w:val="2"/>
        <w:spacing w:before="100" w:beforeAutospacing="1" w:after="100" w:afterAutospacing="1" w:line="360" w:lineRule="auto"/>
        <w:ind w:left="1129" w:firstLine="0"/>
        <w:jc w:val="both"/>
      </w:pPr>
      <w:bookmarkStart w:id="1496" w:name="_Toc451251849"/>
      <w:r>
        <w:t>4.</w:t>
      </w:r>
      <w:r w:rsidR="00295E57">
        <w:t>10</w:t>
      </w:r>
      <w:r>
        <w:t xml:space="preserve"> Журнал прихода материалов</w:t>
      </w:r>
      <w:bookmarkEnd w:id="1496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1497" w:name="OLE_LINK104"/>
            <w:bookmarkStart w:id="1498" w:name="OLE_LINK105"/>
            <w:bookmarkStart w:id="1499" w:name="OLE_LINK128"/>
            <w:r>
              <w:rPr>
                <w:szCs w:val="24"/>
              </w:rPr>
              <w:t>№ СФ</w:t>
            </w:r>
            <w:bookmarkEnd w:id="1497"/>
            <w:bookmarkEnd w:id="1498"/>
            <w:bookmarkEnd w:id="1499"/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500" w:name="OLE_LINK106"/>
            <w:bookmarkStart w:id="1501" w:name="OLE_LINK108"/>
            <w:bookmarkStart w:id="1502" w:name="OLE_LINK129"/>
            <w:r w:rsidRPr="00135028">
              <w:rPr>
                <w:szCs w:val="20"/>
              </w:rPr>
              <w:t>Поставщик</w:t>
            </w:r>
            <w:bookmarkEnd w:id="1500"/>
            <w:bookmarkEnd w:id="1501"/>
            <w:bookmarkEnd w:id="1502"/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Поставщик материала. Выбирается из справочника «Поставщики» [п. </w:t>
            </w:r>
            <w:r w:rsidRPr="00135028">
              <w:rPr>
                <w:szCs w:val="20"/>
              </w:rPr>
              <w:lastRenderedPageBreak/>
              <w:t>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lastRenderedPageBreak/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503" w:name="OLE_LINK109"/>
            <w:bookmarkStart w:id="1504" w:name="OLE_LINK110"/>
            <w:bookmarkStart w:id="1505" w:name="OLE_LINK130"/>
            <w:r>
              <w:rPr>
                <w:szCs w:val="20"/>
              </w:rPr>
              <w:lastRenderedPageBreak/>
              <w:t>Сумма по СФ</w:t>
            </w:r>
            <w:bookmarkEnd w:id="1503"/>
            <w:bookmarkEnd w:id="1504"/>
            <w:bookmarkEnd w:id="1505"/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506" w:name="OLE_LINK111"/>
            <w:bookmarkStart w:id="1507" w:name="OLE_LINK112"/>
            <w:bookmarkStart w:id="1508" w:name="OLE_LINK131"/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  <w:bookmarkEnd w:id="1506"/>
            <w:bookmarkEnd w:id="1507"/>
            <w:bookmarkEnd w:id="1508"/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509" w:name="OLE_LINK113"/>
            <w:bookmarkStart w:id="1510" w:name="OLE_LINK114"/>
            <w:r w:rsidRPr="00135028">
              <w:rPr>
                <w:szCs w:val="20"/>
              </w:rPr>
              <w:t>№ накладной</w:t>
            </w:r>
            <w:bookmarkEnd w:id="1509"/>
            <w:bookmarkEnd w:id="1510"/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511" w:name="OLE_LINK115"/>
            <w:bookmarkStart w:id="1512" w:name="OLE_LINK116"/>
            <w:r w:rsidRPr="00135028">
              <w:rPr>
                <w:szCs w:val="20"/>
              </w:rPr>
              <w:t>Материал</w:t>
            </w:r>
            <w:bookmarkEnd w:id="1511"/>
            <w:bookmarkEnd w:id="1512"/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513" w:name="OLE_LINK117"/>
            <w:bookmarkStart w:id="1514" w:name="OLE_LINK118"/>
            <w:bookmarkStart w:id="1515" w:name="OLE_LINK119"/>
            <w:r>
              <w:rPr>
                <w:szCs w:val="20"/>
              </w:rPr>
              <w:t>Единицы измерения</w:t>
            </w:r>
            <w:bookmarkEnd w:id="1513"/>
            <w:bookmarkEnd w:id="1514"/>
            <w:bookmarkEnd w:id="1515"/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516" w:name="OLE_LINK120"/>
            <w:bookmarkStart w:id="1517" w:name="OLE_LINK121"/>
            <w:r w:rsidRPr="00135028">
              <w:rPr>
                <w:szCs w:val="20"/>
              </w:rPr>
              <w:t>Цена</w:t>
            </w:r>
            <w:bookmarkEnd w:id="1516"/>
            <w:bookmarkEnd w:id="1517"/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518" w:name="OLE_LINK122"/>
            <w:bookmarkStart w:id="1519" w:name="OLE_LINK123"/>
            <w:r w:rsidRPr="00135028">
              <w:rPr>
                <w:szCs w:val="20"/>
              </w:rPr>
              <w:t>Количество</w:t>
            </w:r>
            <w:bookmarkEnd w:id="1518"/>
            <w:bookmarkEnd w:id="1519"/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520" w:name="OLE_LINK124"/>
            <w:bookmarkStart w:id="1521" w:name="OLE_LINK125"/>
            <w:r w:rsidRPr="00135028">
              <w:rPr>
                <w:szCs w:val="20"/>
              </w:rPr>
              <w:t>Сумма</w:t>
            </w:r>
            <w:bookmarkEnd w:id="1520"/>
            <w:bookmarkEnd w:id="1521"/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522" w:name="OLE_LINK126"/>
            <w:bookmarkStart w:id="1523" w:name="OLE_LINK127"/>
            <w:r>
              <w:rPr>
                <w:szCs w:val="20"/>
              </w:rPr>
              <w:t>Передано</w:t>
            </w:r>
            <w:bookmarkEnd w:id="1522"/>
            <w:bookmarkEnd w:id="1523"/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 w:rsidP="00642CA6"/>
    <w:p w14:paraId="1D477144" w14:textId="01D95CFC" w:rsidR="003F5BA8" w:rsidRDefault="003F5BA8" w:rsidP="00642CA6">
      <w:pPr>
        <w:ind w:firstLine="708"/>
      </w:pPr>
      <w:r>
        <w:t>Предусмотреть формирование отчета по приходу конкретного материала за заданный период:</w:t>
      </w:r>
    </w:p>
    <w:p w14:paraId="42A88B6C" w14:textId="4242F7AD" w:rsidR="00DD7803" w:rsidRDefault="00295E57" w:rsidP="00101CB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</w:pPr>
      <w:r>
        <w:t xml:space="preserve"> </w:t>
      </w:r>
      <w:bookmarkStart w:id="1524" w:name="_Toc451251850"/>
      <w:commentRangeStart w:id="1525"/>
      <w:r w:rsidR="00DD7803">
        <w:t>Журнал учета оплаченной и отгруженной продукции</w:t>
      </w:r>
      <w:bookmarkEnd w:id="1524"/>
      <w:commentRangeEnd w:id="1525"/>
      <w:r w:rsidR="00101CB7">
        <w:rPr>
          <w:rStyle w:val="af0"/>
          <w:rFonts w:eastAsia="Calibri"/>
          <w:b w:val="0"/>
        </w:rPr>
        <w:commentReference w:id="1525"/>
      </w:r>
    </w:p>
    <w:p w14:paraId="12701A46" w14:textId="057EB588" w:rsidR="00CB1252" w:rsidRDefault="00CB1252" w:rsidP="006E25FC">
      <w:pPr>
        <w:spacing w:before="100" w:beforeAutospacing="1" w:after="100" w:afterAutospacing="1" w:line="360" w:lineRule="auto"/>
        <w:ind w:firstLine="709"/>
        <w:jc w:val="both"/>
        <w:rPr>
          <w:ins w:id="1526" w:author="Екатерина Луткова" w:date="2016-05-27T14:49:00Z"/>
        </w:rPr>
      </w:pPr>
      <w:ins w:id="1527" w:author="Мухамедшин" w:date="2016-05-24T15:57:00Z">
        <w:r>
          <w:t>Ведется в разрезе заявок.</w:t>
        </w:r>
      </w:ins>
    </w:p>
    <w:p w14:paraId="396397DB" w14:textId="3EC846CC" w:rsidR="00BF7D16" w:rsidRDefault="00BF7D16">
      <w:pPr>
        <w:spacing w:before="100" w:beforeAutospacing="1" w:after="100" w:afterAutospacing="1" w:line="360" w:lineRule="auto"/>
        <w:ind w:firstLine="709"/>
        <w:jc w:val="both"/>
        <w:rPr>
          <w:ins w:id="1528" w:author="Мухамедшин" w:date="2016-05-24T15:57:00Z"/>
        </w:rPr>
      </w:pPr>
      <w:ins w:id="1529" w:author="Екатерина Луткова" w:date="2016-05-27T14:49:00Z">
        <w:r>
          <w:t xml:space="preserve">Предлагаю сделать </w:t>
        </w:r>
        <w:proofErr w:type="spellStart"/>
        <w:r>
          <w:t>автозаполнение</w:t>
        </w:r>
        <w:proofErr w:type="spellEnd"/>
        <w:r>
          <w:t xml:space="preserve"> строк № счета, дата, заказчик, сумма (если заявка отдана в производство). </w:t>
        </w:r>
      </w:ins>
      <w:ins w:id="1530" w:author="Екатерина Луткова" w:date="2016-05-27T14:50:00Z">
        <w:r>
          <w:t xml:space="preserve"> Так же по отгрузке (СФ, </w:t>
        </w:r>
      </w:ins>
      <w:ins w:id="1531" w:author="Екатерина Луткова" w:date="2016-05-27T14:51:00Z">
        <w:r>
          <w:t>дата отгрузки, сумма отгрузки). Даты оплат</w:t>
        </w:r>
      </w:ins>
      <w:ins w:id="1532" w:author="Екатерина Луткова" w:date="2016-05-27T14:52:00Z">
        <w:r>
          <w:t xml:space="preserve">, № </w:t>
        </w:r>
        <w:proofErr w:type="spellStart"/>
        <w:r>
          <w:t>п.п</w:t>
        </w:r>
        <w:proofErr w:type="spellEnd"/>
        <w:r>
          <w:t>. и суммы предоплаты будут вноситься вручную.</w:t>
        </w:r>
      </w:ins>
    </w:p>
    <w:p w14:paraId="56F97890" w14:textId="369591CB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«Журнал учета оплаченной и отгруженной продукции» заполняется после оплаты, а также после отгрузки. Предусмотрены авто расширяемые поля в случае частичной оплаты.</w:t>
      </w:r>
      <w:r w:rsidR="007154D3">
        <w:t xml:space="preserve"> (авто расширяемые – это возможность добавить строку в случае частичной оплаты). </w:t>
      </w:r>
      <w:commentRangeStart w:id="1533"/>
      <w:r w:rsidR="007154D3">
        <w:t>То есть заказчик уже не выбирается, заполняются только суммы, даты выплат по этой заявке</w:t>
      </w:r>
      <w:commentRangeEnd w:id="1533"/>
      <w:r w:rsidR="00CB1252">
        <w:rPr>
          <w:rStyle w:val="af0"/>
        </w:rPr>
        <w:commentReference w:id="1533"/>
      </w:r>
      <w:r w:rsidR="007154D3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34CBA4BF" w:rsidR="00DD7803" w:rsidRPr="00135028" w:rsidRDefault="0069220B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Заказчик автоматически подтягивается из заявки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Сумма по счету, руб.</w:t>
            </w:r>
          </w:p>
        </w:tc>
        <w:tc>
          <w:tcPr>
            <w:tcW w:w="3297" w:type="dxa"/>
          </w:tcPr>
          <w:p w14:paraId="252CBECB" w14:textId="037BF33B" w:rsidR="00DD7803" w:rsidRPr="00135028" w:rsidRDefault="0069220B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Общая с</w:t>
            </w:r>
            <w:r w:rsidR="00DD7803" w:rsidRPr="00135028">
              <w:rPr>
                <w:szCs w:val="24"/>
              </w:rPr>
              <w:t>умма по счету, руб.</w:t>
            </w:r>
            <w:ins w:id="1534" w:author="Екатерина Луткова" w:date="2016-05-17T11:59:00Z">
              <w:r>
                <w:rPr>
                  <w:szCs w:val="24"/>
                </w:rPr>
                <w:t xml:space="preserve"> </w:t>
              </w:r>
            </w:ins>
            <w:r>
              <w:rPr>
                <w:szCs w:val="24"/>
              </w:rPr>
              <w:t>(с НДС)</w:t>
            </w:r>
          </w:p>
        </w:tc>
        <w:tc>
          <w:tcPr>
            <w:tcW w:w="2648" w:type="dxa"/>
          </w:tcPr>
          <w:p w14:paraId="40A02D3D" w14:textId="77777777" w:rsidR="00DD7803" w:rsidRPr="00CB1252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CB1252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CB1252">
              <w:rPr>
                <w:szCs w:val="24"/>
              </w:rPr>
              <w:t>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149270A0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  <w:ins w:id="1535" w:author="Екатерина Луткова" w:date="2016-05-17T12:00:00Z">
              <w:r w:rsidR="0069220B">
                <w:rPr>
                  <w:szCs w:val="24"/>
                </w:rPr>
                <w:t xml:space="preserve">. </w:t>
              </w:r>
            </w:ins>
          </w:p>
        </w:tc>
        <w:tc>
          <w:tcPr>
            <w:tcW w:w="2648" w:type="dxa"/>
          </w:tcPr>
          <w:p w14:paraId="32E6A5B7" w14:textId="77777777" w:rsidR="00DD7803" w:rsidRPr="00CB1252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CB1252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5D5A39" w:rsidRPr="00D84E5B" w14:paraId="5E8B466C" w14:textId="77777777" w:rsidTr="00135028">
        <w:trPr>
          <w:trHeight w:val="529"/>
          <w:jc w:val="center"/>
        </w:trPr>
        <w:tc>
          <w:tcPr>
            <w:tcW w:w="3547" w:type="dxa"/>
          </w:tcPr>
          <w:p w14:paraId="188C46D0" w14:textId="4534B21B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5885611E" w14:textId="11A189CE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  <w:r>
              <w:rPr>
                <w:szCs w:val="24"/>
              </w:rPr>
              <w:t>. Заполняется вручную</w:t>
            </w:r>
          </w:p>
        </w:tc>
        <w:tc>
          <w:tcPr>
            <w:tcW w:w="2648" w:type="dxa"/>
          </w:tcPr>
          <w:p w14:paraId="0FEBA7A6" w14:textId="4621A0BD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</w:p>
        </w:tc>
      </w:tr>
      <w:tr w:rsidR="005D5A39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1C37998E" w:rsidR="005D5A39" w:rsidRPr="00CC0EC8" w:rsidRDefault="005D5A39" w:rsidP="00CC0EC8">
            <w:pPr>
              <w:spacing w:before="100" w:beforeAutospacing="1" w:after="100" w:afterAutospacing="1" w:line="360" w:lineRule="auto"/>
              <w:jc w:val="both"/>
              <w:rPr>
                <w:b/>
                <w:szCs w:val="24"/>
                <w:rPrChange w:id="1536" w:author="Мухамедшин" w:date="2016-05-30T20:26:00Z">
                  <w:rPr>
                    <w:szCs w:val="24"/>
                  </w:rPr>
                </w:rPrChange>
              </w:rPr>
            </w:pPr>
            <w:commentRangeStart w:id="1537"/>
            <w:r w:rsidRPr="00135028">
              <w:rPr>
                <w:szCs w:val="24"/>
              </w:rPr>
              <w:t xml:space="preserve">Дата </w:t>
            </w:r>
            <w:proofErr w:type="spellStart"/>
            <w:r w:rsidRPr="00135028">
              <w:rPr>
                <w:szCs w:val="24"/>
              </w:rPr>
              <w:t>огрузки</w:t>
            </w:r>
            <w:commentRangeEnd w:id="1537"/>
            <w:proofErr w:type="spellEnd"/>
            <w:r w:rsidR="00CB1252">
              <w:rPr>
                <w:rStyle w:val="af0"/>
              </w:rPr>
              <w:commentReference w:id="1537"/>
            </w:r>
            <w:ins w:id="1538" w:author="Мухамедшин" w:date="2016-05-30T20:26:00Z">
              <w:r w:rsidR="00CC0EC8">
                <w:rPr>
                  <w:szCs w:val="24"/>
                </w:rPr>
                <w:t>. Е</w:t>
              </w:r>
              <w:r w:rsidR="00CC0EC8" w:rsidRPr="00CC0EC8">
                <w:rPr>
                  <w:szCs w:val="24"/>
                </w:rPr>
                <w:t>сли несколько отгрузок по заявке</w:t>
              </w:r>
              <w:r w:rsidR="00CC0EC8">
                <w:rPr>
                  <w:szCs w:val="24"/>
                </w:rPr>
                <w:t>,</w:t>
              </w:r>
              <w:r w:rsidR="00CC0EC8" w:rsidRPr="00CC0EC8">
                <w:rPr>
                  <w:szCs w:val="24"/>
                </w:rPr>
                <w:t xml:space="preserve"> прописыва</w:t>
              </w:r>
              <w:r w:rsidR="00CC0EC8">
                <w:rPr>
                  <w:szCs w:val="24"/>
                </w:rPr>
                <w:t>ю</w:t>
              </w:r>
              <w:r w:rsidR="00CC0EC8" w:rsidRPr="00CC0EC8">
                <w:rPr>
                  <w:szCs w:val="24"/>
                </w:rPr>
                <w:t>тся все даты отгрузок</w:t>
              </w:r>
            </w:ins>
          </w:p>
        </w:tc>
        <w:tc>
          <w:tcPr>
            <w:tcW w:w="2648" w:type="dxa"/>
          </w:tcPr>
          <w:p w14:paraId="3886BC33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5D5A39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D86B1AF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1539"/>
            <w:r w:rsidRPr="00135028">
              <w:rPr>
                <w:szCs w:val="24"/>
              </w:rPr>
              <w:t>Сумма</w:t>
            </w:r>
            <w:commentRangeEnd w:id="1539"/>
            <w:r w:rsidR="00CB1252">
              <w:rPr>
                <w:rStyle w:val="af0"/>
              </w:rPr>
              <w:commentReference w:id="1539"/>
            </w:r>
            <w:r w:rsidRPr="00135028">
              <w:rPr>
                <w:szCs w:val="24"/>
              </w:rPr>
              <w:t>, руб.</w:t>
            </w:r>
            <w:r>
              <w:rPr>
                <w:szCs w:val="24"/>
              </w:rPr>
              <w:t xml:space="preserve"> </w:t>
            </w:r>
            <w:ins w:id="1540" w:author="Мухамедшин" w:date="2016-05-30T20:25:00Z">
              <w:r w:rsidR="00CC0EC8" w:rsidRPr="00CC0EC8">
                <w:rPr>
                  <w:szCs w:val="24"/>
                </w:rPr>
                <w:t xml:space="preserve">суммируем все суммы по отгрузкам </w:t>
              </w:r>
              <w:proofErr w:type="gramStart"/>
              <w:r w:rsidR="00CC0EC8" w:rsidRPr="00CC0EC8">
                <w:rPr>
                  <w:szCs w:val="24"/>
                </w:rPr>
                <w:t xml:space="preserve">( </w:t>
              </w:r>
              <w:proofErr w:type="gramEnd"/>
              <w:r w:rsidR="00CC0EC8" w:rsidRPr="00CC0EC8">
                <w:rPr>
                  <w:szCs w:val="24"/>
                </w:rPr>
                <w:t>в случае если отгрузок по заявке было несколько)</w:t>
              </w:r>
            </w:ins>
            <w:del w:id="1541" w:author="Мухамедшин" w:date="2016-05-30T20:25:00Z">
              <w:r w:rsidDel="00CC0EC8">
                <w:rPr>
                  <w:szCs w:val="24"/>
                </w:rPr>
                <w:delText>Заполняется вручную</w:delText>
              </w:r>
            </w:del>
          </w:p>
        </w:tc>
        <w:tc>
          <w:tcPr>
            <w:tcW w:w="2648" w:type="dxa"/>
          </w:tcPr>
          <w:p w14:paraId="31714EA6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5D5A39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736912B4" w14:textId="5169554E" w:rsidR="007154D3" w:rsidRDefault="007154D3" w:rsidP="00CB1252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jc w:val="both"/>
        <w:rPr>
          <w:ins w:id="1542" w:author="Мухамедшин" w:date="2016-05-24T16:16:00Z"/>
        </w:rPr>
      </w:pPr>
      <w:bookmarkStart w:id="1543" w:name="_Toc451251851"/>
      <w:r>
        <w:t>Журнал учета оснастки</w:t>
      </w:r>
      <w:bookmarkEnd w:id="1543"/>
    </w:p>
    <w:p w14:paraId="46F709E7" w14:textId="0E43BABD" w:rsidR="005A1EE3" w:rsidRPr="005A1EE3" w:rsidRDefault="005A1EE3">
      <w:pPr>
        <w:pPrChange w:id="1544" w:author="Мухамедшин" w:date="2016-05-24T16:16:00Z">
          <w:pPr>
            <w:pStyle w:val="2"/>
            <w:numPr>
              <w:ilvl w:val="1"/>
              <w:numId w:val="51"/>
            </w:numPr>
            <w:spacing w:before="100" w:beforeAutospacing="1" w:after="100" w:afterAutospacing="1" w:line="360" w:lineRule="auto"/>
            <w:ind w:left="1129" w:hanging="420"/>
            <w:jc w:val="both"/>
          </w:pPr>
        </w:pPrChange>
      </w:pPr>
      <w:ins w:id="1545" w:author="Мухамедшин" w:date="2016-05-24T16:16:00Z">
        <w:r>
          <w:t>Ведется в разрезе чертежей.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7154D3" w:rsidRPr="00135028" w14:paraId="271E3AAF" w14:textId="77777777" w:rsidTr="00A35CE5">
        <w:trPr>
          <w:jc w:val="center"/>
        </w:trPr>
        <w:tc>
          <w:tcPr>
            <w:tcW w:w="3547" w:type="dxa"/>
          </w:tcPr>
          <w:p w14:paraId="7B3D2027" w14:textId="100958CD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730779A4" w14:textId="51A07542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00D283FD" w14:textId="13BF3514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154D3" w:rsidRPr="00135028" w14:paraId="08F181AC" w14:textId="77777777" w:rsidTr="00A35CE5">
        <w:trPr>
          <w:jc w:val="center"/>
        </w:trPr>
        <w:tc>
          <w:tcPr>
            <w:tcW w:w="3547" w:type="dxa"/>
          </w:tcPr>
          <w:p w14:paraId="4DBE00C6" w14:textId="2963FA69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0D308FED" w14:textId="7B8A662F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1B0E26C1" w14:textId="077F0354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5D5A39" w:rsidRPr="00135028" w14:paraId="3996D8FF" w14:textId="77777777" w:rsidTr="00A35CE5">
        <w:trPr>
          <w:jc w:val="center"/>
        </w:trPr>
        <w:tc>
          <w:tcPr>
            <w:tcW w:w="3547" w:type="dxa"/>
          </w:tcPr>
          <w:p w14:paraId="71F9B3B1" w14:textId="469B259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№ оснастки</w:t>
            </w:r>
          </w:p>
        </w:tc>
        <w:tc>
          <w:tcPr>
            <w:tcW w:w="3297" w:type="dxa"/>
          </w:tcPr>
          <w:p w14:paraId="136F875D" w14:textId="48FDE613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Соответствует номеру чертежа. Выбирается из списка или при помощи </w:t>
            </w:r>
            <w:proofErr w:type="spellStart"/>
            <w:r>
              <w:rPr>
                <w:szCs w:val="24"/>
              </w:rPr>
              <w:t>автоподстановки</w:t>
            </w:r>
            <w:proofErr w:type="spellEnd"/>
          </w:p>
        </w:tc>
        <w:tc>
          <w:tcPr>
            <w:tcW w:w="2648" w:type="dxa"/>
          </w:tcPr>
          <w:p w14:paraId="38A8AA37" w14:textId="4F704709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 (15)</w:t>
            </w:r>
          </w:p>
        </w:tc>
      </w:tr>
      <w:tr w:rsidR="007154D3" w:rsidRPr="00135028" w14:paraId="3FE2BF12" w14:textId="77777777" w:rsidTr="00A35CE5">
        <w:trPr>
          <w:jc w:val="center"/>
        </w:trPr>
        <w:tc>
          <w:tcPr>
            <w:tcW w:w="3547" w:type="dxa"/>
          </w:tcPr>
          <w:p w14:paraId="4725A3F4" w14:textId="6F560E6F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0A0F9AE4" w14:textId="6E7CDC8E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Появляется автоматически при выборе номера чертежа (</w:t>
            </w:r>
            <w:r w:rsidRPr="000E1787">
              <w:rPr>
                <w:b/>
                <w:szCs w:val="24"/>
              </w:rPr>
              <w:t>наименование</w:t>
            </w:r>
            <w:r>
              <w:rPr>
                <w:szCs w:val="24"/>
              </w:rPr>
              <w:t xml:space="preserve"> оснастка хранится в справочнике «Оснастка»)</w:t>
            </w:r>
          </w:p>
        </w:tc>
        <w:tc>
          <w:tcPr>
            <w:tcW w:w="2648" w:type="dxa"/>
          </w:tcPr>
          <w:p w14:paraId="13B5C8BD" w14:textId="401FC17B" w:rsidR="007154D3" w:rsidRPr="00CB1252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5D5A39" w:rsidRPr="00135028" w14:paraId="5A9CBC3F" w14:textId="77777777" w:rsidTr="00A35CE5">
        <w:trPr>
          <w:jc w:val="center"/>
        </w:trPr>
        <w:tc>
          <w:tcPr>
            <w:tcW w:w="3547" w:type="dxa"/>
          </w:tcPr>
          <w:p w14:paraId="4E106495" w14:textId="272D8FC2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65EF7CB9" w14:textId="71EB5FB3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Количество форм. Появляется автоматически при выборе номера чертежа </w:t>
            </w:r>
          </w:p>
        </w:tc>
        <w:tc>
          <w:tcPr>
            <w:tcW w:w="2648" w:type="dxa"/>
          </w:tcPr>
          <w:p w14:paraId="2F90A1D2" w14:textId="45F97786" w:rsidR="005D5A39" w:rsidRPr="00CB1252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</w:t>
            </w:r>
            <w:r>
              <w:rPr>
                <w:szCs w:val="24"/>
              </w:rPr>
              <w:t>2</w:t>
            </w:r>
            <w:r w:rsidRPr="00CB1252">
              <w:rPr>
                <w:szCs w:val="24"/>
              </w:rPr>
              <w:t>)</w:t>
            </w:r>
          </w:p>
        </w:tc>
      </w:tr>
      <w:tr w:rsidR="005D5A39" w:rsidRPr="00135028" w14:paraId="37FBAEA7" w14:textId="77777777" w:rsidTr="00A35CE5">
        <w:trPr>
          <w:jc w:val="center"/>
        </w:trPr>
        <w:tc>
          <w:tcPr>
            <w:tcW w:w="3547" w:type="dxa"/>
          </w:tcPr>
          <w:p w14:paraId="49EE9740" w14:textId="0E6B2D0B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lastRenderedPageBreak/>
              <w:t>Гнездность</w:t>
            </w:r>
          </w:p>
        </w:tc>
        <w:tc>
          <w:tcPr>
            <w:tcW w:w="3297" w:type="dxa"/>
          </w:tcPr>
          <w:p w14:paraId="612D4E56" w14:textId="56132EBF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Гнездность. Появляется автоматически при выборе номера чертежа</w:t>
            </w:r>
          </w:p>
        </w:tc>
        <w:tc>
          <w:tcPr>
            <w:tcW w:w="2648" w:type="dxa"/>
          </w:tcPr>
          <w:p w14:paraId="22231C26" w14:textId="17C7C82A" w:rsidR="005D5A39" w:rsidRPr="00CB1252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</w:t>
            </w:r>
            <w:r>
              <w:rPr>
                <w:szCs w:val="24"/>
              </w:rPr>
              <w:t>2</w:t>
            </w:r>
            <w:r w:rsidRPr="00CB1252">
              <w:rPr>
                <w:szCs w:val="24"/>
              </w:rPr>
              <w:t>)</w:t>
            </w:r>
          </w:p>
        </w:tc>
      </w:tr>
      <w:tr w:rsidR="005D5A39" w:rsidRPr="00135028" w14:paraId="3F73AB20" w14:textId="77777777" w:rsidTr="00A35CE5">
        <w:trPr>
          <w:jc w:val="center"/>
        </w:trPr>
        <w:tc>
          <w:tcPr>
            <w:tcW w:w="3547" w:type="dxa"/>
          </w:tcPr>
          <w:p w14:paraId="4D681622" w14:textId="6656ACBA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2D25EB8C" w14:textId="32EAA12E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форм*гнездность. Появляется автоматически при выборе номера чертежа</w:t>
            </w:r>
          </w:p>
        </w:tc>
        <w:tc>
          <w:tcPr>
            <w:tcW w:w="2648" w:type="dxa"/>
          </w:tcPr>
          <w:p w14:paraId="22CA217E" w14:textId="313B59BD" w:rsidR="005D5A39" w:rsidRPr="00CB1252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(5)</w:t>
            </w:r>
          </w:p>
        </w:tc>
      </w:tr>
      <w:tr w:rsidR="007154D3" w:rsidRPr="00135028" w14:paraId="623A95FB" w14:textId="77777777" w:rsidTr="00A35CE5">
        <w:trPr>
          <w:jc w:val="center"/>
        </w:trPr>
        <w:tc>
          <w:tcPr>
            <w:tcW w:w="3547" w:type="dxa"/>
          </w:tcPr>
          <w:p w14:paraId="71FBB326" w14:textId="7C98AEA6" w:rsidR="007154D3" w:rsidRPr="007154D3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6014B9D4" w14:textId="736B4290" w:rsidR="007154D3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Изготовитель оснастки. Заполняется вручную</w:t>
            </w:r>
          </w:p>
        </w:tc>
        <w:tc>
          <w:tcPr>
            <w:tcW w:w="2648" w:type="dxa"/>
          </w:tcPr>
          <w:p w14:paraId="1629F221" w14:textId="0901C820" w:rsidR="007154D3" w:rsidRPr="00CB1252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Char(50)</w:t>
            </w:r>
          </w:p>
        </w:tc>
      </w:tr>
      <w:tr w:rsidR="005D5A39" w:rsidRPr="00135028" w14:paraId="0FDD9BBC" w14:textId="77777777" w:rsidTr="00A35CE5">
        <w:trPr>
          <w:jc w:val="center"/>
        </w:trPr>
        <w:tc>
          <w:tcPr>
            <w:tcW w:w="3547" w:type="dxa"/>
          </w:tcPr>
          <w:p w14:paraId="1557A6DB" w14:textId="43AC3717" w:rsidR="005D5A39" w:rsidRDefault="005D5A39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5EA8E65D" w14:textId="40CA453F" w:rsidR="005D5A39" w:rsidRDefault="005D5A39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рабочих дней. Заполняется вручную</w:t>
            </w:r>
          </w:p>
        </w:tc>
        <w:tc>
          <w:tcPr>
            <w:tcW w:w="2648" w:type="dxa"/>
          </w:tcPr>
          <w:p w14:paraId="109A7094" w14:textId="52358A4E" w:rsidR="005D5A39" w:rsidRPr="00CB1252" w:rsidRDefault="005D5A39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Char(3)</w:t>
            </w:r>
          </w:p>
        </w:tc>
      </w:tr>
      <w:tr w:rsidR="007154D3" w:rsidRPr="00135028" w14:paraId="5C77CF9A" w14:textId="77777777" w:rsidTr="00A35CE5">
        <w:trPr>
          <w:jc w:val="center"/>
        </w:trPr>
        <w:tc>
          <w:tcPr>
            <w:tcW w:w="3547" w:type="dxa"/>
          </w:tcPr>
          <w:p w14:paraId="55862C80" w14:textId="0AD7EC0C" w:rsidR="007154D3" w:rsidRPr="00135028" w:rsidRDefault="005D5A39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1546" w:name="OLE_LINK163"/>
            <w:bookmarkStart w:id="1547" w:name="OLE_LINK164"/>
            <w:r>
              <w:rPr>
                <w:szCs w:val="24"/>
              </w:rPr>
              <w:t>Дата изготовления</w:t>
            </w:r>
            <w:bookmarkEnd w:id="1546"/>
            <w:bookmarkEnd w:id="1547"/>
          </w:p>
        </w:tc>
        <w:tc>
          <w:tcPr>
            <w:tcW w:w="3297" w:type="dxa"/>
          </w:tcPr>
          <w:p w14:paraId="1766035E" w14:textId="74E129F2" w:rsidR="007154D3" w:rsidRPr="00135028" w:rsidRDefault="005D5A39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Дата изготовления</w:t>
            </w:r>
          </w:p>
        </w:tc>
        <w:tc>
          <w:tcPr>
            <w:tcW w:w="2648" w:type="dxa"/>
          </w:tcPr>
          <w:p w14:paraId="3F9BF0F5" w14:textId="3E7D57F6" w:rsidR="007154D3" w:rsidRPr="00135028" w:rsidRDefault="005D5A39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5D5A39" w:rsidRPr="00135028" w14:paraId="341F26C0" w14:textId="77777777" w:rsidTr="00A35CE5">
        <w:trPr>
          <w:jc w:val="center"/>
        </w:trPr>
        <w:tc>
          <w:tcPr>
            <w:tcW w:w="3547" w:type="dxa"/>
          </w:tcPr>
          <w:p w14:paraId="3CB141BC" w14:textId="76F53AB3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1548" w:name="OLE_LINK165"/>
            <w:bookmarkStart w:id="1549" w:name="OLE_LINK166"/>
            <w:r w:rsidRPr="00135028">
              <w:rPr>
                <w:szCs w:val="24"/>
              </w:rPr>
              <w:t>Цена оснастки</w:t>
            </w:r>
            <w:bookmarkEnd w:id="1548"/>
            <w:bookmarkEnd w:id="1549"/>
          </w:p>
        </w:tc>
        <w:tc>
          <w:tcPr>
            <w:tcW w:w="3297" w:type="dxa"/>
          </w:tcPr>
          <w:p w14:paraId="77339ABE" w14:textId="18E8A972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  <w:r>
              <w:rPr>
                <w:szCs w:val="24"/>
              </w:rPr>
              <w:t>. Заполняется вручную</w:t>
            </w:r>
          </w:p>
        </w:tc>
        <w:tc>
          <w:tcPr>
            <w:tcW w:w="2648" w:type="dxa"/>
          </w:tcPr>
          <w:p w14:paraId="11C455E0" w14:textId="4A3F3FB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7154D3" w:rsidRPr="00135028" w14:paraId="2D7B227A" w14:textId="77777777" w:rsidTr="00A35CE5">
        <w:trPr>
          <w:jc w:val="center"/>
        </w:trPr>
        <w:tc>
          <w:tcPr>
            <w:tcW w:w="3547" w:type="dxa"/>
          </w:tcPr>
          <w:p w14:paraId="7B6436A9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4E91EAE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EEE77EA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7154D3" w:rsidRPr="00135028" w14:paraId="2372A841" w14:textId="77777777" w:rsidTr="00A35CE5">
        <w:trPr>
          <w:jc w:val="center"/>
        </w:trPr>
        <w:tc>
          <w:tcPr>
            <w:tcW w:w="3547" w:type="dxa"/>
          </w:tcPr>
          <w:p w14:paraId="67E66D52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0DFCDC2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89767B7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7154D3" w:rsidRPr="00135028" w14:paraId="17895080" w14:textId="77777777" w:rsidTr="00A35CE5">
        <w:trPr>
          <w:jc w:val="center"/>
        </w:trPr>
        <w:tc>
          <w:tcPr>
            <w:tcW w:w="3547" w:type="dxa"/>
          </w:tcPr>
          <w:p w14:paraId="00AD981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1EB1437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1176D9AC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474F89E1" w14:textId="77777777" w:rsidR="007154D3" w:rsidRPr="00A35CE5" w:rsidRDefault="007154D3" w:rsidP="000E1787">
      <w:pPr>
        <w:pStyle w:val="a4"/>
        <w:ind w:left="1129"/>
      </w:pPr>
    </w:p>
    <w:p w14:paraId="34D67ADE" w14:textId="014769DC" w:rsidR="00FF1128" w:rsidRDefault="00295E57" w:rsidP="000E1787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jc w:val="both"/>
      </w:pPr>
      <w:r>
        <w:t xml:space="preserve"> </w:t>
      </w:r>
      <w:bookmarkStart w:id="1550" w:name="_Toc451251852"/>
      <w:r w:rsidR="00FF1128">
        <w:t>Журнал вальцовщика</w:t>
      </w:r>
      <w:bookmarkEnd w:id="1550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0E1787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0E1787">
              <w:rPr>
                <w:szCs w:val="24"/>
              </w:rPr>
              <w:t>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51" w:name="OLE_LINK132"/>
            <w:bookmarkStart w:id="1552" w:name="OLE_LINK133"/>
            <w:bookmarkStart w:id="1553" w:name="OLE_LINK134"/>
            <w:bookmarkStart w:id="1554" w:name="OLE_LINK135"/>
            <w:bookmarkStart w:id="1555" w:name="OLE_LINK136"/>
            <w:r>
              <w:t>Дата</w:t>
            </w:r>
            <w:bookmarkEnd w:id="1551"/>
            <w:bookmarkEnd w:id="1552"/>
            <w:bookmarkEnd w:id="1553"/>
            <w:bookmarkEnd w:id="1554"/>
            <w:bookmarkEnd w:id="1555"/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0E1787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0E1787">
              <w:t>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56" w:name="OLE_LINK137"/>
            <w:bookmarkStart w:id="1557" w:name="OLE_LINK138"/>
            <w:bookmarkStart w:id="1558" w:name="OLE_LINK148"/>
            <w:r>
              <w:t>Заказчик</w:t>
            </w:r>
            <w:bookmarkEnd w:id="1556"/>
            <w:bookmarkEnd w:id="1557"/>
            <w:bookmarkEnd w:id="1558"/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59" w:name="OLE_LINK139"/>
            <w:bookmarkStart w:id="1560" w:name="OLE_LINK140"/>
            <w:bookmarkStart w:id="1561" w:name="OLE_LINK149"/>
            <w:r>
              <w:t>Чертеж</w:t>
            </w:r>
            <w:bookmarkEnd w:id="1559"/>
            <w:bookmarkEnd w:id="1560"/>
            <w:bookmarkEnd w:id="1561"/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62" w:name="OLE_LINK141"/>
            <w:bookmarkStart w:id="1563" w:name="OLE_LINK142"/>
            <w:bookmarkStart w:id="1564" w:name="OLE_LINK150"/>
            <w:r>
              <w:t>Материал</w:t>
            </w:r>
            <w:bookmarkEnd w:id="1562"/>
            <w:bookmarkEnd w:id="1563"/>
            <w:bookmarkEnd w:id="1564"/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1565"/>
            <w:r w:rsidRPr="007E697D">
              <w:rPr>
                <w:szCs w:val="24"/>
              </w:rPr>
              <w:t>Наименование(обозначение) материала</w:t>
            </w:r>
            <w:commentRangeEnd w:id="1565"/>
            <w:r w:rsidR="005A1EE3">
              <w:rPr>
                <w:rStyle w:val="af0"/>
              </w:rPr>
              <w:commentReference w:id="1565"/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1566" w:name="OLE_LINK143"/>
            <w:bookmarkStart w:id="1567" w:name="OLE_LINK144"/>
            <w:bookmarkStart w:id="1568" w:name="_Hlk450314913"/>
            <w:r>
              <w:t>Количество деталей</w:t>
            </w:r>
            <w:bookmarkEnd w:id="1566"/>
            <w:bookmarkEnd w:id="1567"/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1569" w:name="OLE_LINK145"/>
            <w:bookmarkStart w:id="1570" w:name="OLE_LINK146"/>
            <w:bookmarkStart w:id="1571" w:name="OLE_LINK154"/>
            <w:bookmarkEnd w:id="1568"/>
            <w:commentRangeStart w:id="1572"/>
            <w:r>
              <w:t>Партия</w:t>
            </w:r>
            <w:bookmarkEnd w:id="1569"/>
            <w:bookmarkEnd w:id="1570"/>
            <w:bookmarkEnd w:id="1571"/>
          </w:p>
        </w:tc>
        <w:tc>
          <w:tcPr>
            <w:tcW w:w="3260" w:type="dxa"/>
          </w:tcPr>
          <w:p w14:paraId="6D9A4493" w14:textId="6CF630AB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r w:rsidR="00910A02">
              <w:t>текущей</w:t>
            </w:r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  <w:commentRangeEnd w:id="1572"/>
            <w:r w:rsidR="000E1787">
              <w:rPr>
                <w:rStyle w:val="af0"/>
              </w:rPr>
              <w:commentReference w:id="1572"/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1573" w:name="OLE_LINK147"/>
            <w:bookmarkStart w:id="1574" w:name="OLE_LINK155"/>
            <w:r>
              <w:t>Примечание</w:t>
            </w:r>
            <w:bookmarkEnd w:id="1573"/>
            <w:bookmarkEnd w:id="1574"/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 w:rsidP="000E1787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ind w:left="0" w:firstLine="709"/>
        <w:jc w:val="both"/>
      </w:pPr>
      <w:bookmarkStart w:id="1575" w:name="_Toc451251853"/>
      <w:r>
        <w:t>Распоряжение на отгрузку</w:t>
      </w:r>
      <w:r w:rsidR="0038185E">
        <w:t xml:space="preserve"> (</w:t>
      </w:r>
      <w:commentRangeStart w:id="1576"/>
      <w:r w:rsidR="0038185E">
        <w:t>журнал</w:t>
      </w:r>
      <w:commentRangeEnd w:id="1576"/>
      <w:r w:rsidR="000E1787">
        <w:rPr>
          <w:rStyle w:val="af0"/>
          <w:rFonts w:eastAsia="Calibri"/>
          <w:b w:val="0"/>
        </w:rPr>
        <w:commentReference w:id="1576"/>
      </w:r>
      <w:r w:rsidR="0038185E">
        <w:t>)</w:t>
      </w:r>
      <w:bookmarkEnd w:id="1575"/>
    </w:p>
    <w:p w14:paraId="56BCD4DD" w14:textId="77777777" w:rsidR="0038185E" w:rsidRDefault="0038185E" w:rsidP="0038185E">
      <w:pPr>
        <w:ind w:left="708"/>
        <w:rPr>
          <w:ins w:id="1577" w:author="Екатерина Луткова" w:date="2016-05-27T15:01:00Z"/>
        </w:rPr>
      </w:pPr>
      <w:r>
        <w:t>Предусмотрена печатная форма данного журнала.</w:t>
      </w:r>
    </w:p>
    <w:p w14:paraId="7AEE1CDB" w14:textId="38819440" w:rsidR="001F35B7" w:rsidRPr="0038185E" w:rsidRDefault="001F35B7" w:rsidP="0038185E">
      <w:pPr>
        <w:ind w:left="708"/>
      </w:pPr>
      <w:ins w:id="1578" w:author="Екатерина Луткова" w:date="2016-05-27T15:01:00Z">
        <w:r>
          <w:lastRenderedPageBreak/>
          <w:t>Журнал заполняется автоматически при произведении отгрузки (поля заполняются из отгрузки)</w:t>
        </w:r>
      </w:ins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commentRangeStart w:id="1579"/>
            <w:r>
              <w:t>Партия</w:t>
            </w:r>
          </w:p>
        </w:tc>
        <w:tc>
          <w:tcPr>
            <w:tcW w:w="3427" w:type="dxa"/>
          </w:tcPr>
          <w:p w14:paraId="33DD51BF" w14:textId="78386ED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r w:rsidR="00910A02">
              <w:t>текущей</w:t>
            </w:r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  <w:commentRangeEnd w:id="1579"/>
            <w:r w:rsidR="000E1787">
              <w:rPr>
                <w:rStyle w:val="af0"/>
              </w:rPr>
              <w:commentReference w:id="1579"/>
            </w:r>
          </w:p>
        </w:tc>
      </w:tr>
    </w:tbl>
    <w:p w14:paraId="6CE06E22" w14:textId="77777777" w:rsidR="00DD7803" w:rsidRDefault="00DD7803" w:rsidP="000E1787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ind w:left="0" w:firstLine="709"/>
        <w:jc w:val="both"/>
      </w:pPr>
      <w:bookmarkStart w:id="1580" w:name="_Toc451251854"/>
      <w:r>
        <w:t>Модуль «</w:t>
      </w:r>
      <w:r w:rsidRPr="005A357F">
        <w:t xml:space="preserve">Расход </w:t>
      </w:r>
      <w:commentRangeStart w:id="1581"/>
      <w:r w:rsidRPr="005A357F">
        <w:t>материалов</w:t>
      </w:r>
      <w:commentRangeEnd w:id="1581"/>
      <w:r w:rsidR="000E1787">
        <w:rPr>
          <w:rStyle w:val="af0"/>
          <w:rFonts w:eastAsia="Calibri"/>
          <w:b w:val="0"/>
        </w:rPr>
        <w:commentReference w:id="1581"/>
      </w:r>
      <w:r>
        <w:t>»</w:t>
      </w:r>
      <w:bookmarkEnd w:id="1580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4EB9FADA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</w:t>
      </w:r>
      <w:ins w:id="1582" w:author="Екатерина Луткова" w:date="2016-05-27T15:11:00Z">
        <w:r w:rsidR="00991647">
          <w:t xml:space="preserve"> (детали)</w:t>
        </w:r>
      </w:ins>
      <w:r>
        <w:t>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commentRangeStart w:id="1583"/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 xml:space="preserve">отгружено </w:t>
      </w:r>
      <w:commentRangeEnd w:id="1583"/>
      <w:r w:rsidR="000E1787">
        <w:rPr>
          <w:rStyle w:val="af0"/>
        </w:rPr>
        <w:commentReference w:id="1583"/>
      </w:r>
      <w:r w:rsidR="0038185E">
        <w:t>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commentRangeStart w:id="1584"/>
      <w:r>
        <w:t>Далее считается разница между блоками</w:t>
      </w:r>
      <w:commentRangeEnd w:id="1584"/>
      <w:r w:rsidR="000E1787">
        <w:rPr>
          <w:rStyle w:val="af0"/>
        </w:rPr>
        <w:commentReference w:id="1584"/>
      </w:r>
      <w:r>
        <w:t xml:space="preserve">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commentRangeStart w:id="1585"/>
      <w:r>
        <w:t xml:space="preserve">Подсчет ведется по каждому конкретному материалу </w:t>
      </w:r>
      <w:commentRangeEnd w:id="1585"/>
      <w:r w:rsidR="00A35CE5">
        <w:rPr>
          <w:rStyle w:val="af0"/>
        </w:rPr>
        <w:commentReference w:id="1585"/>
      </w:r>
      <w:r>
        <w:t>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commentRangeStart w:id="1586"/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  <w:commentRangeEnd w:id="1586"/>
      <w:r w:rsidR="00A35CE5">
        <w:rPr>
          <w:rStyle w:val="af0"/>
        </w:rPr>
        <w:commentReference w:id="1586"/>
      </w:r>
    </w:p>
    <w:p w14:paraId="0E3DD211" w14:textId="4FD96A8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«За</w:t>
      </w:r>
      <w:ins w:id="1587" w:author="Екатерина Луткова" w:date="2016-05-27T15:13:00Z">
        <w:r w:rsidR="00991647">
          <w:t>яв</w:t>
        </w:r>
      </w:ins>
      <w:del w:id="1588" w:author="Екатерина Луткова" w:date="2016-05-27T15:13:00Z">
        <w:r w:rsidDel="00991647">
          <w:delText>вя</w:delText>
        </w:r>
      </w:del>
      <w:r>
        <w:t xml:space="preserve">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1589" w:name="_Toc451251855"/>
      <w:r>
        <w:lastRenderedPageBreak/>
        <w:t>5 ТРЕБОВАНИЯ К НАДЕЖНОСТИ</w:t>
      </w:r>
      <w:bookmarkEnd w:id="1589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1590" w:name="_Toc418591219"/>
      <w:bookmarkStart w:id="1591" w:name="_Toc432605163"/>
      <w:bookmarkStart w:id="1592" w:name="_Toc451251856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1590"/>
      <w:bookmarkEnd w:id="1591"/>
      <w:bookmarkEnd w:id="1592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1593" w:name="_Toc418591220"/>
      <w:bookmarkStart w:id="1594" w:name="_Toc432605164"/>
      <w:bookmarkStart w:id="1595" w:name="_Toc451251857"/>
      <w:r>
        <w:t>5</w:t>
      </w:r>
      <w:r w:rsidRPr="00B45BC2">
        <w:t>.1. Архитектура системы</w:t>
      </w:r>
      <w:bookmarkEnd w:id="1593"/>
      <w:bookmarkEnd w:id="1594"/>
      <w:bookmarkEnd w:id="1595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1596" w:name="_Toc418591221"/>
      <w:bookmarkStart w:id="1597" w:name="_Toc432605165"/>
      <w:bookmarkStart w:id="1598" w:name="_Toc451251858"/>
      <w:r>
        <w:t>5</w:t>
      </w:r>
      <w:r w:rsidRPr="00B45BC2">
        <w:t>.2. Требования к аппаратному обеспечению системы</w:t>
      </w:r>
      <w:bookmarkEnd w:id="1596"/>
      <w:bookmarkEnd w:id="1597"/>
      <w:bookmarkEnd w:id="1598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50" w:author="staff" w:date="2016-03-25T08:00:00Z" w:initials="s">
    <w:p w14:paraId="05E0F99A" w14:textId="77777777" w:rsidR="0074238B" w:rsidRDefault="0074238B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74238B" w:rsidRPr="00D2120D" w:rsidRDefault="0074238B">
      <w:pPr>
        <w:pStyle w:val="af1"/>
      </w:pPr>
    </w:p>
  </w:comment>
  <w:comment w:id="646" w:author="staff" w:date="2016-03-29T20:52:00Z" w:initials="s">
    <w:p w14:paraId="551DB649" w14:textId="77777777" w:rsidR="0074238B" w:rsidRDefault="0074238B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74238B" w:rsidRDefault="0074238B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647" w:author="staff" w:date="2016-03-29T20:52:00Z" w:initials="s">
    <w:p w14:paraId="4E1AF39D" w14:textId="77777777" w:rsidR="0074238B" w:rsidRDefault="0074238B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74238B" w:rsidRDefault="0074238B">
      <w:pPr>
        <w:pStyle w:val="af1"/>
      </w:pPr>
      <w:r>
        <w:t>Артикул, Код</w:t>
      </w:r>
    </w:p>
  </w:comment>
  <w:comment w:id="684" w:author="staff" w:date="2016-04-03T16:24:00Z" w:initials="s">
    <w:p w14:paraId="0F6A7106" w14:textId="704D53AA" w:rsidR="0074238B" w:rsidRPr="00DC1026" w:rsidRDefault="0074238B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293" w:author="Eugene" w:date="2016-05-16T22:50:00Z" w:initials="E">
    <w:p w14:paraId="788C32E2" w14:textId="634FFE41" w:rsidR="0074238B" w:rsidRDefault="0074238B">
      <w:pPr>
        <w:pStyle w:val="af1"/>
      </w:pPr>
      <w:r>
        <w:rPr>
          <w:rStyle w:val="af0"/>
        </w:rPr>
        <w:annotationRef/>
      </w:r>
      <w:r>
        <w:t xml:space="preserve">На скриншоте ниже Сумма </w:t>
      </w:r>
      <w:r w:rsidRPr="0029510C">
        <w:rPr>
          <w:b/>
          <w:sz w:val="32"/>
        </w:rPr>
        <w:t>с</w:t>
      </w:r>
      <w:r>
        <w:t xml:space="preserve"> НДС, получается надо добавить НДС еще?</w:t>
      </w:r>
    </w:p>
  </w:comment>
  <w:comment w:id="1295" w:author="Мухамедшин" w:date="2016-05-24T16:39:00Z" w:initials="Е.Р.">
    <w:p w14:paraId="25961AD5" w14:textId="254B6192" w:rsidR="0074238B" w:rsidRDefault="0074238B">
      <w:pPr>
        <w:pStyle w:val="af1"/>
      </w:pPr>
      <w:r>
        <w:rPr>
          <w:rStyle w:val="af0"/>
        </w:rPr>
        <w:annotationRef/>
      </w:r>
      <w:r>
        <w:t xml:space="preserve">Как понять, сколько деталей изготовлено? </w:t>
      </w:r>
    </w:p>
  </w:comment>
  <w:comment w:id="1379" w:author="Мухамедшин" w:date="2016-05-24T15:34:00Z" w:initials="Е.Р.">
    <w:p w14:paraId="7A476682" w14:textId="6A6DEDAD" w:rsidR="0074238B" w:rsidRDefault="0074238B">
      <w:pPr>
        <w:pStyle w:val="af1"/>
      </w:pPr>
      <w:r>
        <w:rPr>
          <w:rStyle w:val="af0"/>
        </w:rPr>
        <w:annotationRef/>
      </w:r>
      <w:r>
        <w:t>Как модель Отгрузка связан с журналом «распоряжение на отгрузку»? Информация вроде одна и та же, вводится в одном месте или параллельно там и тут?</w:t>
      </w:r>
    </w:p>
    <w:p w14:paraId="610DD33E" w14:textId="5EAB0F9F" w:rsidR="0074238B" w:rsidRDefault="0074238B">
      <w:pPr>
        <w:pStyle w:val="af1"/>
      </w:pPr>
      <w:r>
        <w:t>Или Распоряжение на отгрузку – это отчет, в котором не вводятся данные?</w:t>
      </w:r>
    </w:p>
  </w:comment>
  <w:comment w:id="1382" w:author="Мухамедшин" w:date="2016-05-24T15:42:00Z" w:initials="Е.Р.">
    <w:p w14:paraId="0397310E" w14:textId="667FFDFC" w:rsidR="0074238B" w:rsidRDefault="0074238B">
      <w:pPr>
        <w:pStyle w:val="af1"/>
      </w:pPr>
      <w:r>
        <w:rPr>
          <w:rStyle w:val="af0"/>
        </w:rPr>
        <w:annotationRef/>
      </w:r>
      <w:r>
        <w:t>Это должны быть галочки где-то предусмотрены?</w:t>
      </w:r>
    </w:p>
  </w:comment>
  <w:comment w:id="1383" w:author="Мухамедшин" w:date="2016-05-24T15:42:00Z" w:initials="Е.Р.">
    <w:p w14:paraId="573F8E67" w14:textId="3EC8E780" w:rsidR="0074238B" w:rsidRDefault="0074238B">
      <w:pPr>
        <w:pStyle w:val="af1"/>
      </w:pPr>
      <w:r>
        <w:rPr>
          <w:rStyle w:val="af0"/>
        </w:rPr>
        <w:annotationRef/>
      </w:r>
      <w:r>
        <w:t xml:space="preserve">Это должны быть галочки где-то предусмотрены? </w:t>
      </w:r>
    </w:p>
    <w:p w14:paraId="2CEA9127" w14:textId="1FFDFB64" w:rsidR="0074238B" w:rsidRDefault="0074238B">
      <w:pPr>
        <w:pStyle w:val="af1"/>
      </w:pPr>
      <w:r>
        <w:t xml:space="preserve">Да, можно предусмотреть галочки в случае отгрузки по замене брака или </w:t>
      </w:r>
      <w:proofErr w:type="spellStart"/>
      <w:r>
        <w:t>довозе</w:t>
      </w:r>
      <w:proofErr w:type="spellEnd"/>
      <w:r>
        <w:t xml:space="preserve"> продукции</w:t>
      </w:r>
    </w:p>
  </w:comment>
  <w:comment w:id="1384" w:author="Мухамедшин" w:date="2016-05-24T15:41:00Z" w:initials="Е.Р.">
    <w:p w14:paraId="306FAC0E" w14:textId="0E30FEA4" w:rsidR="0074238B" w:rsidRDefault="0074238B">
      <w:pPr>
        <w:pStyle w:val="af1"/>
      </w:pPr>
      <w:r>
        <w:rPr>
          <w:rStyle w:val="af0"/>
        </w:rPr>
        <w:annotationRef/>
      </w:r>
      <w:r>
        <w:t>Что если прописывается номер несуществующего счета? Может сделать выбор заявки? А если заявок много? Не удобно будет искать в длиннющем списке. Можно сделать при вводе несуществующего счета – уведомление об ошибке</w:t>
      </w:r>
    </w:p>
  </w:comment>
  <w:comment w:id="1385" w:author="Мухамедшин" w:date="2016-05-24T15:40:00Z" w:initials="Е.Р.">
    <w:p w14:paraId="642AA9AB" w14:textId="699912B5" w:rsidR="0074238B" w:rsidRDefault="0074238B">
      <w:pPr>
        <w:pStyle w:val="af1"/>
      </w:pPr>
      <w:r>
        <w:rPr>
          <w:rStyle w:val="af0"/>
        </w:rPr>
        <w:annotationRef/>
      </w:r>
      <w:r>
        <w:t>Код чего?</w:t>
      </w:r>
    </w:p>
  </w:comment>
  <w:comment w:id="1392" w:author="Мухамедшин" w:date="2016-05-24T15:39:00Z" w:initials="Е.Р.">
    <w:p w14:paraId="2A71EE86" w14:textId="77777777" w:rsidR="0074238B" w:rsidRDefault="0074238B" w:rsidP="00B4152C">
      <w:pPr>
        <w:pStyle w:val="af1"/>
      </w:pPr>
      <w:r>
        <w:rPr>
          <w:rStyle w:val="af0"/>
        </w:rPr>
        <w:annotationRef/>
      </w:r>
    </w:p>
    <w:p w14:paraId="0905F7FF" w14:textId="77777777" w:rsidR="0074238B" w:rsidRDefault="0074238B" w:rsidP="00B4152C">
      <w:pPr>
        <w:pStyle w:val="af1"/>
        <w:numPr>
          <w:ilvl w:val="0"/>
          <w:numId w:val="53"/>
        </w:numPr>
      </w:pPr>
      <w:r>
        <w:t xml:space="preserve">Что если несколько партий (работы по заявке шли несколько дней)? </w:t>
      </w:r>
    </w:p>
    <w:p w14:paraId="68E97B9C" w14:textId="01C84290" w:rsidR="0074238B" w:rsidRDefault="0074238B" w:rsidP="00B4152C">
      <w:pPr>
        <w:pStyle w:val="af1"/>
        <w:numPr>
          <w:ilvl w:val="0"/>
          <w:numId w:val="53"/>
        </w:numPr>
      </w:pPr>
      <w:r>
        <w:t>В каком порядке ставить партии, если их несколько? Дать выбрать, или автоматически выбирать самую раннюю?</w:t>
      </w:r>
    </w:p>
    <w:p w14:paraId="7AAE344C" w14:textId="7F758152" w:rsidR="0074238B" w:rsidRDefault="0074238B" w:rsidP="00B4152C">
      <w:pPr>
        <w:pStyle w:val="af1"/>
        <w:numPr>
          <w:ilvl w:val="0"/>
          <w:numId w:val="53"/>
        </w:numPr>
      </w:pPr>
      <w:r>
        <w:t>Если введенное количество больше, чем количество в партии, что делать? Предлагаю в таких случаях ругаться и давать выбрать партию и устанавливать количество по партии. Для контроля, не давать пользователю ввести количество больше, чем в партии</w:t>
      </w:r>
    </w:p>
    <w:p w14:paraId="0FA70503" w14:textId="1414BEF3" w:rsidR="0074238B" w:rsidRDefault="0074238B" w:rsidP="00B4152C">
      <w:pPr>
        <w:pStyle w:val="af1"/>
      </w:pPr>
      <w:r>
        <w:t xml:space="preserve"> Если работы велись несколькими партиями, и будет браться самая ранняя, то количество может быть внесено больше ранней партии? Может быть не давать вводить количество больше, чем сумма по партиям (если работы велись несколькими партиями)?</w:t>
      </w:r>
    </w:p>
    <w:p w14:paraId="676498C1" w14:textId="77777777" w:rsidR="0074238B" w:rsidRDefault="0074238B" w:rsidP="00B4152C">
      <w:pPr>
        <w:pStyle w:val="af1"/>
      </w:pPr>
    </w:p>
  </w:comment>
  <w:comment w:id="1396" w:author="Мухамедшин" w:date="2016-05-24T15:40:00Z" w:initials="Е.Р.">
    <w:p w14:paraId="7CFBACDB" w14:textId="0D147073" w:rsidR="0074238B" w:rsidRDefault="0074238B">
      <w:pPr>
        <w:pStyle w:val="af1"/>
      </w:pPr>
      <w:r>
        <w:rPr>
          <w:rStyle w:val="af0"/>
        </w:rPr>
        <w:annotationRef/>
      </w:r>
      <w:r>
        <w:t>По цене по чертежу или по калькуляции?</w:t>
      </w:r>
    </w:p>
  </w:comment>
  <w:comment w:id="1398" w:author="Мухамедшин" w:date="2016-05-24T15:39:00Z" w:initials="Е.Р.">
    <w:p w14:paraId="64546300" w14:textId="493B24B2" w:rsidR="0074238B" w:rsidRDefault="0074238B">
      <w:pPr>
        <w:pStyle w:val="af1"/>
      </w:pPr>
      <w:r>
        <w:rPr>
          <w:rStyle w:val="af0"/>
        </w:rPr>
        <w:annotationRef/>
      </w:r>
      <w:r>
        <w:t>По фактической массе?</w:t>
      </w:r>
    </w:p>
  </w:comment>
  <w:comment w:id="1404" w:author="Мухамедшин" w:date="2016-05-24T15:45:00Z" w:initials="Е.Р.">
    <w:p w14:paraId="47125DC8" w14:textId="4D73D107" w:rsidR="0074238B" w:rsidRDefault="0074238B">
      <w:pPr>
        <w:pStyle w:val="af1"/>
      </w:pPr>
      <w:r>
        <w:rPr>
          <w:rStyle w:val="af0"/>
        </w:rPr>
        <w:annotationRef/>
      </w:r>
      <w:r>
        <w:t>Я правильно понимаю, должна форма выводиться из приложения 9?</w:t>
      </w:r>
    </w:p>
  </w:comment>
  <w:comment w:id="1408" w:author="Мухамедшин" w:date="2016-05-24T15:48:00Z" w:initials="Е.Р.">
    <w:p w14:paraId="6F26CCF0" w14:textId="1F16AB0F" w:rsidR="0074238B" w:rsidRDefault="0074238B">
      <w:pPr>
        <w:pStyle w:val="af1"/>
      </w:pPr>
      <w:r>
        <w:rPr>
          <w:rStyle w:val="af0"/>
        </w:rPr>
        <w:annotationRef/>
      </w:r>
      <w:r>
        <w:t>Номер соответствует номеру в отгрузке?</w:t>
      </w:r>
    </w:p>
  </w:comment>
  <w:comment w:id="1418" w:author="Мухамедшин" w:date="2016-05-24T16:23:00Z" w:initials="Е.Р.">
    <w:p w14:paraId="65C6498A" w14:textId="3631E4C8" w:rsidR="0074238B" w:rsidRDefault="0074238B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27" w:author="Мухамедшин" w:date="2016-05-24T16:22:00Z" w:initials="Е.Р.">
    <w:p w14:paraId="6605B1EC" w14:textId="39783151" w:rsidR="0074238B" w:rsidRDefault="0074238B">
      <w:pPr>
        <w:pStyle w:val="af1"/>
      </w:pPr>
      <w:r>
        <w:rPr>
          <w:rStyle w:val="af0"/>
        </w:rPr>
        <w:annotationRef/>
      </w:r>
      <w:r>
        <w:t>Где в этом отчете способ изготовления? Способ изготовления задается в характеристиках каждого чертежа, по нему и группируется</w:t>
      </w:r>
    </w:p>
  </w:comment>
  <w:comment w:id="1436" w:author="Мухамедшин" w:date="2016-05-24T16:21:00Z" w:initials="Е.Р.">
    <w:p w14:paraId="30BD25CE" w14:textId="7A6DEC0D" w:rsidR="0074238B" w:rsidRDefault="0074238B">
      <w:pPr>
        <w:pStyle w:val="af1"/>
      </w:pPr>
      <w:r>
        <w:rPr>
          <w:rStyle w:val="af0"/>
        </w:rPr>
        <w:annotationRef/>
      </w:r>
      <w:r>
        <w:t>Значение на конец периода отчета, или на текущую дату?</w:t>
      </w:r>
    </w:p>
    <w:p w14:paraId="5308B090" w14:textId="7D85894F" w:rsidR="0074238B" w:rsidRDefault="0074238B">
      <w:pPr>
        <w:pStyle w:val="af1"/>
      </w:pPr>
      <w:r>
        <w:t>Значение за конкретный заданный период. Задается ПЕРИОД, текущая дата не имеется значения, если она не задана концом периода</w:t>
      </w:r>
    </w:p>
  </w:comment>
  <w:comment w:id="1443" w:author="Мухамедшин" w:date="2016-05-24T16:23:00Z" w:initials="Е.Р.">
    <w:p w14:paraId="22CE719B" w14:textId="5B22E915" w:rsidR="0074238B" w:rsidRDefault="0074238B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51" w:author="Мухамедшин" w:date="2016-05-24T15:51:00Z" w:initials="Е.Р.">
    <w:p w14:paraId="1F855141" w14:textId="3C2859B5" w:rsidR="0074238B" w:rsidRDefault="0074238B">
      <w:pPr>
        <w:pStyle w:val="af1"/>
      </w:pPr>
      <w:r>
        <w:rPr>
          <w:rStyle w:val="af0"/>
        </w:rPr>
        <w:annotationRef/>
      </w:r>
      <w:r>
        <w:t xml:space="preserve">Плановая или фактическая? берется фактическая </w:t>
      </w:r>
      <w:proofErr w:type="spellStart"/>
      <w:r>
        <w:t>клаькуляция</w:t>
      </w:r>
      <w:proofErr w:type="spellEnd"/>
    </w:p>
  </w:comment>
  <w:comment w:id="1457" w:author="Мухамедшин" w:date="2016-05-24T16:23:00Z" w:initials="Е.Р.">
    <w:p w14:paraId="6554C00A" w14:textId="75767EDB" w:rsidR="0074238B" w:rsidRDefault="0074238B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59" w:author="Мухамедшин" w:date="2016-05-24T16:20:00Z" w:initials="Е.Р.">
    <w:p w14:paraId="02D89FB7" w14:textId="06B9ECAB" w:rsidR="0074238B" w:rsidRDefault="0074238B">
      <w:pPr>
        <w:pStyle w:val="af1"/>
      </w:pPr>
      <w:r>
        <w:rPr>
          <w:rStyle w:val="af0"/>
        </w:rPr>
        <w:annotationRef/>
      </w:r>
      <w:r>
        <w:t>Значение на конец периода отчета, или на текущую дату?</w:t>
      </w:r>
    </w:p>
    <w:p w14:paraId="300C857D" w14:textId="5C108FB2" w:rsidR="0074238B" w:rsidRDefault="0074238B">
      <w:pPr>
        <w:pStyle w:val="af1"/>
      </w:pPr>
      <w:r>
        <w:t>Значение за конкретно заданный период, т.е. сколько было выполнено деталей за данный период</w:t>
      </w:r>
    </w:p>
  </w:comment>
  <w:comment w:id="1469" w:author="Мухамедшин" w:date="2016-05-24T16:23:00Z" w:initials="Е.Р.">
    <w:p w14:paraId="5DED7CA3" w14:textId="1859CF6F" w:rsidR="0074238B" w:rsidRDefault="0074238B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71" w:author="Мухамедшин" w:date="2016-05-24T16:24:00Z" w:initials="Е.Р.">
    <w:p w14:paraId="48778AE6" w14:textId="1D54E3C6" w:rsidR="0074238B" w:rsidRDefault="0074238B">
      <w:pPr>
        <w:pStyle w:val="af1"/>
      </w:pPr>
      <w:r>
        <w:rPr>
          <w:rStyle w:val="af0"/>
        </w:rPr>
        <w:annotationRef/>
      </w:r>
      <w:r>
        <w:t>Значение на конец периода отчета, или на текущую дату?</w:t>
      </w:r>
    </w:p>
    <w:p w14:paraId="152412A3" w14:textId="25252146" w:rsidR="0074238B" w:rsidRDefault="0074238B">
      <w:pPr>
        <w:pStyle w:val="af1"/>
      </w:pPr>
      <w:r>
        <w:t>На конец заданного периода (сколько было отгружено штук за заданный период, например, месяц)</w:t>
      </w:r>
    </w:p>
  </w:comment>
  <w:comment w:id="1472" w:author="Мухамедшин" w:date="2016-05-24T16:25:00Z" w:initials="Е.Р.">
    <w:p w14:paraId="6912E7B0" w14:textId="54D1F154" w:rsidR="0074238B" w:rsidRDefault="0074238B">
      <w:pPr>
        <w:pStyle w:val="af1"/>
      </w:pPr>
      <w:r>
        <w:rPr>
          <w:rStyle w:val="af0"/>
        </w:rPr>
        <w:annotationRef/>
      </w:r>
      <w:r>
        <w:t xml:space="preserve">Считается по </w:t>
      </w:r>
      <w:proofErr w:type="gramStart"/>
      <w:r>
        <w:t>количеству</w:t>
      </w:r>
      <w:proofErr w:type="gramEnd"/>
      <w:r>
        <w:t xml:space="preserve"> заявленному или отгруженному, и на конец периода, или на текущую дату? По отгруженному количеству. На конец периода</w:t>
      </w:r>
    </w:p>
  </w:comment>
  <w:comment w:id="1476" w:author="Мухамедшин" w:date="2016-05-24T16:26:00Z" w:initials="Е.Р.">
    <w:p w14:paraId="4D8BB36F" w14:textId="5749FA25" w:rsidR="0074238B" w:rsidRDefault="0074238B">
      <w:pPr>
        <w:pStyle w:val="af1"/>
      </w:pPr>
      <w:r>
        <w:rPr>
          <w:rStyle w:val="af0"/>
        </w:rPr>
        <w:annotationRef/>
      </w:r>
      <w:r>
        <w:t>Какого? Заявки, отгрузки? Я так понял, документа отгрузки…По номеру отгрузки</w:t>
      </w:r>
    </w:p>
  </w:comment>
  <w:comment w:id="1478" w:author="Мухамедшин" w:date="2016-05-24T16:26:00Z" w:initials="Е.Р.">
    <w:p w14:paraId="78E0C35E" w14:textId="4CE7DB6A" w:rsidR="0074238B" w:rsidRDefault="0074238B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92" w:author="Мухамедшин" w:date="2016-05-24T16:32:00Z" w:initials="Е.Р.">
    <w:p w14:paraId="4381FC5A" w14:textId="101D274B" w:rsidR="0074238B" w:rsidRDefault="0074238B">
      <w:pPr>
        <w:pStyle w:val="af1"/>
      </w:pPr>
      <w:r>
        <w:rPr>
          <w:rStyle w:val="af0"/>
        </w:rPr>
        <w:annotationRef/>
      </w:r>
      <w:r>
        <w:t xml:space="preserve">Масса фактическая, или из расчета массы? Из расчета массы </w:t>
      </w:r>
    </w:p>
  </w:comment>
  <w:comment w:id="1525" w:author="Мухамедшин" w:date="2016-05-24T16:38:00Z" w:initials="Е.Р.">
    <w:p w14:paraId="44B76C2E" w14:textId="4031DA33" w:rsidR="0074238B" w:rsidRDefault="0074238B">
      <w:pPr>
        <w:pStyle w:val="af1"/>
      </w:pPr>
      <w:r>
        <w:rPr>
          <w:rStyle w:val="af0"/>
        </w:rPr>
        <w:annotationRef/>
      </w:r>
      <w:r>
        <w:t>В этом журнале тоже вводится информация по отгрузкам? Или она как-то берется из модуля Отгрузка или Распоряжение на отгрузку?</w:t>
      </w:r>
    </w:p>
  </w:comment>
  <w:comment w:id="1533" w:author="Мухамедшин" w:date="2016-05-24T15:59:00Z" w:initials="Е.Р.">
    <w:p w14:paraId="6906CF10" w14:textId="4EDCB8E5" w:rsidR="0074238B" w:rsidRDefault="0074238B">
      <w:pPr>
        <w:pStyle w:val="af1"/>
      </w:pPr>
      <w:r>
        <w:rPr>
          <w:rStyle w:val="af0"/>
        </w:rPr>
        <w:annotationRef/>
      </w:r>
      <w:r>
        <w:t xml:space="preserve">Как это должно выглядеть в интерфейсе? Предлагаю доп. кнопку «добавить к текущей строке», при нажатии открывается окно новой строки, с заполненными полями из текущей строки. Да, введем данную </w:t>
      </w:r>
      <w:proofErr w:type="spellStart"/>
      <w:r>
        <w:t>внопку</w:t>
      </w:r>
      <w:proofErr w:type="spellEnd"/>
    </w:p>
  </w:comment>
  <w:comment w:id="1537" w:author="Мухамедшин" w:date="2016-05-24T16:02:00Z" w:initials="Е.Р.">
    <w:p w14:paraId="559B1107" w14:textId="22C29B10" w:rsidR="0074238B" w:rsidRDefault="0074238B">
      <w:pPr>
        <w:pStyle w:val="af1"/>
      </w:pPr>
      <w:r>
        <w:rPr>
          <w:rStyle w:val="af0"/>
        </w:rPr>
        <w:annotationRef/>
      </w:r>
      <w:r>
        <w:t xml:space="preserve">Что если несколько отгрузок по заявке было? Будут прописываться все даты отгрузок </w:t>
      </w:r>
    </w:p>
  </w:comment>
  <w:comment w:id="1539" w:author="Мухамедшин" w:date="2016-05-24T16:16:00Z" w:initials="Е.Р.">
    <w:p w14:paraId="4DEC1C1B" w14:textId="415F2E20" w:rsidR="0074238B" w:rsidRDefault="0074238B">
      <w:pPr>
        <w:pStyle w:val="af1"/>
      </w:pPr>
      <w:r>
        <w:rPr>
          <w:rStyle w:val="af0"/>
        </w:rPr>
        <w:annotationRef/>
      </w:r>
      <w:r>
        <w:t xml:space="preserve">Просто </w:t>
      </w:r>
      <w:proofErr w:type="spellStart"/>
      <w:r>
        <w:t>интересено</w:t>
      </w:r>
      <w:proofErr w:type="spellEnd"/>
      <w:r>
        <w:t xml:space="preserve"> – что это поле означает? Уже есть сумма </w:t>
      </w:r>
      <w:proofErr w:type="spellStart"/>
      <w:r>
        <w:t>предолаты</w:t>
      </w:r>
      <w:proofErr w:type="spellEnd"/>
      <w:r>
        <w:t xml:space="preserve">, сумма по счету, а это что за сумма? </w:t>
      </w:r>
    </w:p>
    <w:p w14:paraId="7B794894" w14:textId="77777777" w:rsidR="0074238B" w:rsidRDefault="0074238B">
      <w:pPr>
        <w:pStyle w:val="af1"/>
      </w:pPr>
    </w:p>
    <w:p w14:paraId="76E2567D" w14:textId="4CBACB91" w:rsidR="0074238B" w:rsidRDefault="0074238B">
      <w:pPr>
        <w:pStyle w:val="af1"/>
      </w:pPr>
      <w:r>
        <w:t xml:space="preserve">Если это сумма по отгрузкам, в принципе можем ее считать (суммировать все отгрузки по заявке). Да, суммируем все суммы по отгрузкам </w:t>
      </w:r>
      <w:proofErr w:type="gramStart"/>
      <w:r>
        <w:t xml:space="preserve">( </w:t>
      </w:r>
      <w:proofErr w:type="gramEnd"/>
      <w:r>
        <w:t>в случае если отгрузок по заявке было несколько)</w:t>
      </w:r>
    </w:p>
  </w:comment>
  <w:comment w:id="1565" w:author="Мухамедшин" w:date="2016-05-24T16:17:00Z" w:initials="Е.Р.">
    <w:p w14:paraId="575F93A4" w14:textId="7EF36867" w:rsidR="0074238B" w:rsidRDefault="0074238B">
      <w:pPr>
        <w:pStyle w:val="af1"/>
      </w:pPr>
      <w:r>
        <w:rPr>
          <w:rStyle w:val="af0"/>
        </w:rPr>
        <w:annotationRef/>
      </w:r>
      <w:r>
        <w:t>Материал фактический? Да, у нас он обозначен как просто «материал». Материал по паспорту не учитывается</w:t>
      </w:r>
    </w:p>
  </w:comment>
  <w:comment w:id="1572" w:author="Мухамедшин" w:date="2016-05-24T16:07:00Z" w:initials="Е.Р.">
    <w:p w14:paraId="22DC34CE" w14:textId="62C2D4A5" w:rsidR="0074238B" w:rsidRDefault="0074238B">
      <w:pPr>
        <w:pStyle w:val="af1"/>
      </w:pPr>
      <w:r>
        <w:rPr>
          <w:rStyle w:val="af0"/>
        </w:rPr>
        <w:annotationRef/>
      </w:r>
      <w:r>
        <w:t>Как-то связана с партией из наряда? Или это отдельная партия? Если связана, то получается надо брать соответствующую этому чертежу партию, так? Это отдельная партия, никак не связанная с партией наряда</w:t>
      </w:r>
    </w:p>
  </w:comment>
  <w:comment w:id="1576" w:author="Мухамедшин" w:date="2016-05-24T16:18:00Z" w:initials="Е.Р.">
    <w:p w14:paraId="444FA49B" w14:textId="098BD168" w:rsidR="0074238B" w:rsidRDefault="0074238B">
      <w:pPr>
        <w:pStyle w:val="af1"/>
      </w:pPr>
      <w:r>
        <w:rPr>
          <w:rStyle w:val="af0"/>
        </w:rPr>
        <w:annotationRef/>
      </w:r>
      <w:r>
        <w:t>Эти же данные вводятся в модуле «Отгрузка». Это отчет? Или данные вводятся и там и тут параллельно? Надо как-то проверять соответствие?</w:t>
      </w:r>
    </w:p>
    <w:p w14:paraId="4767D318" w14:textId="77777777" w:rsidR="0074238B" w:rsidRDefault="0074238B">
      <w:pPr>
        <w:pStyle w:val="af1"/>
      </w:pPr>
    </w:p>
    <w:p w14:paraId="751A2A44" w14:textId="07D457C9" w:rsidR="0074238B" w:rsidRDefault="0074238B">
      <w:pPr>
        <w:pStyle w:val="af1"/>
      </w:pPr>
      <w:r>
        <w:t>Как взаимосвязаны эти модули?</w:t>
      </w:r>
    </w:p>
  </w:comment>
  <w:comment w:id="1579" w:author="Мухамедшин" w:date="2016-05-24T16:09:00Z" w:initials="Е.Р.">
    <w:p w14:paraId="53ED2B77" w14:textId="5E211F6F" w:rsidR="0074238B" w:rsidRDefault="0074238B">
      <w:pPr>
        <w:pStyle w:val="af1"/>
      </w:pPr>
      <w:r>
        <w:rPr>
          <w:rStyle w:val="af0"/>
        </w:rPr>
        <w:annotationRef/>
      </w:r>
      <w:r>
        <w:t>Вопросы аналогичные вопросам по партии из модуля «Отгрузка» Ответила в разделе отгрузка</w:t>
      </w:r>
    </w:p>
  </w:comment>
  <w:comment w:id="1581" w:author="Мухамедшин" w:date="2016-05-24T16:14:00Z" w:initials="Е.Р.">
    <w:p w14:paraId="31B9EAA7" w14:textId="764B5005" w:rsidR="0074238B" w:rsidRDefault="0074238B">
      <w:pPr>
        <w:pStyle w:val="af1"/>
      </w:pPr>
      <w:r>
        <w:rPr>
          <w:rStyle w:val="af0"/>
        </w:rPr>
        <w:annotationRef/>
      </w:r>
      <w:r>
        <w:t>Я так понимаю это отчет?</w:t>
      </w:r>
    </w:p>
    <w:p w14:paraId="68B6FEB8" w14:textId="4F56C065" w:rsidR="0074238B" w:rsidRDefault="0074238B">
      <w:pPr>
        <w:pStyle w:val="af1"/>
      </w:pPr>
      <w:r>
        <w:t>Непонятно как он должен выглядеть, нужен пример подробный.</w:t>
      </w:r>
    </w:p>
  </w:comment>
  <w:comment w:id="1583" w:author="Мухамедшин" w:date="2016-05-24T16:11:00Z" w:initials="Е.Р.">
    <w:p w14:paraId="336223BA" w14:textId="4B74E307" w:rsidR="0074238B" w:rsidRDefault="0074238B">
      <w:pPr>
        <w:pStyle w:val="af1"/>
      </w:pPr>
      <w:r>
        <w:rPr>
          <w:rStyle w:val="af0"/>
        </w:rPr>
        <w:annotationRef/>
      </w:r>
      <w:r>
        <w:t>Количество чего? Деталей, или материала? Если материала, то как считать количество материала?</w:t>
      </w:r>
    </w:p>
  </w:comment>
  <w:comment w:id="1584" w:author="Мухамедшин" w:date="2016-05-24T16:12:00Z" w:initials="Е.Р.">
    <w:p w14:paraId="33204D8F" w14:textId="798D0306" w:rsidR="0074238B" w:rsidRDefault="0074238B">
      <w:pPr>
        <w:pStyle w:val="af1"/>
      </w:pPr>
      <w:r>
        <w:rPr>
          <w:rStyle w:val="af0"/>
        </w:rPr>
        <w:annotationRef/>
      </w:r>
      <w:r>
        <w:t xml:space="preserve">Куда считается? </w:t>
      </w:r>
    </w:p>
  </w:comment>
  <w:comment w:id="1585" w:author="Мухамедшин" w:date="2016-05-24T14:47:00Z" w:initials="Е.Р.">
    <w:p w14:paraId="5C275E85" w14:textId="6D620754" w:rsidR="0074238B" w:rsidRDefault="0074238B">
      <w:pPr>
        <w:pStyle w:val="af1"/>
      </w:pPr>
      <w:r>
        <w:rPr>
          <w:rStyle w:val="af0"/>
        </w:rPr>
        <w:annotationRef/>
      </w:r>
    </w:p>
  </w:comment>
  <w:comment w:id="1586" w:author="Мухамедшин" w:date="2016-05-24T16:15:00Z" w:initials="Е.Р.">
    <w:p w14:paraId="4249D5B7" w14:textId="77777777" w:rsidR="0074238B" w:rsidRDefault="0074238B">
      <w:pPr>
        <w:pStyle w:val="af1"/>
      </w:pPr>
      <w:r>
        <w:rPr>
          <w:rStyle w:val="af0"/>
        </w:rPr>
        <w:annotationRef/>
      </w:r>
    </w:p>
    <w:p w14:paraId="2139079A" w14:textId="77777777" w:rsidR="0074238B" w:rsidRDefault="0074238B" w:rsidP="000E1787">
      <w:pPr>
        <w:pStyle w:val="af1"/>
        <w:numPr>
          <w:ilvl w:val="0"/>
          <w:numId w:val="54"/>
        </w:numPr>
      </w:pPr>
      <w:r>
        <w:t>Как заполняется? В приходе материалов нет ссылки на заявку. Откуда брать эту цифру?</w:t>
      </w:r>
    </w:p>
    <w:p w14:paraId="4C770C37" w14:textId="3494117D" w:rsidR="0074238B" w:rsidRPr="00A35CE5" w:rsidRDefault="0074238B" w:rsidP="000E1787">
      <w:pPr>
        <w:pStyle w:val="af1"/>
        <w:numPr>
          <w:ilvl w:val="0"/>
          <w:numId w:val="54"/>
        </w:numPr>
      </w:pPr>
      <w:r>
        <w:t>Куда ее ставить, приведите пример отчета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7EE10431" w15:done="0"/>
  <w15:commentEx w15:paraId="5E7571EB" w15:done="0"/>
  <w15:commentEx w15:paraId="0F6A7106" w15:done="0"/>
  <w15:commentEx w15:paraId="788C32E2" w15:done="0"/>
  <w15:commentEx w15:paraId="25961AD5" w15:done="0"/>
  <w15:commentEx w15:paraId="610DD33E" w15:done="0"/>
  <w15:commentEx w15:paraId="0397310E" w15:done="0"/>
  <w15:commentEx w15:paraId="2CEA9127" w15:done="0"/>
  <w15:commentEx w15:paraId="306FAC0E" w15:done="0"/>
  <w15:commentEx w15:paraId="642AA9AB" w15:done="0"/>
  <w15:commentEx w15:paraId="676498C1" w15:done="0"/>
  <w15:commentEx w15:paraId="7CFBACDB" w15:done="0"/>
  <w15:commentEx w15:paraId="64546300" w15:done="0"/>
  <w15:commentEx w15:paraId="47125DC8" w15:done="0"/>
  <w15:commentEx w15:paraId="6F26CCF0" w15:done="0"/>
  <w15:commentEx w15:paraId="65C6498A" w15:done="0"/>
  <w15:commentEx w15:paraId="6605B1EC" w15:done="0"/>
  <w15:commentEx w15:paraId="5308B090" w15:done="0"/>
  <w15:commentEx w15:paraId="22CE719B" w15:done="0"/>
  <w15:commentEx w15:paraId="1F855141" w15:done="0"/>
  <w15:commentEx w15:paraId="6554C00A" w15:done="0"/>
  <w15:commentEx w15:paraId="300C857D" w15:done="0"/>
  <w15:commentEx w15:paraId="5DED7CA3" w15:done="0"/>
  <w15:commentEx w15:paraId="152412A3" w15:done="0"/>
  <w15:commentEx w15:paraId="6912E7B0" w15:done="0"/>
  <w15:commentEx w15:paraId="4D8BB36F" w15:done="0"/>
  <w15:commentEx w15:paraId="78E0C35E" w15:done="0"/>
  <w15:commentEx w15:paraId="4381FC5A" w15:done="0"/>
  <w15:commentEx w15:paraId="44B76C2E" w15:done="0"/>
  <w15:commentEx w15:paraId="6906CF10" w15:done="0"/>
  <w15:commentEx w15:paraId="559B1107" w15:done="0"/>
  <w15:commentEx w15:paraId="76E2567D" w15:done="0"/>
  <w15:commentEx w15:paraId="575F93A4" w15:done="0"/>
  <w15:commentEx w15:paraId="22DC34CE" w15:done="0"/>
  <w15:commentEx w15:paraId="751A2A44" w15:done="0"/>
  <w15:commentEx w15:paraId="53ED2B77" w15:done="0"/>
  <w15:commentEx w15:paraId="68B6FEB8" w15:done="0"/>
  <w15:commentEx w15:paraId="336223BA" w15:done="0"/>
  <w15:commentEx w15:paraId="33204D8F" w15:done="0"/>
  <w15:commentEx w15:paraId="5C275E85" w15:done="0"/>
  <w15:commentEx w15:paraId="4C770C3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F6867"/>
    <w:multiLevelType w:val="hybridMultilevel"/>
    <w:tmpl w:val="EC7E6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2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5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7">
    <w:nsid w:val="130A0F74"/>
    <w:multiLevelType w:val="hybridMultilevel"/>
    <w:tmpl w:val="031C8C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10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1">
    <w:nsid w:val="1CB32F84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3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20B2D85"/>
    <w:multiLevelType w:val="hybridMultilevel"/>
    <w:tmpl w:val="491ABA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7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BB4523D"/>
    <w:multiLevelType w:val="multilevel"/>
    <w:tmpl w:val="A1F2606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2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3">
    <w:nsid w:val="2E98425F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25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9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30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31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D517B17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EEE768C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0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1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44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45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46">
    <w:nsid w:val="67741DD7"/>
    <w:multiLevelType w:val="hybridMultilevel"/>
    <w:tmpl w:val="B2B65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48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0">
    <w:nsid w:val="74484095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52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3"/>
  </w:num>
  <w:num w:numId="3">
    <w:abstractNumId w:val="36"/>
  </w:num>
  <w:num w:numId="4">
    <w:abstractNumId w:val="43"/>
  </w:num>
  <w:num w:numId="5">
    <w:abstractNumId w:val="27"/>
  </w:num>
  <w:num w:numId="6">
    <w:abstractNumId w:val="6"/>
  </w:num>
  <w:num w:numId="7">
    <w:abstractNumId w:val="16"/>
  </w:num>
  <w:num w:numId="8">
    <w:abstractNumId w:val="4"/>
  </w:num>
  <w:num w:numId="9">
    <w:abstractNumId w:val="24"/>
  </w:num>
  <w:num w:numId="10">
    <w:abstractNumId w:val="39"/>
  </w:num>
  <w:num w:numId="11">
    <w:abstractNumId w:val="14"/>
  </w:num>
  <w:num w:numId="12">
    <w:abstractNumId w:val="10"/>
  </w:num>
  <w:num w:numId="13">
    <w:abstractNumId w:val="30"/>
  </w:num>
  <w:num w:numId="14">
    <w:abstractNumId w:val="44"/>
  </w:num>
  <w:num w:numId="15">
    <w:abstractNumId w:val="29"/>
  </w:num>
  <w:num w:numId="16">
    <w:abstractNumId w:val="40"/>
  </w:num>
  <w:num w:numId="17">
    <w:abstractNumId w:val="12"/>
  </w:num>
  <w:num w:numId="18">
    <w:abstractNumId w:val="45"/>
  </w:num>
  <w:num w:numId="19">
    <w:abstractNumId w:val="8"/>
  </w:num>
  <w:num w:numId="20">
    <w:abstractNumId w:val="49"/>
  </w:num>
  <w:num w:numId="21">
    <w:abstractNumId w:val="47"/>
  </w:num>
  <w:num w:numId="22">
    <w:abstractNumId w:val="38"/>
  </w:num>
  <w:num w:numId="23">
    <w:abstractNumId w:val="42"/>
  </w:num>
  <w:num w:numId="24">
    <w:abstractNumId w:val="51"/>
  </w:num>
  <w:num w:numId="25">
    <w:abstractNumId w:val="28"/>
  </w:num>
  <w:num w:numId="26">
    <w:abstractNumId w:val="1"/>
  </w:num>
  <w:num w:numId="27">
    <w:abstractNumId w:val="34"/>
  </w:num>
  <w:num w:numId="28">
    <w:abstractNumId w:val="31"/>
  </w:num>
  <w:num w:numId="29">
    <w:abstractNumId w:val="17"/>
  </w:num>
  <w:num w:numId="30">
    <w:abstractNumId w:val="35"/>
  </w:num>
  <w:num w:numId="31">
    <w:abstractNumId w:val="41"/>
  </w:num>
  <w:num w:numId="32">
    <w:abstractNumId w:val="48"/>
  </w:num>
  <w:num w:numId="33">
    <w:abstractNumId w:val="37"/>
  </w:num>
  <w:num w:numId="34">
    <w:abstractNumId w:val="18"/>
  </w:num>
  <w:num w:numId="35">
    <w:abstractNumId w:val="19"/>
  </w:num>
  <w:num w:numId="36">
    <w:abstractNumId w:val="3"/>
  </w:num>
  <w:num w:numId="37">
    <w:abstractNumId w:val="20"/>
  </w:num>
  <w:num w:numId="38">
    <w:abstractNumId w:val="52"/>
  </w:num>
  <w:num w:numId="39">
    <w:abstractNumId w:val="5"/>
  </w:num>
  <w:num w:numId="40">
    <w:abstractNumId w:val="22"/>
  </w:num>
  <w:num w:numId="41">
    <w:abstractNumId w:val="2"/>
  </w:num>
  <w:num w:numId="42">
    <w:abstractNumId w:val="13"/>
  </w:num>
  <w:num w:numId="43">
    <w:abstractNumId w:val="26"/>
  </w:num>
  <w:num w:numId="44">
    <w:abstractNumId w:val="25"/>
  </w:num>
  <w:num w:numId="45">
    <w:abstractNumId w:val="0"/>
  </w:num>
  <w:num w:numId="46">
    <w:abstractNumId w:val="11"/>
  </w:num>
  <w:num w:numId="47">
    <w:abstractNumId w:val="23"/>
  </w:num>
  <w:num w:numId="48">
    <w:abstractNumId w:val="33"/>
  </w:num>
  <w:num w:numId="49">
    <w:abstractNumId w:val="32"/>
  </w:num>
  <w:num w:numId="50">
    <w:abstractNumId w:val="50"/>
  </w:num>
  <w:num w:numId="51">
    <w:abstractNumId w:val="21"/>
  </w:num>
  <w:num w:numId="52">
    <w:abstractNumId w:val="7"/>
  </w:num>
  <w:num w:numId="53">
    <w:abstractNumId w:val="15"/>
  </w:num>
  <w:num w:numId="54">
    <w:abstractNumId w:val="46"/>
  </w:num>
  <w:numIdMacAtCleanup w:val="5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1E89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5C36"/>
    <w:rsid w:val="000A76A8"/>
    <w:rsid w:val="000B0911"/>
    <w:rsid w:val="000C0591"/>
    <w:rsid w:val="000C318E"/>
    <w:rsid w:val="000C36DC"/>
    <w:rsid w:val="000D22DE"/>
    <w:rsid w:val="000D4006"/>
    <w:rsid w:val="000D6D2A"/>
    <w:rsid w:val="000E1787"/>
    <w:rsid w:val="00101CB7"/>
    <w:rsid w:val="00102538"/>
    <w:rsid w:val="00104764"/>
    <w:rsid w:val="00104B92"/>
    <w:rsid w:val="00107185"/>
    <w:rsid w:val="00110A97"/>
    <w:rsid w:val="00111AD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92E52"/>
    <w:rsid w:val="001A5253"/>
    <w:rsid w:val="001C112B"/>
    <w:rsid w:val="001C32D0"/>
    <w:rsid w:val="001D47DE"/>
    <w:rsid w:val="001D6148"/>
    <w:rsid w:val="001E1753"/>
    <w:rsid w:val="001F0198"/>
    <w:rsid w:val="001F35B7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10C"/>
    <w:rsid w:val="00295E57"/>
    <w:rsid w:val="002A0522"/>
    <w:rsid w:val="002C61D1"/>
    <w:rsid w:val="002D3A69"/>
    <w:rsid w:val="002D3DEC"/>
    <w:rsid w:val="002E0001"/>
    <w:rsid w:val="002E5E47"/>
    <w:rsid w:val="002F018B"/>
    <w:rsid w:val="00302033"/>
    <w:rsid w:val="00304946"/>
    <w:rsid w:val="003119C2"/>
    <w:rsid w:val="003132CD"/>
    <w:rsid w:val="00314775"/>
    <w:rsid w:val="003303AB"/>
    <w:rsid w:val="003340A5"/>
    <w:rsid w:val="00335E29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290"/>
    <w:rsid w:val="003937C0"/>
    <w:rsid w:val="00395B71"/>
    <w:rsid w:val="003960B9"/>
    <w:rsid w:val="003A0E58"/>
    <w:rsid w:val="003A1EA4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377D8"/>
    <w:rsid w:val="00443BBD"/>
    <w:rsid w:val="004458EA"/>
    <w:rsid w:val="0045628D"/>
    <w:rsid w:val="00460563"/>
    <w:rsid w:val="00464BA3"/>
    <w:rsid w:val="004662A6"/>
    <w:rsid w:val="00471ED6"/>
    <w:rsid w:val="00473FC9"/>
    <w:rsid w:val="0047463F"/>
    <w:rsid w:val="0047620B"/>
    <w:rsid w:val="0048119F"/>
    <w:rsid w:val="00482052"/>
    <w:rsid w:val="004840E2"/>
    <w:rsid w:val="00484AD8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161"/>
    <w:rsid w:val="004F3802"/>
    <w:rsid w:val="00501E6D"/>
    <w:rsid w:val="0050217A"/>
    <w:rsid w:val="00506011"/>
    <w:rsid w:val="00507C7D"/>
    <w:rsid w:val="00507E59"/>
    <w:rsid w:val="00511CB4"/>
    <w:rsid w:val="00512C9E"/>
    <w:rsid w:val="0051308F"/>
    <w:rsid w:val="005139D4"/>
    <w:rsid w:val="00514724"/>
    <w:rsid w:val="00515AF3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1EE3"/>
    <w:rsid w:val="005A34F5"/>
    <w:rsid w:val="005A357F"/>
    <w:rsid w:val="005A4B34"/>
    <w:rsid w:val="005B1F70"/>
    <w:rsid w:val="005B5507"/>
    <w:rsid w:val="005C4929"/>
    <w:rsid w:val="005C4B52"/>
    <w:rsid w:val="005D02AD"/>
    <w:rsid w:val="005D1FDF"/>
    <w:rsid w:val="005D380E"/>
    <w:rsid w:val="005D4D92"/>
    <w:rsid w:val="005D5A39"/>
    <w:rsid w:val="005E04DD"/>
    <w:rsid w:val="005E15A3"/>
    <w:rsid w:val="005E5BD2"/>
    <w:rsid w:val="00600758"/>
    <w:rsid w:val="00602B66"/>
    <w:rsid w:val="00603911"/>
    <w:rsid w:val="006336AA"/>
    <w:rsid w:val="0063413A"/>
    <w:rsid w:val="00635B56"/>
    <w:rsid w:val="00635FE0"/>
    <w:rsid w:val="006363D9"/>
    <w:rsid w:val="006423E5"/>
    <w:rsid w:val="00642CA6"/>
    <w:rsid w:val="00646BB9"/>
    <w:rsid w:val="00653E1B"/>
    <w:rsid w:val="00657736"/>
    <w:rsid w:val="00665C89"/>
    <w:rsid w:val="0066634B"/>
    <w:rsid w:val="00667FD0"/>
    <w:rsid w:val="006906E1"/>
    <w:rsid w:val="00690EF4"/>
    <w:rsid w:val="0069220B"/>
    <w:rsid w:val="006A1894"/>
    <w:rsid w:val="006B1DA2"/>
    <w:rsid w:val="006B202C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2124"/>
    <w:rsid w:val="006F458E"/>
    <w:rsid w:val="006F6E63"/>
    <w:rsid w:val="007014A0"/>
    <w:rsid w:val="0070262B"/>
    <w:rsid w:val="007154D3"/>
    <w:rsid w:val="00716A76"/>
    <w:rsid w:val="00723DC2"/>
    <w:rsid w:val="00737961"/>
    <w:rsid w:val="0074238B"/>
    <w:rsid w:val="00754A51"/>
    <w:rsid w:val="0076134F"/>
    <w:rsid w:val="00761CA9"/>
    <w:rsid w:val="00763F6C"/>
    <w:rsid w:val="007722D4"/>
    <w:rsid w:val="0078778D"/>
    <w:rsid w:val="00787A80"/>
    <w:rsid w:val="007B37CD"/>
    <w:rsid w:val="007B4025"/>
    <w:rsid w:val="007B4BEA"/>
    <w:rsid w:val="007B7900"/>
    <w:rsid w:val="007C1B85"/>
    <w:rsid w:val="007C40A0"/>
    <w:rsid w:val="007C70A5"/>
    <w:rsid w:val="007D0081"/>
    <w:rsid w:val="007D2B8A"/>
    <w:rsid w:val="007D4C4C"/>
    <w:rsid w:val="007D7618"/>
    <w:rsid w:val="007E62FD"/>
    <w:rsid w:val="007E697D"/>
    <w:rsid w:val="007F4797"/>
    <w:rsid w:val="007F54FB"/>
    <w:rsid w:val="007F7CD7"/>
    <w:rsid w:val="008107DD"/>
    <w:rsid w:val="00814274"/>
    <w:rsid w:val="00827F13"/>
    <w:rsid w:val="0083256D"/>
    <w:rsid w:val="00836695"/>
    <w:rsid w:val="0084743D"/>
    <w:rsid w:val="00862E80"/>
    <w:rsid w:val="0086770D"/>
    <w:rsid w:val="00890A6F"/>
    <w:rsid w:val="00893F68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75BFE"/>
    <w:rsid w:val="00985622"/>
    <w:rsid w:val="00991647"/>
    <w:rsid w:val="00994689"/>
    <w:rsid w:val="009946DC"/>
    <w:rsid w:val="00995276"/>
    <w:rsid w:val="00995866"/>
    <w:rsid w:val="009A248E"/>
    <w:rsid w:val="009A2591"/>
    <w:rsid w:val="009A7FA1"/>
    <w:rsid w:val="009C0E56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16D0D"/>
    <w:rsid w:val="00A22838"/>
    <w:rsid w:val="00A350E2"/>
    <w:rsid w:val="00A35CE5"/>
    <w:rsid w:val="00A41863"/>
    <w:rsid w:val="00A45824"/>
    <w:rsid w:val="00A46F39"/>
    <w:rsid w:val="00A52C74"/>
    <w:rsid w:val="00A54AC5"/>
    <w:rsid w:val="00A57D3A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AF4B7C"/>
    <w:rsid w:val="00B0218A"/>
    <w:rsid w:val="00B06582"/>
    <w:rsid w:val="00B072B6"/>
    <w:rsid w:val="00B1077B"/>
    <w:rsid w:val="00B10C38"/>
    <w:rsid w:val="00B11235"/>
    <w:rsid w:val="00B219EB"/>
    <w:rsid w:val="00B30F1F"/>
    <w:rsid w:val="00B35DE1"/>
    <w:rsid w:val="00B4152C"/>
    <w:rsid w:val="00B41ECE"/>
    <w:rsid w:val="00B45BC2"/>
    <w:rsid w:val="00B50659"/>
    <w:rsid w:val="00B72DC5"/>
    <w:rsid w:val="00B8399F"/>
    <w:rsid w:val="00B87371"/>
    <w:rsid w:val="00B87664"/>
    <w:rsid w:val="00B9794D"/>
    <w:rsid w:val="00BA083B"/>
    <w:rsid w:val="00BA1D82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38CE"/>
    <w:rsid w:val="00BF4101"/>
    <w:rsid w:val="00BF7D16"/>
    <w:rsid w:val="00C21B2E"/>
    <w:rsid w:val="00C274E1"/>
    <w:rsid w:val="00C27F42"/>
    <w:rsid w:val="00C30AD4"/>
    <w:rsid w:val="00C336FA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1252"/>
    <w:rsid w:val="00CB3367"/>
    <w:rsid w:val="00CB43C9"/>
    <w:rsid w:val="00CB5A45"/>
    <w:rsid w:val="00CC0EC8"/>
    <w:rsid w:val="00CC5345"/>
    <w:rsid w:val="00CC685C"/>
    <w:rsid w:val="00CC6D6C"/>
    <w:rsid w:val="00CE177C"/>
    <w:rsid w:val="00CE3CB8"/>
    <w:rsid w:val="00CF2074"/>
    <w:rsid w:val="00D0036B"/>
    <w:rsid w:val="00D2120D"/>
    <w:rsid w:val="00D231D4"/>
    <w:rsid w:val="00D241EF"/>
    <w:rsid w:val="00D26461"/>
    <w:rsid w:val="00D30EDF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521"/>
    <w:rsid w:val="00DB067D"/>
    <w:rsid w:val="00DB125F"/>
    <w:rsid w:val="00DB695C"/>
    <w:rsid w:val="00DC00B3"/>
    <w:rsid w:val="00DC019E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1528"/>
    <w:rsid w:val="00E13127"/>
    <w:rsid w:val="00E160FF"/>
    <w:rsid w:val="00E17C07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87004"/>
    <w:rsid w:val="00E911A1"/>
    <w:rsid w:val="00E915EC"/>
    <w:rsid w:val="00E9195A"/>
    <w:rsid w:val="00E93671"/>
    <w:rsid w:val="00EA5533"/>
    <w:rsid w:val="00EB1929"/>
    <w:rsid w:val="00EB6146"/>
    <w:rsid w:val="00EC46F4"/>
    <w:rsid w:val="00ED57AE"/>
    <w:rsid w:val="00EE330E"/>
    <w:rsid w:val="00F01530"/>
    <w:rsid w:val="00F034CB"/>
    <w:rsid w:val="00F143C2"/>
    <w:rsid w:val="00F15C23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CCB41-A964-4493-B4CB-BE1DC9313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3060</TotalTime>
  <Pages>1</Pages>
  <Words>9410</Words>
  <Characters>53639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Ekaterina_Lutkova</dc:creator>
  <cp:lastModifiedBy>Evgeniy Mukhamedshin</cp:lastModifiedBy>
  <cp:revision>22</cp:revision>
  <cp:lastPrinted>2016-03-24T11:23:00Z</cp:lastPrinted>
  <dcterms:created xsi:type="dcterms:W3CDTF">2016-05-05T05:22:00Z</dcterms:created>
  <dcterms:modified xsi:type="dcterms:W3CDTF">2016-06-18T18:38:00Z</dcterms:modified>
</cp:coreProperties>
</file>