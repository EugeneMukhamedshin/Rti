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4A8614EB" w14:textId="77777777" w:rsidR="005D5A39" w:rsidRDefault="00DD7803">
      <w:pPr>
        <w:pStyle w:val="12"/>
        <w:tabs>
          <w:tab w:val="right" w:leader="dot" w:pos="10762"/>
        </w:tabs>
        <w:rPr>
          <w:ins w:id="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ins w:id="2" w:author="Екатерина Луткова" w:date="2016-05-17T12:33:00Z">
        <w:r w:rsidR="005D5A39" w:rsidRPr="005C1588">
          <w:rPr>
            <w:rStyle w:val="a7"/>
            <w:noProof/>
          </w:rPr>
          <w:fldChar w:fldCharType="begin"/>
        </w:r>
        <w:r w:rsidR="005D5A39" w:rsidRPr="005C1588">
          <w:rPr>
            <w:rStyle w:val="a7"/>
            <w:noProof/>
          </w:rPr>
          <w:instrText xml:space="preserve"> </w:instrText>
        </w:r>
        <w:r w:rsidR="005D5A39">
          <w:rPr>
            <w:noProof/>
          </w:rPr>
          <w:instrText>HYPERLINK \l "_Toc451251733"</w:instrText>
        </w:r>
        <w:r w:rsidR="005D5A39" w:rsidRPr="005C1588">
          <w:rPr>
            <w:rStyle w:val="a7"/>
            <w:noProof/>
          </w:rPr>
          <w:instrText xml:space="preserve"> </w:instrText>
        </w:r>
        <w:r w:rsidR="005D5A39" w:rsidRPr="005C1588">
          <w:rPr>
            <w:rStyle w:val="a7"/>
            <w:noProof/>
          </w:rPr>
          <w:fldChar w:fldCharType="separate"/>
        </w:r>
        <w:r w:rsidR="005D5A39" w:rsidRPr="005C1588">
          <w:rPr>
            <w:rStyle w:val="a7"/>
            <w:noProof/>
          </w:rPr>
          <w:t>1 ПОСТАНОВКА ЗАДАЧИ</w:t>
        </w:r>
        <w:r w:rsidR="005D5A39">
          <w:rPr>
            <w:noProof/>
            <w:webHidden/>
          </w:rPr>
          <w:tab/>
        </w:r>
        <w:r w:rsidR="005D5A39">
          <w:rPr>
            <w:noProof/>
            <w:webHidden/>
          </w:rPr>
          <w:fldChar w:fldCharType="begin"/>
        </w:r>
        <w:r w:rsidR="005D5A39">
          <w:rPr>
            <w:noProof/>
            <w:webHidden/>
          </w:rPr>
          <w:instrText xml:space="preserve"> PAGEREF _Toc451251733 \h </w:instrText>
        </w:r>
      </w:ins>
      <w:r w:rsidR="005D5A39">
        <w:rPr>
          <w:noProof/>
          <w:webHidden/>
        </w:rPr>
      </w:r>
      <w:r w:rsidR="005D5A39">
        <w:rPr>
          <w:noProof/>
          <w:webHidden/>
        </w:rPr>
        <w:fldChar w:fldCharType="separate"/>
      </w:r>
      <w:ins w:id="3" w:author="Екатерина Луткова" w:date="2016-05-17T12:33:00Z">
        <w:r w:rsidR="005D5A39">
          <w:rPr>
            <w:noProof/>
            <w:webHidden/>
          </w:rPr>
          <w:t>4</w:t>
        </w:r>
        <w:r w:rsidR="005D5A39">
          <w:rPr>
            <w:noProof/>
            <w:webHidden/>
          </w:rPr>
          <w:fldChar w:fldCharType="end"/>
        </w:r>
        <w:r w:rsidR="005D5A39" w:rsidRPr="005C1588">
          <w:rPr>
            <w:rStyle w:val="a7"/>
            <w:noProof/>
          </w:rPr>
          <w:fldChar w:fldCharType="end"/>
        </w:r>
      </w:ins>
    </w:p>
    <w:p w14:paraId="14DD47A7" w14:textId="77777777" w:rsidR="005D5A39" w:rsidRDefault="005D5A39">
      <w:pPr>
        <w:pStyle w:val="21"/>
        <w:tabs>
          <w:tab w:val="right" w:leader="dot" w:pos="10762"/>
        </w:tabs>
        <w:rPr>
          <w:ins w:id="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1.1. Цель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281B3" w14:textId="77777777" w:rsidR="005D5A39" w:rsidRDefault="005D5A39">
      <w:pPr>
        <w:pStyle w:val="21"/>
        <w:tabs>
          <w:tab w:val="right" w:leader="dot" w:pos="10762"/>
        </w:tabs>
        <w:rPr>
          <w:ins w:id="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1.2. Требования к функциональности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9067410" w14:textId="77777777" w:rsidR="005D5A39" w:rsidRDefault="005D5A39">
      <w:pPr>
        <w:pStyle w:val="12"/>
        <w:tabs>
          <w:tab w:val="right" w:leader="dot" w:pos="10762"/>
        </w:tabs>
        <w:rPr>
          <w:ins w:id="1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 ОПИСАНИЕ КОМПАНИИ-ЗАКАЗЧИКА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79F60F5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Наименование компании заказчика. Предмет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5753FF" w14:textId="77777777" w:rsidR="005D5A39" w:rsidRDefault="005D5A39">
      <w:pPr>
        <w:pStyle w:val="21"/>
        <w:tabs>
          <w:tab w:val="right" w:leader="dot" w:pos="10762"/>
        </w:tabs>
        <w:rPr>
          <w:ins w:id="1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2.2. Ассортимент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Екатерина Луткова" w:date="2016-05-17T12:3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93E31EF" w14:textId="77777777" w:rsidR="005D5A39" w:rsidRDefault="005D5A39">
      <w:pPr>
        <w:pStyle w:val="21"/>
        <w:tabs>
          <w:tab w:val="right" w:leader="dot" w:pos="10762"/>
        </w:tabs>
        <w:rPr>
          <w:ins w:id="1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caps/>
            <w:noProof/>
          </w:rPr>
          <w:t xml:space="preserve">2.3. </w:t>
        </w:r>
        <w:r w:rsidRPr="005C1588">
          <w:rPr>
            <w:rStyle w:val="a7"/>
            <w:noProof/>
          </w:rPr>
          <w:t>Структура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20E5E9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2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Основные 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C4E91C2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ОПИСАНИЕ БИЗНЕС-ПРОЦЕССА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Екатерина Луткова" w:date="2016-05-17T12:3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D3A71FB" w14:textId="77777777" w:rsidR="005D5A39" w:rsidRDefault="005D5A39">
      <w:pPr>
        <w:pStyle w:val="12"/>
        <w:tabs>
          <w:tab w:val="left" w:pos="480"/>
          <w:tab w:val="right" w:leader="dot" w:pos="10762"/>
        </w:tabs>
        <w:rPr>
          <w:ins w:id="2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ИНТЕРФЕЙС И ПРИНЦИПЫ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336DF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Общие требования к интерфейсу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E0F91D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Главное окно программы. Вход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Екатерина Луткова" w:date="2016-05-17T12:3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65C07BB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3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3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3A1642F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«Материалы»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18D0AF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«Группы»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Екатерина Луткова" w:date="2016-05-17T12:3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AEB29F4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4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«Наименование детали»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AB56FA0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4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«Способ изготовления»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D881BE1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4.3.5.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«Заказчики»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Екатерина Луткова" w:date="2016-05-17T12:3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9A2368B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4.3.6.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«Поставщики»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Екатерина Луткова" w:date="2016-05-17T12:3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1347F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5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5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«Сотрудники»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1BD986A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4.3.8.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«Должности»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18CFC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6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4.3.9.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«Оснастка»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Екатерина Луткова" w:date="2016-05-17T12:3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8C8BD85" w14:textId="77777777" w:rsidR="005D5A39" w:rsidRDefault="005D5A39">
      <w:pPr>
        <w:pStyle w:val="31"/>
        <w:tabs>
          <w:tab w:val="right" w:leader="dot" w:pos="10762"/>
        </w:tabs>
        <w:rPr>
          <w:ins w:id="6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6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Пример справочника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81B6F83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4.3.10.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«Единицы измерения»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Екатерина Луткова" w:date="2016-05-17T12:3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F91A00D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4.3.11.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«Оборудование»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B5D3B0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7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4.3.12.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Справочник «Константы»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Екатерина Луткова" w:date="2016-05-17T12:3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A86CCEC" w14:textId="77777777" w:rsidR="005D5A39" w:rsidRDefault="005D5A39">
      <w:pPr>
        <w:pStyle w:val="31"/>
        <w:tabs>
          <w:tab w:val="left" w:pos="1540"/>
          <w:tab w:val="right" w:leader="dot" w:pos="10762"/>
        </w:tabs>
        <w:rPr>
          <w:ins w:id="7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iCs/>
            <w:noProof/>
          </w:rPr>
          <w:t>4.3.13.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iCs/>
            <w:noProof/>
          </w:rPr>
          <w:t>Справочник «Водители»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070463D" w14:textId="77777777" w:rsidR="005D5A39" w:rsidRDefault="005D5A39">
      <w:pPr>
        <w:pStyle w:val="21"/>
        <w:tabs>
          <w:tab w:val="left" w:pos="1320"/>
          <w:tab w:val="right" w:leader="dot" w:pos="10762"/>
        </w:tabs>
        <w:rPr>
          <w:ins w:id="8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4.3.14.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Справочник «Исполнители»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Екатерина Луткова" w:date="2016-05-17T12:3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E435718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8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"_Toc451251779"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«Заявка»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Екатерина Луткова" w:date="2016-05-17T12:3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7111C1" w14:textId="77777777" w:rsidR="005D5A39" w:rsidRDefault="005D5A39">
      <w:pPr>
        <w:pStyle w:val="31"/>
        <w:tabs>
          <w:tab w:val="right" w:leader="dot" w:pos="10762"/>
        </w:tabs>
        <w:rPr>
          <w:ins w:id="8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8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4.4.1 Отчет «Текущий счет»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Екатерина Луткова" w:date="2016-05-17T12:3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4C2F162" w14:textId="77777777" w:rsidR="005D5A39" w:rsidRDefault="005D5A39">
      <w:pPr>
        <w:pStyle w:val="31"/>
        <w:tabs>
          <w:tab w:val="right" w:leader="dot" w:pos="10762"/>
        </w:tabs>
        <w:rPr>
          <w:ins w:id="9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4.4.2 Отчет «Спецификация»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5B2EF07" w14:textId="77777777" w:rsidR="005D5A39" w:rsidRDefault="005D5A39">
      <w:pPr>
        <w:pStyle w:val="31"/>
        <w:tabs>
          <w:tab w:val="right" w:leader="dot" w:pos="10762"/>
        </w:tabs>
        <w:rPr>
          <w:ins w:id="9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4.4.3 Отчет «Договор»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C88C2BF" w14:textId="77777777" w:rsidR="005D5A39" w:rsidRDefault="005D5A39">
      <w:pPr>
        <w:pStyle w:val="31"/>
        <w:tabs>
          <w:tab w:val="right" w:leader="dot" w:pos="10762"/>
        </w:tabs>
        <w:rPr>
          <w:ins w:id="9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9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4.4.4 Отчет «Акт выполненных работ»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5A4061C" w14:textId="77777777" w:rsidR="005D5A39" w:rsidRDefault="005D5A39">
      <w:pPr>
        <w:pStyle w:val="31"/>
        <w:tabs>
          <w:tab w:val="right" w:leader="dot" w:pos="10762"/>
        </w:tabs>
        <w:rPr>
          <w:ins w:id="10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4.4.5 Отчет «Акт приема-передачи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Екатерина Луткова" w:date="2016-05-17T12:3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08B293B" w14:textId="77777777" w:rsidR="005D5A39" w:rsidRDefault="005D5A39">
      <w:pPr>
        <w:pStyle w:val="31"/>
        <w:tabs>
          <w:tab w:val="right" w:leader="dot" w:pos="10762"/>
        </w:tabs>
        <w:rPr>
          <w:ins w:id="10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Отчет «Накладная М-15»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5B973BC" w14:textId="77777777" w:rsidR="005D5A39" w:rsidRDefault="005D5A39">
      <w:pPr>
        <w:pStyle w:val="31"/>
        <w:tabs>
          <w:tab w:val="right" w:leader="dot" w:pos="10762"/>
        </w:tabs>
        <w:rPr>
          <w:ins w:id="10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0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4.4.7 Отчет «Счет на оснастку»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99A8B9" w14:textId="77777777" w:rsidR="005D5A39" w:rsidRDefault="005D5A39">
      <w:pPr>
        <w:pStyle w:val="31"/>
        <w:tabs>
          <w:tab w:val="right" w:leader="dot" w:pos="10762"/>
        </w:tabs>
        <w:rPr>
          <w:ins w:id="10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"_Toc451251787"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4.4.6 Реестр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_Toc451251787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Екатерина Луткова" w:date="2016-05-17T12:3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FEA883D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1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Подготовка производства. Модуль «Чертежи»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Екатерина Луткова" w:date="2016-05-17T12:3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3796D7D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6" w:author="Екатерина Луткова" w:date="2016-05-17T12:33:00Z">
        <w:r w:rsidRPr="005C1588">
          <w:rPr>
            <w:rStyle w:val="a7"/>
            <w:noProof/>
          </w:rPr>
          <w:lastRenderedPageBreak/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Расчет массы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Екатерина Луткова" w:date="2016-05-17T12:3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46A52B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1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1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Технологическая карта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Екатерина Луткова" w:date="2016-05-17T12:33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F50017" w14:textId="77777777" w:rsidR="005D5A39" w:rsidRDefault="005D5A39">
      <w:pPr>
        <w:pStyle w:val="31"/>
        <w:tabs>
          <w:tab w:val="right" w:leader="dot" w:pos="10762"/>
        </w:tabs>
        <w:rPr>
          <w:ins w:id="12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"_Toc451251829"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 Калькуляция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_Toc451251829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Екатерина Луткова" w:date="2016-05-17T12:33:00Z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B114D9E" w14:textId="77777777" w:rsidR="005D5A39" w:rsidRDefault="005D5A39">
      <w:pPr>
        <w:pStyle w:val="31"/>
        <w:tabs>
          <w:tab w:val="left" w:pos="1320"/>
          <w:tab w:val="right" w:leader="dot" w:pos="10762"/>
        </w:tabs>
        <w:rPr>
          <w:ins w:id="12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4.5.3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Условия отбора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Екатерина Луткова" w:date="2016-05-17T12:33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1DB8960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2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2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Процесс производства. Модуль «Наряд»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Екатерина Луткова" w:date="2016-05-17T12:33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E32260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3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«Отгрузка»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Екатерина Луткова" w:date="2016-05-17T12:33:00Z"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4EABC6E" w14:textId="77777777" w:rsidR="005D5A39" w:rsidRDefault="005D5A39">
      <w:pPr>
        <w:pStyle w:val="31"/>
        <w:tabs>
          <w:tab w:val="left" w:pos="1100"/>
          <w:tab w:val="right" w:leader="dot" w:pos="10762"/>
        </w:tabs>
        <w:rPr>
          <w:ins w:id="13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1 ТТН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Екатерина Луткова" w:date="2016-05-17T12:33:00Z"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4B9D88" w14:textId="77777777" w:rsidR="005D5A39" w:rsidRDefault="005D5A39">
      <w:pPr>
        <w:pStyle w:val="31"/>
        <w:tabs>
          <w:tab w:val="right" w:leader="dot" w:pos="10762"/>
        </w:tabs>
        <w:rPr>
          <w:ins w:id="13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3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4.7.2 Торговая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BE72E84" w14:textId="77777777" w:rsidR="005D5A39" w:rsidRDefault="005D5A39">
      <w:pPr>
        <w:pStyle w:val="31"/>
        <w:tabs>
          <w:tab w:val="right" w:leader="dot" w:pos="10762"/>
        </w:tabs>
        <w:rPr>
          <w:ins w:id="13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4.7.3 Счет-фактура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EF05C11" w14:textId="77777777" w:rsidR="005D5A39" w:rsidRDefault="005D5A39">
      <w:pPr>
        <w:pStyle w:val="31"/>
        <w:tabs>
          <w:tab w:val="right" w:leader="dot" w:pos="10762"/>
        </w:tabs>
        <w:rPr>
          <w:ins w:id="14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4.7.4 Товарно-транспортная накладная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608B10D" w14:textId="77777777" w:rsidR="005D5A39" w:rsidRDefault="005D5A39">
      <w:pPr>
        <w:pStyle w:val="31"/>
        <w:tabs>
          <w:tab w:val="right" w:leader="dot" w:pos="10762"/>
        </w:tabs>
        <w:rPr>
          <w:ins w:id="14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4.7.5 Паспорт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167CEE08" w14:textId="77777777" w:rsidR="005D5A39" w:rsidRDefault="005D5A39">
      <w:pPr>
        <w:pStyle w:val="31"/>
        <w:tabs>
          <w:tab w:val="right" w:leader="dot" w:pos="10762"/>
        </w:tabs>
        <w:rPr>
          <w:ins w:id="14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4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4.7.6 Универсальный передаточный документ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Екатерина Луткова" w:date="2016-05-17T12:33:00Z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1C4661F" w14:textId="77777777" w:rsidR="005D5A39" w:rsidRDefault="005D5A39">
      <w:pPr>
        <w:pStyle w:val="21"/>
        <w:tabs>
          <w:tab w:val="left" w:pos="880"/>
          <w:tab w:val="right" w:leader="dot" w:pos="10762"/>
        </w:tabs>
        <w:rPr>
          <w:ins w:id="15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"_Toc451251839"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  <w:lang w:eastAsia="ru-RU"/>
          </w:rPr>
          <w:t>Модуль «Отчеты»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8E9C75" w14:textId="77777777" w:rsidR="005D5A39" w:rsidRDefault="005D5A39">
      <w:pPr>
        <w:pStyle w:val="31"/>
        <w:tabs>
          <w:tab w:val="right" w:leader="dot" w:pos="10762"/>
        </w:tabs>
        <w:rPr>
          <w:ins w:id="15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4.8.1.  Сводный отчет по способу изготовления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815359B" w14:textId="77777777" w:rsidR="005D5A39" w:rsidRDefault="005D5A39">
      <w:pPr>
        <w:pStyle w:val="31"/>
        <w:tabs>
          <w:tab w:val="right" w:leader="dot" w:pos="10762"/>
        </w:tabs>
        <w:rPr>
          <w:ins w:id="15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5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4.8.2.  Заказы и отгрузка по чертежу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Екатерина Луткова" w:date="2016-05-17T12:33:00Z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0B653F3" w14:textId="77777777" w:rsidR="005D5A39" w:rsidRDefault="005D5A39">
      <w:pPr>
        <w:pStyle w:val="31"/>
        <w:tabs>
          <w:tab w:val="right" w:leader="dot" w:pos="10762"/>
        </w:tabs>
        <w:rPr>
          <w:ins w:id="16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4.8.3.  Учет переработанного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DBF668C" w14:textId="77777777" w:rsidR="005D5A39" w:rsidRDefault="005D5A39">
      <w:pPr>
        <w:pStyle w:val="31"/>
        <w:tabs>
          <w:tab w:val="right" w:leader="dot" w:pos="10762"/>
        </w:tabs>
        <w:rPr>
          <w:ins w:id="16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4.8.4.  Учет прямых затрат на заявку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Екатерина Луткова" w:date="2016-05-17T12:33:00Z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2CDD776" w14:textId="77777777" w:rsidR="005D5A39" w:rsidRDefault="005D5A39">
      <w:pPr>
        <w:pStyle w:val="31"/>
        <w:tabs>
          <w:tab w:val="right" w:leader="dot" w:pos="10762"/>
        </w:tabs>
        <w:rPr>
          <w:ins w:id="16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6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4.8.5.  Учет прямых затрат на наряд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8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DCF9219" w14:textId="77777777" w:rsidR="005D5A39" w:rsidRDefault="005D5A39">
      <w:pPr>
        <w:pStyle w:val="31"/>
        <w:tabs>
          <w:tab w:val="right" w:leader="dot" w:pos="10762"/>
        </w:tabs>
        <w:rPr>
          <w:ins w:id="16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4.8.6. Учет прямых затрат на отгрузку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1" w:author="Екатерина Луткова" w:date="2016-05-17T12:33:00Z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F24A6D2" w14:textId="77777777" w:rsidR="005D5A39" w:rsidRDefault="005D5A39">
      <w:pPr>
        <w:pStyle w:val="31"/>
        <w:tabs>
          <w:tab w:val="right" w:leader="dot" w:pos="10762"/>
        </w:tabs>
        <w:rPr>
          <w:ins w:id="17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>4.8.7. Отчет по заработной плате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4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C2082AF" w14:textId="77777777" w:rsidR="005D5A39" w:rsidRDefault="005D5A39">
      <w:pPr>
        <w:pStyle w:val="21"/>
        <w:tabs>
          <w:tab w:val="right" w:leader="dot" w:pos="10762"/>
        </w:tabs>
        <w:rPr>
          <w:ins w:id="17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  <w:lang w:eastAsia="ru-RU"/>
          </w:rPr>
          <w:t xml:space="preserve">4.9 </w:t>
        </w:r>
        <w:r w:rsidRPr="005C1588">
          <w:rPr>
            <w:rStyle w:val="a7"/>
            <w:noProof/>
          </w:rPr>
          <w:t>Журнал обрезки облоя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77" w:author="Екатерина Луткова" w:date="2016-05-17T12:33:00Z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642367B" w14:textId="77777777" w:rsidR="005D5A39" w:rsidRDefault="005D5A39">
      <w:pPr>
        <w:pStyle w:val="31"/>
        <w:tabs>
          <w:tab w:val="right" w:leader="dot" w:pos="10762"/>
        </w:tabs>
        <w:rPr>
          <w:ins w:id="17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7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4.9.1 Реестр брака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0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53114C0" w14:textId="77777777" w:rsidR="005D5A39" w:rsidRDefault="005D5A39">
      <w:pPr>
        <w:pStyle w:val="21"/>
        <w:tabs>
          <w:tab w:val="right" w:leader="dot" w:pos="10762"/>
        </w:tabs>
        <w:rPr>
          <w:ins w:id="181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2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"_Toc451251849"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4.10 Журнал прихода материалов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3" w:author="Екатерина Луткова" w:date="2016-05-17T12:33:00Z"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6F6048F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4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5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"_Toc451251850"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оплаченной и отгруженной продукции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6" w:author="Екатерина Луткова" w:date="2016-05-17T12:33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4719B0A0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87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88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"_Toc451251851"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учета оснастки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9" w:author="Екатерина Луткова" w:date="2016-05-17T12:33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3F99B953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0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1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"_Toc451251852"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Журнал вальцовщика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2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07677EC5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3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4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"_Toc451251853"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Распоряжение на отгрузку (журнал)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5" w:author="Екатерина Луткова" w:date="2016-05-17T12:33:00Z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8770856" w14:textId="77777777" w:rsidR="005D5A39" w:rsidRDefault="005D5A39">
      <w:pPr>
        <w:pStyle w:val="21"/>
        <w:tabs>
          <w:tab w:val="left" w:pos="1100"/>
          <w:tab w:val="right" w:leader="dot" w:pos="10762"/>
        </w:tabs>
        <w:rPr>
          <w:ins w:id="196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197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"_Toc451251854"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4.15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5C1588">
          <w:rPr>
            <w:rStyle w:val="a7"/>
            <w:noProof/>
          </w:rPr>
          <w:t>Модуль «Расход материалов»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98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79878AA1" w14:textId="77777777" w:rsidR="005D5A39" w:rsidRDefault="005D5A39">
      <w:pPr>
        <w:pStyle w:val="12"/>
        <w:tabs>
          <w:tab w:val="right" w:leader="dot" w:pos="10762"/>
        </w:tabs>
        <w:rPr>
          <w:ins w:id="199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0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"_Toc451251855"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 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1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5FDE35F3" w14:textId="77777777" w:rsidR="005D5A39" w:rsidRDefault="005D5A39">
      <w:pPr>
        <w:pStyle w:val="12"/>
        <w:tabs>
          <w:tab w:val="right" w:leader="dot" w:pos="10762"/>
        </w:tabs>
        <w:rPr>
          <w:ins w:id="202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3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"_Toc451251856"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6 ТЕХНИЧЕСКИЕ 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4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6AC8A808" w14:textId="77777777" w:rsidR="005D5A39" w:rsidRDefault="005D5A39">
      <w:pPr>
        <w:pStyle w:val="21"/>
        <w:tabs>
          <w:tab w:val="right" w:leader="dot" w:pos="10762"/>
        </w:tabs>
        <w:rPr>
          <w:ins w:id="205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6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"_Toc451251857"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5.1.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07" w:author="Екатерина Луткова" w:date="2016-05-17T12:33:00Z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E3254E" w14:textId="77777777" w:rsidR="005D5A39" w:rsidRDefault="005D5A39">
      <w:pPr>
        <w:pStyle w:val="21"/>
        <w:tabs>
          <w:tab w:val="right" w:leader="dot" w:pos="10762"/>
        </w:tabs>
        <w:rPr>
          <w:ins w:id="208" w:author="Екатерина Луткова" w:date="2016-05-17T12:33:00Z"/>
          <w:rFonts w:asciiTheme="minorHAnsi" w:eastAsiaTheme="minorEastAsia" w:hAnsiTheme="minorHAnsi" w:cstheme="minorBidi"/>
          <w:noProof/>
          <w:sz w:val="22"/>
          <w:lang w:eastAsia="ru-RU"/>
        </w:rPr>
      </w:pPr>
      <w:ins w:id="209" w:author="Екатерина Луткова" w:date="2016-05-17T12:33:00Z">
        <w:r w:rsidRPr="005C1588">
          <w:rPr>
            <w:rStyle w:val="a7"/>
            <w:noProof/>
          </w:rPr>
          <w:fldChar w:fldCharType="begin"/>
        </w:r>
        <w:r w:rsidRPr="005C1588">
          <w:rPr>
            <w:rStyle w:val="a7"/>
            <w:noProof/>
          </w:rPr>
          <w:instrText xml:space="preserve"> </w:instrText>
        </w:r>
        <w:r>
          <w:rPr>
            <w:noProof/>
          </w:rPr>
          <w:instrText>HYPERLINK \l "_Toc451251858"</w:instrText>
        </w:r>
        <w:r w:rsidRPr="005C1588">
          <w:rPr>
            <w:rStyle w:val="a7"/>
            <w:noProof/>
          </w:rPr>
          <w:instrText xml:space="preserve"> </w:instrText>
        </w:r>
        <w:r w:rsidRPr="005C1588">
          <w:rPr>
            <w:rStyle w:val="a7"/>
            <w:noProof/>
          </w:rPr>
          <w:fldChar w:fldCharType="separate"/>
        </w:r>
        <w:r w:rsidRPr="005C1588">
          <w:rPr>
            <w:rStyle w:val="a7"/>
            <w:noProof/>
          </w:rPr>
          <w:t>5.2. Требования к аппаратному обеспечению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_Toc451251858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0" w:author="Екатерина Луткова" w:date="2016-05-17T12:33:00Z"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  <w:r w:rsidRPr="005C1588">
          <w:rPr>
            <w:rStyle w:val="a7"/>
            <w:noProof/>
          </w:rPr>
          <w:fldChar w:fldCharType="end"/>
        </w:r>
      </w:ins>
    </w:p>
    <w:p w14:paraId="2E2624B6" w14:textId="77777777" w:rsidR="00521635" w:rsidDel="00295E57" w:rsidRDefault="00521635">
      <w:pPr>
        <w:pStyle w:val="12"/>
        <w:tabs>
          <w:tab w:val="right" w:leader="dot" w:pos="10762"/>
        </w:tabs>
        <w:rPr>
          <w:del w:id="21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2" w:author="Екатерина Луткова" w:date="2016-04-20T12:10:00Z">
        <w:r w:rsidRPr="00295E57" w:rsidDel="00295E57">
          <w:rPr>
            <w:rPrChange w:id="213" w:author="Екатерина Луткова" w:date="2016-04-20T12:10:00Z">
              <w:rPr>
                <w:rStyle w:val="a7"/>
                <w:noProof/>
              </w:rPr>
            </w:rPrChange>
          </w:rPr>
          <w:delText>1 ПОСТАНОВКА ЗАДАЧИ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085B25E0" w14:textId="77777777" w:rsidR="00521635" w:rsidDel="00295E57" w:rsidRDefault="00521635">
      <w:pPr>
        <w:pStyle w:val="21"/>
        <w:tabs>
          <w:tab w:val="right" w:leader="dot" w:pos="10762"/>
        </w:tabs>
        <w:rPr>
          <w:del w:id="21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5" w:author="Екатерина Луткова" w:date="2016-04-20T12:10:00Z">
        <w:r w:rsidRPr="00295E57" w:rsidDel="00295E57">
          <w:rPr>
            <w:rPrChange w:id="216" w:author="Екатерина Луткова" w:date="2016-04-20T12:10:00Z">
              <w:rPr>
                <w:rStyle w:val="a7"/>
                <w:noProof/>
              </w:rPr>
            </w:rPrChange>
          </w:rPr>
          <w:delText>1.1. Цель разработки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BC8A7FE" w14:textId="77777777" w:rsidR="00521635" w:rsidDel="00295E57" w:rsidRDefault="00521635">
      <w:pPr>
        <w:pStyle w:val="21"/>
        <w:tabs>
          <w:tab w:val="right" w:leader="dot" w:pos="10762"/>
        </w:tabs>
        <w:rPr>
          <w:del w:id="2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18" w:author="Екатерина Луткова" w:date="2016-04-20T12:10:00Z">
        <w:r w:rsidRPr="00295E57" w:rsidDel="00295E57">
          <w:rPr>
            <w:rPrChange w:id="219" w:author="Екатерина Луткова" w:date="2016-04-20T12:10:00Z">
              <w:rPr>
                <w:rStyle w:val="a7"/>
                <w:noProof/>
              </w:rPr>
            </w:rPrChange>
          </w:rPr>
          <w:delText>1.2. Требования к функциональности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4BE175CB" w14:textId="77777777" w:rsidR="00521635" w:rsidDel="00295E57" w:rsidRDefault="00521635">
      <w:pPr>
        <w:pStyle w:val="12"/>
        <w:tabs>
          <w:tab w:val="right" w:leader="dot" w:pos="10762"/>
        </w:tabs>
        <w:rPr>
          <w:del w:id="2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1" w:author="Екатерина Луткова" w:date="2016-04-20T12:10:00Z">
        <w:r w:rsidRPr="00295E57" w:rsidDel="00295E57">
          <w:rPr>
            <w:rPrChange w:id="222" w:author="Екатерина Луткова" w:date="2016-04-20T12:10:00Z">
              <w:rPr>
                <w:rStyle w:val="a7"/>
                <w:noProof/>
              </w:rPr>
            </w:rPrChange>
          </w:rPr>
          <w:delText>2 ОПИСАНИЕ КОМПАНИИ-ЗАКАЗЧИКА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2370C144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4" w:author="Екатерина Луткова" w:date="2016-04-20T12:10:00Z">
        <w:r w:rsidRPr="00295E57" w:rsidDel="00295E57">
          <w:rPr>
            <w:rPrChange w:id="225" w:author="Екатерина Луткова" w:date="2016-04-20T12:10:00Z">
              <w:rPr>
                <w:rStyle w:val="a7"/>
                <w:noProof/>
              </w:rPr>
            </w:rPrChange>
          </w:rPr>
          <w:delText>2.1.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26" w:author="Екатерина Луткова" w:date="2016-04-20T12:10:00Z">
              <w:rPr>
                <w:rStyle w:val="a7"/>
                <w:noProof/>
              </w:rPr>
            </w:rPrChange>
          </w:rPr>
          <w:delText>Наименование компании заказчика. Предмет деятельности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37B32359" w14:textId="77777777" w:rsidR="00521635" w:rsidDel="00295E57" w:rsidRDefault="00521635">
      <w:pPr>
        <w:pStyle w:val="21"/>
        <w:tabs>
          <w:tab w:val="right" w:leader="dot" w:pos="10762"/>
        </w:tabs>
        <w:rPr>
          <w:del w:id="2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28" w:author="Екатерина Луткова" w:date="2016-04-20T12:10:00Z">
        <w:r w:rsidRPr="00295E57" w:rsidDel="00295E57">
          <w:rPr>
            <w:rPrChange w:id="229" w:author="Екатерина Луткова" w:date="2016-04-20T12:10:00Z">
              <w:rPr>
                <w:rStyle w:val="a7"/>
                <w:noProof/>
              </w:rPr>
            </w:rPrChange>
          </w:rPr>
          <w:delText>2.2. Ассортимент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4</w:delText>
        </w:r>
      </w:del>
    </w:p>
    <w:p w14:paraId="6E5FD868" w14:textId="77777777" w:rsidR="00521635" w:rsidDel="00295E57" w:rsidRDefault="00521635">
      <w:pPr>
        <w:pStyle w:val="21"/>
        <w:tabs>
          <w:tab w:val="right" w:leader="dot" w:pos="10762"/>
        </w:tabs>
        <w:rPr>
          <w:del w:id="2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1" w:author="Екатерина Луткова" w:date="2016-04-20T12:10:00Z">
        <w:r w:rsidRPr="00295E57" w:rsidDel="00295E57">
          <w:rPr>
            <w:rPrChange w:id="232" w:author="Екатерина Луткова" w:date="2016-04-20T12:10:00Z">
              <w:rPr>
                <w:rStyle w:val="a7"/>
                <w:caps/>
                <w:noProof/>
              </w:rPr>
            </w:rPrChange>
          </w:rPr>
          <w:delText>2.3. Структура предприятия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6DFE0E2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3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4" w:author="Екатерина Луткова" w:date="2016-04-20T12:10:00Z">
        <w:r w:rsidRPr="00295E57" w:rsidDel="00295E57">
          <w:rPr>
            <w:rPrChange w:id="235" w:author="Екатерина Луткова" w:date="2016-04-20T12:10:00Z">
              <w:rPr>
                <w:rStyle w:val="a7"/>
                <w:noProof/>
              </w:rPr>
            </w:rPrChange>
          </w:rPr>
          <w:lastRenderedPageBreak/>
          <w:delText>2.4.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36" w:author="Екатерина Луткова" w:date="2016-04-20T12:10:00Z">
              <w:rPr>
                <w:rStyle w:val="a7"/>
                <w:noProof/>
              </w:rPr>
            </w:rPrChange>
          </w:rPr>
          <w:delText>Основные термины и определения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46710E09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3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38" w:author="Екатерина Луткова" w:date="2016-04-20T12:10:00Z">
        <w:r w:rsidRPr="00295E57" w:rsidDel="00295E57">
          <w:rPr>
            <w:rPrChange w:id="239" w:author="Екатерина Луткова" w:date="2016-04-20T12:10:00Z">
              <w:rPr>
                <w:rStyle w:val="a7"/>
                <w:noProof/>
              </w:rPr>
            </w:rPrChange>
          </w:rPr>
          <w:delText>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0" w:author="Екатерина Луткова" w:date="2016-04-20T12:10:00Z">
              <w:rPr>
                <w:rStyle w:val="a7"/>
                <w:noProof/>
              </w:rPr>
            </w:rPrChange>
          </w:rPr>
          <w:delText>ОПИСАНИЕ БИЗНЕС-ПРОЦЕССА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5</w:delText>
        </w:r>
      </w:del>
    </w:p>
    <w:p w14:paraId="7A344775" w14:textId="77777777" w:rsidR="00521635" w:rsidDel="00295E57" w:rsidRDefault="00521635">
      <w:pPr>
        <w:pStyle w:val="12"/>
        <w:tabs>
          <w:tab w:val="left" w:pos="480"/>
          <w:tab w:val="right" w:leader="dot" w:pos="10762"/>
        </w:tabs>
        <w:rPr>
          <w:del w:id="2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2" w:author="Екатерина Луткова" w:date="2016-04-20T12:10:00Z">
        <w:r w:rsidRPr="00295E57" w:rsidDel="00295E57">
          <w:rPr>
            <w:rPrChange w:id="243" w:author="Екатерина Луткова" w:date="2016-04-20T12:10:00Z">
              <w:rPr>
                <w:rStyle w:val="a7"/>
                <w:noProof/>
              </w:rPr>
            </w:rPrChange>
          </w:rPr>
          <w:delText>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4" w:author="Екатерина Луткова" w:date="2016-04-20T12:10:00Z">
              <w:rPr>
                <w:rStyle w:val="a7"/>
                <w:noProof/>
              </w:rPr>
            </w:rPrChange>
          </w:rPr>
          <w:delText>ИНТЕРФЕЙС И ПРИНЦИПЫ ФУНКЦИОНИРОВАНИЯ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42A64BB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46" w:author="Екатерина Луткова" w:date="2016-04-20T12:10:00Z">
        <w:r w:rsidRPr="00295E57" w:rsidDel="00295E57">
          <w:rPr>
            <w:rPrChange w:id="247" w:author="Екатерина Луткова" w:date="2016-04-20T12:10:00Z">
              <w:rPr>
                <w:rStyle w:val="a7"/>
                <w:noProof/>
              </w:rPr>
            </w:rPrChange>
          </w:rPr>
          <w:delText>4.1.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48" w:author="Екатерина Луткова" w:date="2016-04-20T12:10:00Z">
              <w:rPr>
                <w:rStyle w:val="a7"/>
                <w:noProof/>
              </w:rPr>
            </w:rPrChange>
          </w:rPr>
          <w:delText>Общие требования к интерфейсу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00B28645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4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0" w:author="Екатерина Луткова" w:date="2016-04-20T12:10:00Z">
        <w:r w:rsidRPr="00295E57" w:rsidDel="00295E57">
          <w:rPr>
            <w:rPrChange w:id="251" w:author="Екатерина Луткова" w:date="2016-04-20T12:10:00Z">
              <w:rPr>
                <w:rStyle w:val="a7"/>
                <w:noProof/>
              </w:rPr>
            </w:rPrChange>
          </w:rPr>
          <w:delText>4.2.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2" w:author="Екатерина Луткова" w:date="2016-04-20T12:10:00Z">
              <w:rPr>
                <w:rStyle w:val="a7"/>
                <w:noProof/>
              </w:rPr>
            </w:rPrChange>
          </w:rPr>
          <w:delText>Главное окно программы. Вход в систему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7</w:delText>
        </w:r>
      </w:del>
    </w:p>
    <w:p w14:paraId="5BD5A4AF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25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4" w:author="Екатерина Луткова" w:date="2016-04-20T12:10:00Z">
        <w:r w:rsidRPr="00295E57" w:rsidDel="00295E57">
          <w:rPr>
            <w:rPrChange w:id="255" w:author="Екатерина Луткова" w:date="2016-04-20T12:10:00Z">
              <w:rPr>
                <w:rStyle w:val="a7"/>
                <w:noProof/>
              </w:rPr>
            </w:rPrChange>
          </w:rPr>
          <w:delText>4.3.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56" w:author="Екатерина Луткова" w:date="2016-04-20T12:10:00Z">
              <w:rPr>
                <w:rStyle w:val="a7"/>
                <w:noProof/>
              </w:rPr>
            </w:rPrChange>
          </w:rPr>
          <w:delText>Справочники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2E1BC071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5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58" w:author="Екатерина Луткова" w:date="2016-04-20T12:10:00Z">
        <w:r w:rsidRPr="00295E57" w:rsidDel="00295E57">
          <w:rPr>
            <w:rPrChange w:id="259" w:author="Екатерина Луткова" w:date="2016-04-20T12:10:00Z">
              <w:rPr>
                <w:rStyle w:val="a7"/>
                <w:noProof/>
              </w:rPr>
            </w:rPrChange>
          </w:rPr>
          <w:delText>4.3.1.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«Материалы»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79B27F7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2" w:author="Екатерина Луткова" w:date="2016-04-20T12:10:00Z">
        <w:r w:rsidRPr="00295E57" w:rsidDel="00295E57">
          <w:rPr>
            <w:rPrChange w:id="263" w:author="Екатерина Луткова" w:date="2016-04-20T12:10:00Z">
              <w:rPr>
                <w:rStyle w:val="a7"/>
                <w:noProof/>
              </w:rPr>
            </w:rPrChange>
          </w:rPr>
          <w:delText>4.3.2.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«Группы»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9</w:delText>
        </w:r>
      </w:del>
    </w:p>
    <w:p w14:paraId="4FD034CB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66" w:author="Екатерина Луткова" w:date="2016-04-20T12:10:00Z">
        <w:r w:rsidRPr="00295E57" w:rsidDel="00295E57">
          <w:rPr>
            <w:rPrChange w:id="267" w:author="Екатерина Луткова" w:date="2016-04-20T12:10:00Z">
              <w:rPr>
                <w:rStyle w:val="a7"/>
                <w:noProof/>
              </w:rPr>
            </w:rPrChange>
          </w:rPr>
          <w:delText>4.3.3.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6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«Наименование детали»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01863DA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6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0" w:author="Екатерина Луткова" w:date="2016-04-20T12:10:00Z">
        <w:r w:rsidRPr="00295E57" w:rsidDel="00295E57">
          <w:rPr>
            <w:rPrChange w:id="271" w:author="Екатерина Луткова" w:date="2016-04-20T12:10:00Z">
              <w:rPr>
                <w:rStyle w:val="a7"/>
                <w:noProof/>
              </w:rPr>
            </w:rPrChange>
          </w:rPr>
          <w:delText>4.3.4.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«Способ изготовления»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15F88E8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4" w:author="Екатерина Луткова" w:date="2016-04-20T12:10:00Z">
        <w:r w:rsidRPr="00295E57" w:rsidDel="00295E57">
          <w:rPr>
            <w:rPrChange w:id="275" w:author="Екатерина Луткова" w:date="2016-04-20T12:10:00Z">
              <w:rPr>
                <w:rStyle w:val="a7"/>
                <w:noProof/>
              </w:rPr>
            </w:rPrChange>
          </w:rPr>
          <w:delText>4.3.5.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7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«Заказчики»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10</w:delText>
        </w:r>
      </w:del>
    </w:p>
    <w:p w14:paraId="7B7FCC58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78" w:author="Екатерина Луткова" w:date="2016-04-20T12:10:00Z">
        <w:r w:rsidRPr="00295E57" w:rsidDel="00295E57">
          <w:rPr>
            <w:rPrChange w:id="279" w:author="Екатерина Луткова" w:date="2016-04-20T12:10:00Z">
              <w:rPr>
                <w:rStyle w:val="a7"/>
                <w:noProof/>
              </w:rPr>
            </w:rPrChange>
          </w:rPr>
          <w:delText>4.3.6.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«Поставщики»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11</w:delText>
        </w:r>
      </w:del>
    </w:p>
    <w:p w14:paraId="70CF3D5F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2" w:author="Екатерина Луткова" w:date="2016-04-20T12:10:00Z">
        <w:r w:rsidRPr="00295E57" w:rsidDel="00295E57">
          <w:rPr>
            <w:rPrChange w:id="283" w:author="Екатерина Луткова" w:date="2016-04-20T12:10:00Z">
              <w:rPr>
                <w:rStyle w:val="a7"/>
                <w:noProof/>
              </w:rPr>
            </w:rPrChange>
          </w:rPr>
          <w:delText>4.3.7.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«Сотрудники»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59724F3C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86" w:author="Екатерина Луткова" w:date="2016-04-20T12:10:00Z">
        <w:r w:rsidRPr="00295E57" w:rsidDel="00295E57">
          <w:rPr>
            <w:rPrChange w:id="287" w:author="Екатерина Луткова" w:date="2016-04-20T12:10:00Z">
              <w:rPr>
                <w:rStyle w:val="a7"/>
                <w:noProof/>
              </w:rPr>
            </w:rPrChange>
          </w:rPr>
          <w:delText>4.3.8.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8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«Должности»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11569607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28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0" w:author="Екатерина Луткова" w:date="2016-04-20T12:10:00Z">
        <w:r w:rsidRPr="00295E57" w:rsidDel="00295E57">
          <w:rPr>
            <w:rPrChange w:id="291" w:author="Екатерина Луткова" w:date="2016-04-20T12:10:00Z">
              <w:rPr>
                <w:rStyle w:val="a7"/>
                <w:noProof/>
              </w:rPr>
            </w:rPrChange>
          </w:rPr>
          <w:delText>4.3.9.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2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«Оснастка»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12</w:delText>
        </w:r>
      </w:del>
    </w:p>
    <w:p w14:paraId="41C64D3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4" w:author="Екатерина Луткова" w:date="2016-04-20T12:10:00Z">
        <w:r w:rsidRPr="00295E57" w:rsidDel="00295E57">
          <w:rPr>
            <w:rPrChange w:id="295" w:author="Екатерина Луткова" w:date="2016-04-20T12:10:00Z">
              <w:rPr>
                <w:rStyle w:val="a7"/>
                <w:noProof/>
              </w:rPr>
            </w:rPrChange>
          </w:rPr>
          <w:delText>4.3.10.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296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«Доп. информация»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6F8D9D3C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29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298" w:author="Екатерина Луткова" w:date="2016-04-20T12:10:00Z">
        <w:r w:rsidRPr="00295E57" w:rsidDel="00295E57">
          <w:rPr>
            <w:rPrChange w:id="299" w:author="Екатерина Луткова" w:date="2016-04-20T12:10:00Z">
              <w:rPr>
                <w:rStyle w:val="a7"/>
                <w:noProof/>
              </w:rPr>
            </w:rPrChange>
          </w:rPr>
          <w:delText>4.3.11.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0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«Единицы измерения»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26D5E79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2" w:author="Екатерина Луткова" w:date="2016-04-20T12:10:00Z">
        <w:r w:rsidRPr="00295E57" w:rsidDel="00295E57">
          <w:rPr>
            <w:rPrChange w:id="303" w:author="Екатерина Луткова" w:date="2016-04-20T12:10:00Z">
              <w:rPr>
                <w:rStyle w:val="a7"/>
                <w:noProof/>
              </w:rPr>
            </w:rPrChange>
          </w:rPr>
          <w:delText>4.3.12.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4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«Оборудование»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13</w:delText>
        </w:r>
      </w:del>
    </w:p>
    <w:p w14:paraId="7722F2DB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06" w:author="Екатерина Луткова" w:date="2016-04-20T12:10:00Z">
        <w:r w:rsidRPr="00295E57" w:rsidDel="00295E57">
          <w:rPr>
            <w:rPrChange w:id="307" w:author="Екатерина Луткова" w:date="2016-04-20T12:10:00Z">
              <w:rPr>
                <w:rStyle w:val="a7"/>
                <w:noProof/>
              </w:rPr>
            </w:rPrChange>
          </w:rPr>
          <w:delText>4.3.13.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08" w:author="Екатерина Луткова" w:date="2016-04-20T12:10:00Z">
              <w:rPr>
                <w:rStyle w:val="a7"/>
                <w:noProof/>
              </w:rPr>
            </w:rPrChange>
          </w:rPr>
          <w:delText>Справочник «Константы»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12CBBBB0" w14:textId="77777777" w:rsidR="00521635" w:rsidDel="00295E57" w:rsidRDefault="00521635">
      <w:pPr>
        <w:pStyle w:val="31"/>
        <w:tabs>
          <w:tab w:val="left" w:pos="1540"/>
          <w:tab w:val="right" w:leader="dot" w:pos="10762"/>
        </w:tabs>
        <w:rPr>
          <w:del w:id="3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0" w:author="Екатерина Луткова" w:date="2016-04-20T12:10:00Z">
        <w:r w:rsidRPr="00295E57" w:rsidDel="00295E57">
          <w:rPr>
            <w:rPrChange w:id="311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4.3.14.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2" w:author="Екатерина Луткова" w:date="2016-04-20T12:10:00Z">
              <w:rPr>
                <w:rStyle w:val="a7"/>
                <w:iCs/>
                <w:noProof/>
              </w:rPr>
            </w:rPrChange>
          </w:rPr>
          <w:delText>Справочник «Водители»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14</w:delText>
        </w:r>
      </w:del>
    </w:p>
    <w:p w14:paraId="2CEC19CB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4" w:author="Екатерина Луткова" w:date="2016-04-20T12:10:00Z">
        <w:r w:rsidRPr="00295E57" w:rsidDel="00295E57">
          <w:rPr>
            <w:rPrChange w:id="31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1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«Заявка»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15</w:delText>
        </w:r>
      </w:del>
    </w:p>
    <w:p w14:paraId="78A645D4" w14:textId="77777777" w:rsidR="00521635" w:rsidDel="00295E57" w:rsidRDefault="00521635">
      <w:pPr>
        <w:pStyle w:val="31"/>
        <w:tabs>
          <w:tab w:val="right" w:leader="dot" w:pos="10762"/>
        </w:tabs>
        <w:rPr>
          <w:del w:id="3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18" w:author="Екатерина Луткова" w:date="2016-04-20T12:10:00Z">
        <w:r w:rsidRPr="00295E57" w:rsidDel="00295E57">
          <w:rPr>
            <w:rPrChange w:id="31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4.4.1 Отчет «Текущий счет»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DD1C1FD" w14:textId="77777777" w:rsidR="00521635" w:rsidDel="00295E57" w:rsidRDefault="00521635">
      <w:pPr>
        <w:pStyle w:val="31"/>
        <w:tabs>
          <w:tab w:val="right" w:leader="dot" w:pos="10762"/>
        </w:tabs>
        <w:rPr>
          <w:del w:id="32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1" w:author="Екатерина Луткова" w:date="2016-04-20T12:10:00Z">
        <w:r w:rsidRPr="00295E57" w:rsidDel="00295E57">
          <w:rPr>
            <w:rPrChange w:id="32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4.4.2 Отчет «Спецификация»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130BD703" w14:textId="77777777" w:rsidR="00521635" w:rsidDel="00295E57" w:rsidRDefault="00521635">
      <w:pPr>
        <w:pStyle w:val="31"/>
        <w:tabs>
          <w:tab w:val="right" w:leader="dot" w:pos="10762"/>
        </w:tabs>
        <w:rPr>
          <w:del w:id="32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4" w:author="Екатерина Луткова" w:date="2016-04-20T12:10:00Z">
        <w:r w:rsidRPr="00295E57" w:rsidDel="00295E57">
          <w:rPr>
            <w:rPrChange w:id="32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4.4.3 Отчет «Договор»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4844483C" w14:textId="77777777" w:rsidR="00521635" w:rsidDel="00295E57" w:rsidRDefault="00521635">
      <w:pPr>
        <w:pStyle w:val="31"/>
        <w:tabs>
          <w:tab w:val="right" w:leader="dot" w:pos="10762"/>
        </w:tabs>
        <w:rPr>
          <w:del w:id="32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27" w:author="Екатерина Луткова" w:date="2016-04-20T12:10:00Z">
        <w:r w:rsidRPr="00295E57" w:rsidDel="00295E57">
          <w:rPr>
            <w:rPrChange w:id="32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4.4.4 Отчет «Акт выполненных работ»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7E93FDD6" w14:textId="77777777" w:rsidR="00521635" w:rsidDel="00295E57" w:rsidRDefault="00521635">
      <w:pPr>
        <w:pStyle w:val="31"/>
        <w:tabs>
          <w:tab w:val="right" w:leader="dot" w:pos="10762"/>
        </w:tabs>
        <w:rPr>
          <w:del w:id="32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0" w:author="Екатерина Луткова" w:date="2016-04-20T12:10:00Z">
        <w:r w:rsidRPr="00295E57" w:rsidDel="00295E57">
          <w:rPr>
            <w:rPrChange w:id="33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4.4.5 Отчет «Акт приема-передачи оснастки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7DE4FE" w14:textId="77777777" w:rsidR="00521635" w:rsidDel="00295E57" w:rsidRDefault="00521635">
      <w:pPr>
        <w:pStyle w:val="31"/>
        <w:tabs>
          <w:tab w:val="right" w:leader="dot" w:pos="10762"/>
        </w:tabs>
        <w:rPr>
          <w:del w:id="33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3" w:author="Екатерина Луткова" w:date="2016-04-20T12:10:00Z">
        <w:r w:rsidRPr="00295E57" w:rsidDel="00295E57">
          <w:rPr>
            <w:rPrChange w:id="33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4.4.6 Реестр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16</w:delText>
        </w:r>
      </w:del>
    </w:p>
    <w:p w14:paraId="0EC6ADA2" w14:textId="77777777" w:rsidR="00521635" w:rsidDel="00295E57" w:rsidRDefault="00521635">
      <w:pPr>
        <w:pStyle w:val="31"/>
        <w:tabs>
          <w:tab w:val="right" w:leader="dot" w:pos="10762"/>
        </w:tabs>
        <w:rPr>
          <w:del w:id="33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6" w:author="Екатерина Луткова" w:date="2016-04-20T12:10:00Z">
        <w:r w:rsidRPr="00295E57" w:rsidDel="00295E57">
          <w:rPr>
            <w:rPrChange w:id="33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4.4.7 Сводный отчет по способу изготовления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76FFCCA8" w14:textId="77777777" w:rsidR="00521635" w:rsidDel="00295E57" w:rsidRDefault="00521635">
      <w:pPr>
        <w:pStyle w:val="31"/>
        <w:tabs>
          <w:tab w:val="right" w:leader="dot" w:pos="10762"/>
        </w:tabs>
        <w:rPr>
          <w:del w:id="33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39" w:author="Екатерина Луткова" w:date="2016-04-20T12:10:00Z">
        <w:r w:rsidRPr="00295E57" w:rsidDel="00295E57">
          <w:rPr>
            <w:rPrChange w:id="34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4.4.8 Учет прямых затрат на заявку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17</w:delText>
        </w:r>
      </w:del>
    </w:p>
    <w:p w14:paraId="4E5B3AB2" w14:textId="77777777" w:rsidR="00521635" w:rsidDel="00295E57" w:rsidRDefault="00521635">
      <w:pPr>
        <w:pStyle w:val="31"/>
        <w:tabs>
          <w:tab w:val="right" w:leader="dot" w:pos="10762"/>
        </w:tabs>
        <w:rPr>
          <w:del w:id="34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2" w:author="Екатерина Луткова" w:date="2016-04-20T12:10:00Z">
        <w:r w:rsidRPr="00295E57" w:rsidDel="00295E57">
          <w:rPr>
            <w:rPrChange w:id="34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4.4.9 Сводный отчет по номеру чертежа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1CE7ADA3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4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5" w:author="Екатерина Луткова" w:date="2016-04-20T12:10:00Z">
        <w:r w:rsidRPr="00295E57" w:rsidDel="00295E57">
          <w:rPr>
            <w:rPrChange w:id="34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47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Подготовка производства. Модуль «Чертежи»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18</w:delText>
        </w:r>
      </w:del>
    </w:p>
    <w:p w14:paraId="7EFCFA10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48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49" w:author="Екатерина Луткова" w:date="2016-04-20T12:10:00Z">
        <w:r w:rsidRPr="00295E57" w:rsidDel="00295E57">
          <w:rPr>
            <w:rPrChange w:id="35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Расчет массы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19</w:delText>
        </w:r>
      </w:del>
    </w:p>
    <w:p w14:paraId="4A122C53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3" w:author="Екатерина Луткова" w:date="2016-04-20T12:10:00Z">
        <w:r w:rsidRPr="00295E57" w:rsidDel="00295E57">
          <w:rPr>
            <w:rPrChange w:id="354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5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Технологическая карта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21</w:delText>
        </w:r>
      </w:del>
    </w:p>
    <w:p w14:paraId="363B5760" w14:textId="77777777" w:rsidR="00521635" w:rsidDel="00295E57" w:rsidRDefault="00521635">
      <w:pPr>
        <w:pStyle w:val="31"/>
        <w:tabs>
          <w:tab w:val="right" w:leader="dot" w:pos="10762"/>
        </w:tabs>
        <w:rPr>
          <w:del w:id="35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57" w:author="Екатерина Луткова" w:date="2016-04-20T12:10:00Z">
        <w:r w:rsidRPr="00295E57" w:rsidDel="00295E57">
          <w:rPr>
            <w:rPrChange w:id="35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 Калькуляция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23</w:delText>
        </w:r>
      </w:del>
    </w:p>
    <w:p w14:paraId="1D93D4F2" w14:textId="77777777" w:rsidR="00521635" w:rsidDel="00295E57" w:rsidRDefault="00521635">
      <w:pPr>
        <w:pStyle w:val="31"/>
        <w:tabs>
          <w:tab w:val="left" w:pos="1320"/>
          <w:tab w:val="right" w:leader="dot" w:pos="10762"/>
        </w:tabs>
        <w:rPr>
          <w:del w:id="35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0" w:author="Екатерина Луткова" w:date="2016-04-20T12:10:00Z">
        <w:r w:rsidRPr="00295E57" w:rsidDel="00295E57">
          <w:rPr>
            <w:rPrChange w:id="361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4.5.3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Условия отбора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B5CFDF0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6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4" w:author="Екатерина Луткова" w:date="2016-04-20T12:10:00Z">
        <w:r w:rsidRPr="00295E57" w:rsidDel="00295E57">
          <w:rPr>
            <w:rPrChange w:id="36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6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Процесс производства. Модуль «Наряд»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25</w:delText>
        </w:r>
      </w:del>
    </w:p>
    <w:p w14:paraId="4986B89A" w14:textId="77777777" w:rsidR="00521635" w:rsidDel="00295E57" w:rsidRDefault="00521635">
      <w:pPr>
        <w:pStyle w:val="31"/>
        <w:tabs>
          <w:tab w:val="right" w:leader="dot" w:pos="10762"/>
        </w:tabs>
        <w:rPr>
          <w:del w:id="36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68" w:author="Екатерина Луткова" w:date="2016-04-20T12:10:00Z">
        <w:r w:rsidRPr="00295E57" w:rsidDel="00295E57">
          <w:rPr>
            <w:rPrChange w:id="36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4.6.1 Учет потраченного материала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5064D2AC" w14:textId="77777777" w:rsidR="00521635" w:rsidDel="00295E57" w:rsidRDefault="00521635">
      <w:pPr>
        <w:pStyle w:val="31"/>
        <w:tabs>
          <w:tab w:val="right" w:leader="dot" w:pos="10762"/>
        </w:tabs>
        <w:rPr>
          <w:del w:id="37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1" w:author="Екатерина Луткова" w:date="2016-04-20T12:10:00Z">
        <w:r w:rsidRPr="00295E57" w:rsidDel="00295E57">
          <w:rPr>
            <w:rPrChange w:id="37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4.6.2  Учет прямых затрат на наряд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46F2EB72" w14:textId="77777777" w:rsidR="00521635" w:rsidDel="00295E57" w:rsidRDefault="00521635">
      <w:pPr>
        <w:pStyle w:val="21"/>
        <w:tabs>
          <w:tab w:val="left" w:pos="880"/>
          <w:tab w:val="right" w:leader="dot" w:pos="10762"/>
        </w:tabs>
        <w:rPr>
          <w:del w:id="37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4" w:author="Екатерина Луткова" w:date="2016-04-20T12:10:00Z">
        <w:r w:rsidRPr="00295E57" w:rsidDel="00295E57">
          <w:rPr>
            <w:rPrChange w:id="37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7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Модуль «Отгрузка»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27</w:delText>
        </w:r>
      </w:del>
    </w:p>
    <w:p w14:paraId="703F61E2" w14:textId="77777777" w:rsidR="00521635" w:rsidDel="00295E57" w:rsidRDefault="00521635">
      <w:pPr>
        <w:pStyle w:val="31"/>
        <w:tabs>
          <w:tab w:val="left" w:pos="1100"/>
          <w:tab w:val="right" w:leader="dot" w:pos="10762"/>
        </w:tabs>
        <w:rPr>
          <w:del w:id="37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78" w:author="Екатерина Луткова" w:date="2016-04-20T12:10:00Z">
        <w:r w:rsidRPr="00295E57" w:rsidDel="00295E57">
          <w:rPr>
            <w:rPrChange w:id="37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lastRenderedPageBreak/>
          <w:delText>4.7.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380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1 ТТН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28</w:delText>
        </w:r>
      </w:del>
    </w:p>
    <w:p w14:paraId="4A9B0367" w14:textId="77777777" w:rsidR="00521635" w:rsidDel="00295E57" w:rsidRDefault="00521635">
      <w:pPr>
        <w:pStyle w:val="31"/>
        <w:tabs>
          <w:tab w:val="right" w:leader="dot" w:pos="10762"/>
        </w:tabs>
        <w:rPr>
          <w:del w:id="38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2" w:author="Екатерина Луткова" w:date="2016-04-20T12:10:00Z">
        <w:r w:rsidRPr="00295E57" w:rsidDel="00295E57">
          <w:rPr>
            <w:rPrChange w:id="383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4.7.2 Торговая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37DE5A43" w14:textId="77777777" w:rsidR="00521635" w:rsidDel="00295E57" w:rsidRDefault="00521635">
      <w:pPr>
        <w:pStyle w:val="31"/>
        <w:tabs>
          <w:tab w:val="right" w:leader="dot" w:pos="10762"/>
        </w:tabs>
        <w:rPr>
          <w:del w:id="38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5" w:author="Екатерина Луткова" w:date="2016-04-20T12:10:00Z">
        <w:r w:rsidRPr="00295E57" w:rsidDel="00295E57">
          <w:rPr>
            <w:rPrChange w:id="386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4.7.3 Счет-фактура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68399FFE" w14:textId="77777777" w:rsidR="00521635" w:rsidDel="00295E57" w:rsidRDefault="00521635">
      <w:pPr>
        <w:pStyle w:val="31"/>
        <w:tabs>
          <w:tab w:val="right" w:leader="dot" w:pos="10762"/>
        </w:tabs>
        <w:rPr>
          <w:del w:id="38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88" w:author="Екатерина Луткова" w:date="2016-04-20T12:10:00Z">
        <w:r w:rsidRPr="00295E57" w:rsidDel="00295E57">
          <w:rPr>
            <w:rPrChange w:id="389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4.7.4 Товарно-транспортная накладная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5BBC372" w14:textId="77777777" w:rsidR="00521635" w:rsidDel="00295E57" w:rsidRDefault="00521635">
      <w:pPr>
        <w:pStyle w:val="31"/>
        <w:tabs>
          <w:tab w:val="right" w:leader="dot" w:pos="10762"/>
        </w:tabs>
        <w:rPr>
          <w:del w:id="39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1" w:author="Екатерина Луткова" w:date="2016-04-20T12:10:00Z">
        <w:r w:rsidRPr="00295E57" w:rsidDel="00295E57">
          <w:rPr>
            <w:rPrChange w:id="392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4.7.5 Паспорт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0F459CAC" w14:textId="77777777" w:rsidR="00521635" w:rsidDel="00295E57" w:rsidRDefault="00521635">
      <w:pPr>
        <w:pStyle w:val="31"/>
        <w:tabs>
          <w:tab w:val="right" w:leader="dot" w:pos="10762"/>
        </w:tabs>
        <w:rPr>
          <w:del w:id="39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4" w:author="Екатерина Луткова" w:date="2016-04-20T12:10:00Z">
        <w:r w:rsidRPr="00295E57" w:rsidDel="00295E57">
          <w:rPr>
            <w:rPrChange w:id="395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4.7.7 Учет прямых затрат на отгрузку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29</w:delText>
        </w:r>
      </w:del>
    </w:p>
    <w:p w14:paraId="7C98250F" w14:textId="77777777" w:rsidR="00521635" w:rsidDel="00295E57" w:rsidRDefault="00521635">
      <w:pPr>
        <w:pStyle w:val="21"/>
        <w:tabs>
          <w:tab w:val="right" w:leader="dot" w:pos="10762"/>
        </w:tabs>
        <w:rPr>
          <w:del w:id="396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397" w:author="Екатерина Луткова" w:date="2016-04-20T12:10:00Z">
        <w:r w:rsidRPr="00295E57" w:rsidDel="00295E57">
          <w:rPr>
            <w:rPrChange w:id="398" w:author="Екатерина Луткова" w:date="2016-04-20T12:10:00Z">
              <w:rPr>
                <w:rStyle w:val="a7"/>
                <w:noProof/>
                <w:lang w:eastAsia="ru-RU"/>
              </w:rPr>
            </w:rPrChange>
          </w:rPr>
          <w:delText>4.8 Журнал обрезки облоя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30</w:delText>
        </w:r>
      </w:del>
    </w:p>
    <w:p w14:paraId="73D2A197" w14:textId="77777777" w:rsidR="00521635" w:rsidDel="00295E57" w:rsidRDefault="00521635">
      <w:pPr>
        <w:pStyle w:val="31"/>
        <w:tabs>
          <w:tab w:val="right" w:leader="dot" w:pos="10762"/>
        </w:tabs>
        <w:rPr>
          <w:del w:id="39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0" w:author="Екатерина Луткова" w:date="2016-04-20T12:10:00Z">
        <w:r w:rsidRPr="00295E57" w:rsidDel="00295E57">
          <w:rPr>
            <w:rPrChange w:id="401" w:author="Екатерина Луткова" w:date="2016-04-20T12:10:00Z">
              <w:rPr>
                <w:rStyle w:val="a7"/>
                <w:noProof/>
              </w:rPr>
            </w:rPrChange>
          </w:rPr>
          <w:delText>4.8.1 Реестр брака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728E027B" w14:textId="77777777" w:rsidR="00521635" w:rsidDel="00295E57" w:rsidRDefault="00521635">
      <w:pPr>
        <w:pStyle w:val="21"/>
        <w:tabs>
          <w:tab w:val="right" w:leader="dot" w:pos="10762"/>
        </w:tabs>
        <w:rPr>
          <w:del w:id="402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3" w:author="Екатерина Луткова" w:date="2016-04-20T12:10:00Z">
        <w:r w:rsidRPr="00295E57" w:rsidDel="00295E57">
          <w:rPr>
            <w:rPrChange w:id="404" w:author="Екатерина Луткова" w:date="2016-04-20T12:10:00Z">
              <w:rPr>
                <w:rStyle w:val="a7"/>
                <w:noProof/>
              </w:rPr>
            </w:rPrChange>
          </w:rPr>
          <w:delText>4.9 Журнал прихода материалов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31</w:delText>
        </w:r>
      </w:del>
    </w:p>
    <w:p w14:paraId="4D0226CA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5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06" w:author="Екатерина Луткова" w:date="2016-04-20T12:10:00Z">
        <w:r w:rsidRPr="00295E57" w:rsidDel="00295E57">
          <w:rPr>
            <w:rPrChange w:id="407" w:author="Екатерина Луткова" w:date="2016-04-20T12:10:00Z">
              <w:rPr>
                <w:rStyle w:val="a7"/>
                <w:noProof/>
              </w:rPr>
            </w:rPrChange>
          </w:rPr>
          <w:delText>4.10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08" w:author="Екатерина Луткова" w:date="2016-04-20T12:10:00Z">
              <w:rPr>
                <w:rStyle w:val="a7"/>
                <w:noProof/>
              </w:rPr>
            </w:rPrChange>
          </w:rPr>
          <w:delText>Журнал учета оплаченной и отгруженной продукции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32</w:delText>
        </w:r>
      </w:del>
    </w:p>
    <w:p w14:paraId="6696E1D5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09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0" w:author="Екатерина Луткова" w:date="2016-04-20T12:10:00Z">
        <w:r w:rsidRPr="00295E57" w:rsidDel="00295E57">
          <w:rPr>
            <w:rPrChange w:id="411" w:author="Екатерина Луткова" w:date="2016-04-20T12:10:00Z">
              <w:rPr>
                <w:rStyle w:val="a7"/>
                <w:noProof/>
              </w:rPr>
            </w:rPrChange>
          </w:rPr>
          <w:delText>4.11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2" w:author="Екатерина Луткова" w:date="2016-04-20T12:10:00Z">
              <w:rPr>
                <w:rStyle w:val="a7"/>
                <w:noProof/>
              </w:rPr>
            </w:rPrChange>
          </w:rPr>
          <w:delText>Журнал вальцовщика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45628909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3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4" w:author="Екатерина Луткова" w:date="2016-04-20T12:10:00Z">
        <w:r w:rsidRPr="00295E57" w:rsidDel="00295E57">
          <w:rPr>
            <w:rPrChange w:id="415" w:author="Екатерина Луткова" w:date="2016-04-20T12:10:00Z">
              <w:rPr>
                <w:rStyle w:val="a7"/>
                <w:noProof/>
              </w:rPr>
            </w:rPrChange>
          </w:rPr>
          <w:delText>4.12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16" w:author="Екатерина Луткова" w:date="2016-04-20T12:10:00Z">
              <w:rPr>
                <w:rStyle w:val="a7"/>
                <w:noProof/>
              </w:rPr>
            </w:rPrChange>
          </w:rPr>
          <w:delText>Распоряжение на отгрузку (журнал)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33</w:delText>
        </w:r>
      </w:del>
    </w:p>
    <w:p w14:paraId="7030043F" w14:textId="77777777" w:rsidR="00521635" w:rsidDel="00295E57" w:rsidRDefault="00521635">
      <w:pPr>
        <w:pStyle w:val="21"/>
        <w:tabs>
          <w:tab w:val="left" w:pos="1100"/>
          <w:tab w:val="right" w:leader="dot" w:pos="10762"/>
        </w:tabs>
        <w:rPr>
          <w:del w:id="41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18" w:author="Екатерина Луткова" w:date="2016-04-20T12:10:00Z">
        <w:r w:rsidRPr="00295E57" w:rsidDel="00295E57">
          <w:rPr>
            <w:rPrChange w:id="419" w:author="Екатерина Луткова" w:date="2016-04-20T12:10:00Z">
              <w:rPr>
                <w:rStyle w:val="a7"/>
                <w:noProof/>
              </w:rPr>
            </w:rPrChange>
          </w:rPr>
          <w:delText>4.13</w:delText>
        </w:r>
        <w:r w:rsidDel="00295E57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295E57" w:rsidDel="00295E57">
          <w:rPr>
            <w:rPrChange w:id="420" w:author="Екатерина Луткова" w:date="2016-04-20T12:10:00Z">
              <w:rPr>
                <w:rStyle w:val="a7"/>
                <w:noProof/>
              </w:rPr>
            </w:rPrChange>
          </w:rPr>
          <w:delText>Модуль «Расход материалов»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7D1FC6E4" w14:textId="77777777" w:rsidR="00521635" w:rsidDel="00295E57" w:rsidRDefault="00521635">
      <w:pPr>
        <w:pStyle w:val="12"/>
        <w:tabs>
          <w:tab w:val="right" w:leader="dot" w:pos="10762"/>
        </w:tabs>
        <w:rPr>
          <w:del w:id="421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2" w:author="Екатерина Луткова" w:date="2016-04-20T12:10:00Z">
        <w:r w:rsidRPr="00295E57" w:rsidDel="00295E57">
          <w:rPr>
            <w:rPrChange w:id="423" w:author="Екатерина Луткова" w:date="2016-04-20T12:10:00Z">
              <w:rPr>
                <w:rStyle w:val="a7"/>
                <w:noProof/>
              </w:rPr>
            </w:rPrChange>
          </w:rPr>
          <w:delText>5 ТРЕБОВАНИЯ К НАДЕЖНОСТИ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34</w:delText>
        </w:r>
      </w:del>
    </w:p>
    <w:p w14:paraId="471E0925" w14:textId="77777777" w:rsidR="00521635" w:rsidDel="00295E57" w:rsidRDefault="00521635">
      <w:pPr>
        <w:pStyle w:val="12"/>
        <w:tabs>
          <w:tab w:val="right" w:leader="dot" w:pos="10762"/>
        </w:tabs>
        <w:rPr>
          <w:del w:id="424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5" w:author="Екатерина Луткова" w:date="2016-04-20T12:10:00Z">
        <w:r w:rsidRPr="00295E57" w:rsidDel="00295E57">
          <w:rPr>
            <w:rPrChange w:id="426" w:author="Екатерина Луткова" w:date="2016-04-20T12:10:00Z">
              <w:rPr>
                <w:rStyle w:val="a7"/>
                <w:noProof/>
              </w:rPr>
            </w:rPrChange>
          </w:rPr>
          <w:delText>6 ТЕХНИЧЕСКИЕ ТРЕБОВАНИЯ К СИСТЕМЕ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651B511" w14:textId="77777777" w:rsidR="00521635" w:rsidDel="00295E57" w:rsidRDefault="00521635">
      <w:pPr>
        <w:pStyle w:val="21"/>
        <w:tabs>
          <w:tab w:val="right" w:leader="dot" w:pos="10762"/>
        </w:tabs>
        <w:rPr>
          <w:del w:id="427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28" w:author="Екатерина Луткова" w:date="2016-04-20T12:10:00Z">
        <w:r w:rsidRPr="00295E57" w:rsidDel="00295E57">
          <w:rPr>
            <w:rPrChange w:id="429" w:author="Екатерина Луткова" w:date="2016-04-20T12:10:00Z">
              <w:rPr>
                <w:rStyle w:val="a7"/>
                <w:noProof/>
              </w:rPr>
            </w:rPrChange>
          </w:rPr>
          <w:delText>5.1. Архитектура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679C4B34" w14:textId="77777777" w:rsidR="00521635" w:rsidDel="00295E57" w:rsidRDefault="00521635">
      <w:pPr>
        <w:pStyle w:val="21"/>
        <w:tabs>
          <w:tab w:val="right" w:leader="dot" w:pos="10762"/>
        </w:tabs>
        <w:rPr>
          <w:del w:id="430" w:author="Екатерина Луткова" w:date="2016-04-20T12:10:00Z"/>
          <w:rFonts w:asciiTheme="minorHAnsi" w:eastAsiaTheme="minorEastAsia" w:hAnsiTheme="minorHAnsi" w:cstheme="minorBidi"/>
          <w:noProof/>
          <w:sz w:val="22"/>
          <w:lang w:eastAsia="ru-RU"/>
        </w:rPr>
      </w:pPr>
      <w:del w:id="431" w:author="Екатерина Луткова" w:date="2016-04-20T12:10:00Z">
        <w:r w:rsidRPr="00295E57" w:rsidDel="00295E57">
          <w:rPr>
            <w:rPrChange w:id="432" w:author="Екатерина Луткова" w:date="2016-04-20T12:10:00Z">
              <w:rPr>
                <w:rStyle w:val="a7"/>
                <w:noProof/>
              </w:rPr>
            </w:rPrChange>
          </w:rPr>
          <w:delText>5.2. Требования к аппаратному обеспечению системы</w:delText>
        </w:r>
        <w:r w:rsidDel="00295E57">
          <w:rPr>
            <w:noProof/>
            <w:webHidden/>
          </w:rPr>
          <w:tab/>
        </w:r>
        <w:r w:rsidR="00255A14" w:rsidDel="00295E57">
          <w:rPr>
            <w:noProof/>
            <w:webHidden/>
          </w:rPr>
          <w:delText>35</w:delText>
        </w:r>
      </w:del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3" w:name="_Toc451251733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433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4" w:name="_Toc418591169"/>
      <w:bookmarkStart w:id="435" w:name="_Toc451251734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434"/>
      <w:bookmarkEnd w:id="435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36" w:name="_Toc418591170"/>
      <w:r>
        <w:t xml:space="preserve"> </w:t>
      </w:r>
      <w:bookmarkStart w:id="437" w:name="_Toc451251735"/>
      <w:r>
        <w:t xml:space="preserve">1.2. </w:t>
      </w:r>
      <w:r w:rsidRPr="00B45BC2">
        <w:t>Требования к функциональности</w:t>
      </w:r>
      <w:bookmarkEnd w:id="436"/>
      <w:bookmarkEnd w:id="437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438" w:name="_Toc451251736"/>
      <w:r>
        <w:t xml:space="preserve">2 ОПИСАНИЕ </w:t>
      </w:r>
      <w:r w:rsidRPr="00DB695C">
        <w:t>КОМПАНИИ</w:t>
      </w:r>
      <w:r>
        <w:t>-ЗАКАЗЧИКА</w:t>
      </w:r>
      <w:bookmarkEnd w:id="438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439" w:name="_Toc451251737"/>
      <w:r>
        <w:t>Наименование компании заказчика. Предмет деятельности</w:t>
      </w:r>
      <w:bookmarkEnd w:id="439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0" w:name="_Toc451251738"/>
      <w:r>
        <w:t>2</w:t>
      </w:r>
      <w:r w:rsidRPr="00902E3D">
        <w:t xml:space="preserve">.2. </w:t>
      </w:r>
      <w:r>
        <w:t>Ассортимент</w:t>
      </w:r>
      <w:bookmarkEnd w:id="440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41" w:name="_Toc451251739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441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442" w:name="_Toc451251740"/>
      <w:r>
        <w:t>Основные термины и определения</w:t>
      </w:r>
      <w:bookmarkEnd w:id="442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3" w:name="_Toc451251741"/>
      <w:r>
        <w:t>ОПИСАНИЕ БИЗНЕС-ПРОЦЕССА</w:t>
      </w:r>
      <w:bookmarkEnd w:id="443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4" w:name="_Toc451251742"/>
      <w:r w:rsidRPr="00985622">
        <w:t>ИНТЕРФЕЙС И ПРИНЦИПЫ ФУНКЦИОНИРОВАНИЯ</w:t>
      </w:r>
      <w:bookmarkEnd w:id="444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5" w:name="_Toc451251743"/>
      <w:r>
        <w:t>Общие требования к интерфейсу</w:t>
      </w:r>
      <w:bookmarkEnd w:id="445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46" w:name="_Toc451251744"/>
      <w:r>
        <w:t>Главное окно программы. Вход в систему</w:t>
      </w:r>
      <w:bookmarkEnd w:id="446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47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448" w:author="Екатерина Луткова" w:date="2016-04-01T14:40:00Z"/>
        </w:rPr>
      </w:pPr>
      <w:ins w:id="449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450"/>
      <w:r>
        <w:rPr>
          <w:noProof/>
          <w:szCs w:val="24"/>
          <w:lang w:eastAsia="ru-RU"/>
        </w:rPr>
        <w:t>Рисунок 2 – Вход в систему</w:t>
      </w:r>
      <w:commentRangeEnd w:id="450"/>
      <w:r w:rsidR="00D2120D">
        <w:rPr>
          <w:rStyle w:val="af0"/>
        </w:rPr>
        <w:commentReference w:id="450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451" w:author="Екатерина Луткова" w:date="2016-04-01T14:40:00Z">
        <w:r>
          <w:t>Учет</w:t>
        </w:r>
      </w:ins>
      <w:del w:id="452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453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454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455" w:name="_Toc451251745"/>
      <w:r>
        <w:t>Справочники</w:t>
      </w:r>
      <w:bookmarkEnd w:id="455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56" w:name="_Toc451251746"/>
      <w:r w:rsidRPr="00F4421C">
        <w:t>Справочник «Материалы»</w:t>
      </w:r>
      <w:bookmarkEnd w:id="456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7" w:name="OLE_LINK1"/>
            <w:bookmarkStart w:id="458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457"/>
            <w:bookmarkEnd w:id="458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59" w:name="OLE_LINK3"/>
            <w:bookmarkStart w:id="460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459"/>
            <w:bookmarkEnd w:id="460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1" w:name="OLE_LINK5"/>
            <w:bookmarkStart w:id="462" w:name="OLE_LINK6"/>
            <w:r w:rsidRPr="009529B0">
              <w:rPr>
                <w:sz w:val="22"/>
              </w:rPr>
              <w:t>Толщина, мм</w:t>
            </w:r>
            <w:bookmarkEnd w:id="461"/>
            <w:bookmarkEnd w:id="462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3" w:name="OLE_LINK7"/>
            <w:bookmarkStart w:id="464" w:name="OLE_LINK8"/>
            <w:r w:rsidRPr="009529B0">
              <w:rPr>
                <w:sz w:val="22"/>
              </w:rPr>
              <w:t>Длина, мм</w:t>
            </w:r>
            <w:bookmarkEnd w:id="463"/>
            <w:bookmarkEnd w:id="464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65" w:name="OLE_LINK9"/>
            <w:bookmarkStart w:id="466" w:name="OLE_LINK10"/>
            <w:r w:rsidRPr="009529B0">
              <w:rPr>
                <w:sz w:val="22"/>
              </w:rPr>
              <w:t>Ширина, мм</w:t>
            </w:r>
            <w:bookmarkEnd w:id="465"/>
            <w:bookmarkEnd w:id="466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67" w:name="OLE_LINK11"/>
            <w:bookmarkStart w:id="468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467"/>
            <w:bookmarkEnd w:id="468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69" w:name="_Toc451251747"/>
      <w:r>
        <w:t>Справочник «Группы»</w:t>
      </w:r>
      <w:bookmarkEnd w:id="469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470" w:author="Мухамедшин" w:date="2016-03-30T10:09:00Z"/>
          <w:rPrChange w:id="471" w:author="Мухамедшин" w:date="2016-03-30T10:12:00Z">
            <w:rPr>
              <w:ins w:id="472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73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4" w:name="_Toc451251748"/>
      <w:r>
        <w:t>Справочник «Наименование детали»</w:t>
      </w:r>
      <w:bookmarkEnd w:id="474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5" w:name="_Toc451251749"/>
      <w:r>
        <w:t>Справочник «Способ изготовления»</w:t>
      </w:r>
      <w:bookmarkEnd w:id="475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76" w:name="_Toc451251750"/>
      <w:r>
        <w:t>Справочник «Заказчики»</w:t>
      </w:r>
      <w:bookmarkEnd w:id="476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7" w:name="OLE_LINK13"/>
            <w:bookmarkStart w:id="478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77"/>
            <w:bookmarkEnd w:id="478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9" w:name="OLE_LINK15"/>
            <w:bookmarkStart w:id="480" w:name="OLE_LINK16"/>
            <w:r w:rsidRPr="002569E2">
              <w:rPr>
                <w:color w:val="FF0000"/>
                <w:sz w:val="22"/>
              </w:rPr>
              <w:t>Адрес</w:t>
            </w:r>
            <w:bookmarkEnd w:id="479"/>
            <w:bookmarkEnd w:id="480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1" w:name="OLE_LINK17"/>
            <w:bookmarkStart w:id="482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81"/>
            <w:bookmarkEnd w:id="482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3" w:name="OLE_LINK19"/>
            <w:bookmarkStart w:id="484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483"/>
            <w:bookmarkEnd w:id="484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85" w:name="OLE_LINK21"/>
            <w:bookmarkStart w:id="486" w:name="OLE_LINK22"/>
            <w:r w:rsidRPr="009529B0">
              <w:rPr>
                <w:sz w:val="22"/>
              </w:rPr>
              <w:t>Телефон</w:t>
            </w:r>
            <w:bookmarkEnd w:id="485"/>
            <w:bookmarkEnd w:id="486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7" w:name="OLE_LINK23"/>
            <w:bookmarkStart w:id="488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487"/>
            <w:bookmarkEnd w:id="488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89" w:name="OLE_LINK25"/>
            <w:bookmarkStart w:id="490" w:name="OLE_LINK26"/>
            <w:r w:rsidRPr="002569E2">
              <w:rPr>
                <w:color w:val="FF0000"/>
                <w:sz w:val="22"/>
              </w:rPr>
              <w:t>ИНН</w:t>
            </w:r>
            <w:bookmarkEnd w:id="489"/>
            <w:bookmarkEnd w:id="490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1" w:name="OLE_LINK27"/>
            <w:r w:rsidRPr="002569E2">
              <w:rPr>
                <w:sz w:val="22"/>
              </w:rPr>
              <w:t>КПП</w:t>
            </w:r>
            <w:bookmarkEnd w:id="491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2" w:name="OLE_LINK28"/>
            <w:bookmarkStart w:id="493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492"/>
            <w:bookmarkEnd w:id="493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4" w:name="OLE_LINK30"/>
            <w:bookmarkStart w:id="495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494"/>
            <w:bookmarkEnd w:id="495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6" w:name="OLE_LINK32"/>
            <w:bookmarkStart w:id="497" w:name="OLE_LINK33"/>
            <w:r w:rsidRPr="009529B0">
              <w:rPr>
                <w:sz w:val="22"/>
              </w:rPr>
              <w:t>ОКВЭД</w:t>
            </w:r>
            <w:bookmarkEnd w:id="496"/>
            <w:bookmarkEnd w:id="497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498" w:name="OLE_LINK34"/>
            <w:bookmarkStart w:id="499" w:name="OLE_LINK35"/>
            <w:r w:rsidRPr="009529B0">
              <w:rPr>
                <w:sz w:val="22"/>
              </w:rPr>
              <w:t>ОКАТО</w:t>
            </w:r>
            <w:bookmarkEnd w:id="498"/>
            <w:bookmarkEnd w:id="499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0" w:name="OLE_LINK36"/>
            <w:bookmarkStart w:id="501" w:name="OLE_LINK37"/>
            <w:r w:rsidRPr="009529B0">
              <w:rPr>
                <w:sz w:val="22"/>
              </w:rPr>
              <w:t>ОКПО</w:t>
            </w:r>
            <w:bookmarkEnd w:id="500"/>
            <w:bookmarkEnd w:id="501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2" w:name="OLE_LINK38"/>
            <w:bookmarkStart w:id="503" w:name="OLE_LINK39"/>
            <w:r w:rsidRPr="009529B0">
              <w:rPr>
                <w:sz w:val="22"/>
              </w:rPr>
              <w:t>ОГРН</w:t>
            </w:r>
            <w:bookmarkEnd w:id="502"/>
            <w:bookmarkEnd w:id="503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4" w:name="OLE_LINK40"/>
            <w:bookmarkStart w:id="505" w:name="OLE_LINK41"/>
            <w:r w:rsidRPr="002569E2">
              <w:rPr>
                <w:color w:val="FF0000"/>
                <w:sz w:val="22"/>
              </w:rPr>
              <w:t>БИК</w:t>
            </w:r>
            <w:bookmarkEnd w:id="504"/>
            <w:bookmarkEnd w:id="505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06" w:name="OLE_LINK42"/>
            <w:bookmarkStart w:id="507" w:name="OLE_LINK43"/>
            <w:r w:rsidRPr="002569E2">
              <w:rPr>
                <w:color w:val="FF0000"/>
                <w:sz w:val="22"/>
              </w:rPr>
              <w:t>Банк</w:t>
            </w:r>
            <w:bookmarkEnd w:id="506"/>
            <w:bookmarkEnd w:id="507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08" w:name="OLE_LINK44"/>
            <w:bookmarkStart w:id="509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508"/>
            <w:bookmarkEnd w:id="509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0" w:name="_Toc451251751"/>
      <w:r>
        <w:t>Справочник «Поставщики»</w:t>
      </w:r>
      <w:bookmarkEnd w:id="510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1" w:name="_Toc451251752"/>
      <w:r>
        <w:t>Справочник «Сотрудники»</w:t>
      </w:r>
      <w:bookmarkEnd w:id="511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12" w:name="_Toc451251753"/>
      <w:r>
        <w:t>Справочник «Должности»</w:t>
      </w:r>
      <w:bookmarkEnd w:id="512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513" w:name="_Toc451251754"/>
      <w:r>
        <w:t>Справочник «Оснастка»</w:t>
      </w:r>
      <w:bookmarkEnd w:id="513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DE3461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550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DE3461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550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FF1128" w:rsidRPr="00CF2074" w14:paraId="6411C8D0" w14:textId="77777777" w:rsidTr="00DE3461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550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DE3461"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оснастки</w:t>
            </w:r>
          </w:p>
        </w:tc>
        <w:tc>
          <w:tcPr>
            <w:tcW w:w="3550" w:type="dxa"/>
          </w:tcPr>
          <w:p w14:paraId="7982E8E5" w14:textId="29DE5355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>
              <w:rPr>
                <w:color w:val="FF0000"/>
                <w:szCs w:val="24"/>
              </w:rPr>
              <w:t>Площадь ос</w:t>
            </w:r>
            <w:ins w:id="514" w:author="Екатерина Луткова" w:date="2016-04-20T12:12:00Z">
              <w:r w:rsidR="00295E57">
                <w:rPr>
                  <w:color w:val="FF0000"/>
                  <w:szCs w:val="24"/>
                </w:rPr>
                <w:t>н</w:t>
              </w:r>
            </w:ins>
            <w:del w:id="515" w:author="Екатерина Луткова" w:date="2016-04-20T12:12:00Z">
              <w:r w:rsidDel="00295E57">
                <w:rPr>
                  <w:color w:val="FF0000"/>
                  <w:szCs w:val="24"/>
                </w:rPr>
                <w:delText>т</w:delText>
              </w:r>
            </w:del>
            <w:r>
              <w:rPr>
                <w:color w:val="FF0000"/>
                <w:szCs w:val="24"/>
              </w:rPr>
              <w:t>астки</w:t>
            </w:r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8E5B7D">
              <w:rPr>
                <w:color w:val="FF0000"/>
                <w:sz w:val="22"/>
                <w:lang w:val="en-US"/>
              </w:rPr>
              <w:t>Float(%.2f)</w:t>
            </w:r>
          </w:p>
        </w:tc>
      </w:tr>
      <w:tr w:rsidR="00295E57" w:rsidRPr="00CF2074" w14:paraId="1D25F35B" w14:textId="77777777" w:rsidTr="00DE3461">
        <w:trPr>
          <w:ins w:id="516" w:author="Екатерина Луткова" w:date="2016-04-20T12:12:00Z"/>
        </w:trPr>
        <w:tc>
          <w:tcPr>
            <w:tcW w:w="3402" w:type="dxa"/>
          </w:tcPr>
          <w:p w14:paraId="66E0334B" w14:textId="53F598D0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7" w:author="Екатерина Луткова" w:date="2016-04-20T12:12:00Z"/>
                <w:color w:val="FF0000"/>
                <w:szCs w:val="24"/>
              </w:rPr>
            </w:pPr>
            <w:ins w:id="518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3550" w:type="dxa"/>
          </w:tcPr>
          <w:p w14:paraId="421CBE28" w14:textId="0FF44A98" w:rsidR="00295E57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19" w:author="Екатерина Луткова" w:date="2016-04-20T12:12:00Z"/>
                <w:color w:val="FF0000"/>
                <w:szCs w:val="24"/>
              </w:rPr>
            </w:pPr>
            <w:ins w:id="520" w:author="Екатерина Луткова" w:date="2016-04-20T12:12:00Z">
              <w:r>
                <w:rPr>
                  <w:color w:val="FF0000"/>
                  <w:szCs w:val="24"/>
                </w:rPr>
                <w:t>Высота оснастки</w:t>
              </w:r>
            </w:ins>
          </w:p>
        </w:tc>
        <w:tc>
          <w:tcPr>
            <w:tcW w:w="2835" w:type="dxa"/>
          </w:tcPr>
          <w:p w14:paraId="63B7CC50" w14:textId="28E070E5" w:rsidR="00295E57" w:rsidRPr="008E5B7D" w:rsidRDefault="00295E57" w:rsidP="006E25FC">
            <w:pPr>
              <w:spacing w:before="100" w:beforeAutospacing="1" w:after="100" w:afterAutospacing="1" w:line="360" w:lineRule="auto"/>
              <w:jc w:val="both"/>
              <w:rPr>
                <w:ins w:id="521" w:author="Екатерина Луткова" w:date="2016-04-20T12:12:00Z"/>
                <w:color w:val="FF0000"/>
                <w:sz w:val="22"/>
                <w:lang w:val="en-US"/>
              </w:rPr>
            </w:pPr>
            <w:ins w:id="522" w:author="Екатерина Луткова" w:date="2016-04-20T12:12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DE3461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550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523" w:author="Екатерина Луткова" w:date="2016-04-01T15:59:00Z"/>
                <w:color w:val="FF0000"/>
                <w:szCs w:val="24"/>
              </w:rPr>
            </w:pPr>
            <w:ins w:id="524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525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526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7" w:author="Екатерина Луткова" w:date="2016-04-01T16:00:00Z"/>
                <w:color w:val="FF0000"/>
                <w:szCs w:val="24"/>
              </w:rPr>
            </w:pPr>
            <w:ins w:id="528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29" w:author="Екатерина Луткова" w:date="2016-04-01T16:00:00Z"/>
                <w:color w:val="FF0000"/>
                <w:szCs w:val="24"/>
              </w:rPr>
            </w:pPr>
            <w:bookmarkStart w:id="530" w:name="OLE_LINK46"/>
            <w:bookmarkStart w:id="531" w:name="OLE_LINK47"/>
            <w:ins w:id="532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3" w:author="Екатерина Луткова" w:date="2016-04-01T16:00:00Z"/>
                <w:color w:val="FF0000"/>
                <w:szCs w:val="24"/>
              </w:rPr>
            </w:pPr>
            <w:bookmarkStart w:id="534" w:name="OLE_LINK48"/>
            <w:bookmarkStart w:id="535" w:name="OLE_LINK49"/>
            <w:bookmarkEnd w:id="530"/>
            <w:bookmarkEnd w:id="531"/>
            <w:ins w:id="536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537" w:author="Екатерина Луткова" w:date="2016-04-01T16:00:00Z"/>
                <w:color w:val="FF0000"/>
                <w:szCs w:val="24"/>
              </w:rPr>
            </w:pPr>
            <w:bookmarkStart w:id="538" w:name="OLE_LINK50"/>
            <w:bookmarkStart w:id="539" w:name="OLE_LINK51"/>
            <w:bookmarkEnd w:id="534"/>
            <w:bookmarkEnd w:id="535"/>
            <w:ins w:id="540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541" w:name="OLE_LINK52"/>
            <w:bookmarkStart w:id="542" w:name="OLE_LINK53"/>
            <w:bookmarkEnd w:id="538"/>
            <w:bookmarkEnd w:id="539"/>
            <w:ins w:id="543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541"/>
            <w:bookmarkEnd w:id="542"/>
            <w:del w:id="544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DE3461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550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DE3461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550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DE3461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550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форм*гнездность</w:t>
            </w:r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DE3461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50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545" w:name="_Toc451251755"/>
      <w:r>
        <w:rPr>
          <w:color w:val="000000"/>
        </w:rPr>
        <w:t>Пример справочника</w:t>
      </w:r>
      <w:bookmarkEnd w:id="545"/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60"/>
        <w:gridCol w:w="1525"/>
        <w:gridCol w:w="1226"/>
        <w:gridCol w:w="1275"/>
        <w:gridCol w:w="1275"/>
        <w:gridCol w:w="993"/>
        <w:gridCol w:w="1417"/>
        <w:gridCol w:w="992"/>
        <w:gridCol w:w="1241"/>
      </w:tblGrid>
      <w:tr w:rsidR="00FB2DDE" w14:paraId="0A8C5B65" w14:textId="77777777" w:rsidTr="007D2B8A">
        <w:trPr>
          <w:jc w:val="center"/>
        </w:trPr>
        <w:tc>
          <w:tcPr>
            <w:tcW w:w="460" w:type="dxa"/>
          </w:tcPr>
          <w:p w14:paraId="5E518ABD" w14:textId="77777777" w:rsidR="00FB2DDE" w:rsidRDefault="00FB2DDE" w:rsidP="00A350E2">
            <w:r>
              <w:t>№</w:t>
            </w:r>
          </w:p>
        </w:tc>
        <w:tc>
          <w:tcPr>
            <w:tcW w:w="1525" w:type="dxa"/>
          </w:tcPr>
          <w:p w14:paraId="34D44DB9" w14:textId="77777777" w:rsidR="00FB2DDE" w:rsidRDefault="00FB2DDE">
            <w:pPr>
              <w:jc w:val="center"/>
              <w:pPrChange w:id="546" w:author="Екатерина Луткова" w:date="2016-04-13T12:50:00Z">
                <w:pPr/>
              </w:pPrChange>
            </w:pPr>
            <w:r>
              <w:t>Оснастка</w:t>
            </w:r>
          </w:p>
        </w:tc>
        <w:tc>
          <w:tcPr>
            <w:tcW w:w="1226" w:type="dxa"/>
          </w:tcPr>
          <w:p w14:paraId="5DEB06C1" w14:textId="74440E57" w:rsidR="00FB2DDE" w:rsidRPr="00A22838" w:rsidRDefault="00FB2DDE" w:rsidP="00A350E2">
            <w:ins w:id="547" w:author="Екатерина Луткова" w:date="2016-04-01T15:49:00Z">
              <w:r>
                <w:t xml:space="preserve">Площадь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165DF917" w14:textId="0CB2FCE7" w:rsidR="00FB2DDE" w:rsidRDefault="00FB2DDE" w:rsidP="00A350E2">
            <w:pPr>
              <w:rPr>
                <w:ins w:id="548" w:author="Екатерина Луткова" w:date="2016-04-20T14:41:00Z"/>
              </w:rPr>
            </w:pPr>
            <w:ins w:id="549" w:author="Екатерина Луткова" w:date="2016-04-20T14:41:00Z">
              <w:r>
                <w:lastRenderedPageBreak/>
                <w:t xml:space="preserve">Высота </w:t>
              </w:r>
              <w:r>
                <w:lastRenderedPageBreak/>
                <w:t>оснастки</w:t>
              </w:r>
            </w:ins>
          </w:p>
        </w:tc>
        <w:tc>
          <w:tcPr>
            <w:tcW w:w="1275" w:type="dxa"/>
          </w:tcPr>
          <w:p w14:paraId="4FB673B2" w14:textId="429983B1" w:rsidR="00FB2DDE" w:rsidRDefault="00FB2DDE" w:rsidP="00A350E2">
            <w:r>
              <w:lastRenderedPageBreak/>
              <w:t xml:space="preserve">Наличие </w:t>
            </w:r>
            <w:r>
              <w:lastRenderedPageBreak/>
              <w:t>оснастки</w:t>
            </w:r>
          </w:p>
        </w:tc>
        <w:tc>
          <w:tcPr>
            <w:tcW w:w="993" w:type="dxa"/>
          </w:tcPr>
          <w:p w14:paraId="25814410" w14:textId="77777777" w:rsidR="00FB2DDE" w:rsidRDefault="00FB2DDE" w:rsidP="00A350E2">
            <w:r>
              <w:lastRenderedPageBreak/>
              <w:t xml:space="preserve">Количество </w:t>
            </w:r>
            <w:r>
              <w:lastRenderedPageBreak/>
              <w:t>форм</w:t>
            </w:r>
          </w:p>
        </w:tc>
        <w:tc>
          <w:tcPr>
            <w:tcW w:w="1417" w:type="dxa"/>
          </w:tcPr>
          <w:p w14:paraId="6B1CEFD4" w14:textId="77777777" w:rsidR="00FB2DDE" w:rsidRDefault="00FB2DDE" w:rsidP="00A350E2">
            <w:r>
              <w:lastRenderedPageBreak/>
              <w:t>Гнездность</w:t>
            </w:r>
          </w:p>
        </w:tc>
        <w:tc>
          <w:tcPr>
            <w:tcW w:w="992" w:type="dxa"/>
          </w:tcPr>
          <w:p w14:paraId="502985EF" w14:textId="77777777" w:rsidR="00FB2DDE" w:rsidRDefault="00FB2DDE" w:rsidP="00A350E2">
            <w:r>
              <w:t xml:space="preserve">Выход </w:t>
            </w:r>
            <w:r>
              <w:lastRenderedPageBreak/>
              <w:t>партии</w:t>
            </w:r>
          </w:p>
        </w:tc>
        <w:tc>
          <w:tcPr>
            <w:tcW w:w="1241" w:type="dxa"/>
          </w:tcPr>
          <w:p w14:paraId="64040DA5" w14:textId="77777777" w:rsidR="00FB2DDE" w:rsidRDefault="00FB2DDE" w:rsidP="00A350E2">
            <w:r>
              <w:lastRenderedPageBreak/>
              <w:t>Примеча</w:t>
            </w:r>
            <w:r>
              <w:lastRenderedPageBreak/>
              <w:t>ние</w:t>
            </w:r>
          </w:p>
        </w:tc>
      </w:tr>
      <w:tr w:rsidR="00FB2DDE" w14:paraId="4E8E446F" w14:textId="77777777" w:rsidTr="007D2B8A">
        <w:trPr>
          <w:jc w:val="center"/>
        </w:trPr>
        <w:tc>
          <w:tcPr>
            <w:tcW w:w="460" w:type="dxa"/>
          </w:tcPr>
          <w:p w14:paraId="459AED1C" w14:textId="77777777" w:rsidR="00FB2DDE" w:rsidRDefault="00FB2DDE" w:rsidP="00A350E2">
            <w:r>
              <w:lastRenderedPageBreak/>
              <w:t>1</w:t>
            </w:r>
          </w:p>
        </w:tc>
        <w:tc>
          <w:tcPr>
            <w:tcW w:w="1525" w:type="dxa"/>
          </w:tcPr>
          <w:p w14:paraId="794782EE" w14:textId="77777777" w:rsidR="00FB2DDE" w:rsidRDefault="00FB2DDE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226" w:type="dxa"/>
          </w:tcPr>
          <w:p w14:paraId="66F9502A" w14:textId="0EC82658" w:rsidR="00FB2DDE" w:rsidRDefault="00FB2DDE" w:rsidP="00A350E2">
            <w:pPr>
              <w:rPr>
                <w:ins w:id="550" w:author="Екатерина Луткова" w:date="2016-04-01T15:49:00Z"/>
              </w:rPr>
            </w:pPr>
            <w:ins w:id="551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1013ED4D" w14:textId="499CEEC7" w:rsidR="00FB2DDE" w:rsidRDefault="00FB2DDE" w:rsidP="00A350E2">
            <w:pPr>
              <w:rPr>
                <w:ins w:id="552" w:author="Екатерина Луткова" w:date="2016-04-20T14:41:00Z"/>
              </w:rPr>
            </w:pPr>
            <w:ins w:id="553" w:author="Екатерина Луткова" w:date="2016-04-20T14:41:00Z">
              <w:r>
                <w:t>0,1</w:t>
              </w:r>
            </w:ins>
          </w:p>
        </w:tc>
        <w:tc>
          <w:tcPr>
            <w:tcW w:w="1275" w:type="dxa"/>
          </w:tcPr>
          <w:p w14:paraId="4776E0EB" w14:textId="2E29AE64" w:rsidR="00FB2DDE" w:rsidRDefault="00FB2DDE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FB2DDE" w:rsidRDefault="00FB2DDE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FB2DDE" w:rsidRDefault="00FB2DDE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FB2DDE" w:rsidRDefault="00FB2DDE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FB2DDE" w:rsidRDefault="00FB2DDE" w:rsidP="00A350E2"/>
        </w:tc>
      </w:tr>
      <w:tr w:rsidR="00FB2DDE" w14:paraId="71247AE1" w14:textId="77777777" w:rsidTr="007D2B8A">
        <w:trPr>
          <w:jc w:val="center"/>
        </w:trPr>
        <w:tc>
          <w:tcPr>
            <w:tcW w:w="460" w:type="dxa"/>
          </w:tcPr>
          <w:p w14:paraId="42E43808" w14:textId="77777777" w:rsidR="00FB2DDE" w:rsidRDefault="00FB2DDE" w:rsidP="00A350E2">
            <w:r>
              <w:t>2</w:t>
            </w:r>
          </w:p>
        </w:tc>
        <w:tc>
          <w:tcPr>
            <w:tcW w:w="1525" w:type="dxa"/>
          </w:tcPr>
          <w:p w14:paraId="6F2DE1B5" w14:textId="77777777" w:rsidR="00FB2DDE" w:rsidRDefault="00FB2DDE" w:rsidP="00A350E2">
            <w:proofErr w:type="spellStart"/>
            <w:r>
              <w:t>Штанец</w:t>
            </w:r>
            <w:proofErr w:type="spellEnd"/>
          </w:p>
        </w:tc>
        <w:tc>
          <w:tcPr>
            <w:tcW w:w="1226" w:type="dxa"/>
          </w:tcPr>
          <w:p w14:paraId="663E049E" w14:textId="2F73BD82" w:rsidR="00FB2DDE" w:rsidRDefault="00FB2DDE" w:rsidP="00A350E2">
            <w:pPr>
              <w:rPr>
                <w:ins w:id="554" w:author="Екатерина Луткова" w:date="2016-04-01T15:49:00Z"/>
              </w:rPr>
            </w:pPr>
            <w:ins w:id="55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34506EAF" w14:textId="2F5BDEC3" w:rsidR="00FB2DDE" w:rsidRDefault="00FB2DDE" w:rsidP="00A350E2">
            <w:pPr>
              <w:rPr>
                <w:ins w:id="556" w:author="Екатерина Луткова" w:date="2016-04-20T14:41:00Z"/>
              </w:rPr>
            </w:pPr>
            <w:ins w:id="557" w:author="Екатерина Луткова" w:date="2016-04-20T14:41:00Z">
              <w:r>
                <w:t>0,2</w:t>
              </w:r>
            </w:ins>
          </w:p>
        </w:tc>
        <w:tc>
          <w:tcPr>
            <w:tcW w:w="1275" w:type="dxa"/>
          </w:tcPr>
          <w:p w14:paraId="4E38DCBB" w14:textId="67835493" w:rsidR="00FB2DDE" w:rsidRDefault="00FB2DDE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FB2DDE" w:rsidRDefault="00FB2DDE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FB2DDE" w:rsidRDefault="00FB2DDE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FB2DDE" w:rsidRDefault="00FB2DDE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FB2DDE" w:rsidRDefault="00FB2DDE" w:rsidP="00A350E2"/>
        </w:tc>
      </w:tr>
    </w:tbl>
    <w:p w14:paraId="1F8B0C1E" w14:textId="77777777" w:rsidR="00A350E2" w:rsidRPr="00A350E2" w:rsidRDefault="00A350E2" w:rsidP="00A350E2"/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58" w:name="_Toc448917563"/>
      <w:bookmarkStart w:id="559" w:name="_Toc451251757"/>
      <w:bookmarkStart w:id="560" w:name="_Toc451251774"/>
      <w:bookmarkEnd w:id="558"/>
      <w:bookmarkEnd w:id="559"/>
      <w:r>
        <w:t>Справочник «Единицы измерения»</w:t>
      </w:r>
      <w:bookmarkEnd w:id="560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1" w:name="_Toc451251775"/>
      <w:r w:rsidRPr="00CF2074">
        <w:t>Справочник «Оборудование»</w:t>
      </w:r>
      <w:bookmarkEnd w:id="561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562" w:name="_Toc451251776"/>
      <w:r>
        <w:t>Справочник «Константы»</w:t>
      </w:r>
      <w:bookmarkEnd w:id="562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522CC64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</w:t>
            </w:r>
            <w:ins w:id="563" w:author="Екатерина Луткова" w:date="2016-04-19T16:16:00Z">
              <w:r w:rsidR="00A07209">
                <w:rPr>
                  <w:color w:val="FF0000"/>
                  <w:szCs w:val="20"/>
                </w:rPr>
                <w:t>ком</w:t>
              </w:r>
            </w:ins>
            <w:proofErr w:type="spellEnd"/>
            <w:del w:id="564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</w:delText>
              </w:r>
            </w:del>
          </w:p>
        </w:tc>
        <w:tc>
          <w:tcPr>
            <w:tcW w:w="4117" w:type="dxa"/>
          </w:tcPr>
          <w:p w14:paraId="55726339" w14:textId="3F4EEED2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del w:id="565" w:author="Екатерина Луткова" w:date="2016-04-19T16:16:00Z">
              <w:r w:rsidRPr="002C61D1" w:rsidDel="00A07209">
                <w:rPr>
                  <w:color w:val="FF0000"/>
                  <w:szCs w:val="20"/>
                </w:rPr>
                <w:delText>Непредвиденные</w:delText>
              </w:r>
            </w:del>
            <w:ins w:id="566" w:author="Екатерина Луткова" w:date="2016-04-19T16:16:00Z">
              <w:r w:rsidR="00A07209">
                <w:rPr>
                  <w:color w:val="FF0000"/>
                  <w:szCs w:val="20"/>
                </w:rPr>
                <w:t>Коммерческие</w:t>
              </w:r>
            </w:ins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567" w:name="_Toc451251777"/>
      <w:r>
        <w:rPr>
          <w:rStyle w:val="af"/>
          <w:i w:val="0"/>
        </w:rPr>
        <w:t>Справочник «Водители»</w:t>
      </w:r>
      <w:bookmarkEnd w:id="567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568" w:author="Екатерина Луткова" w:date="2016-04-01T15:53:00Z">
            <w:rPr>
              <w:lang w:val="en-US"/>
            </w:rPr>
          </w:rPrChange>
        </w:rPr>
        <w:t>[</w:t>
      </w:r>
      <w:ins w:id="569" w:author="Екатерина Луткова" w:date="2016-04-01T15:53:00Z">
        <w:r w:rsidR="00A22838">
          <w:t>п. 4.7.4</w:t>
        </w:r>
      </w:ins>
      <w:r w:rsidRPr="00A22838">
        <w:rPr>
          <w:rPrChange w:id="570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571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572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13EED5FD" w14:textId="53E95DB6" w:rsidR="008F403B" w:rsidRDefault="008F403B" w:rsidP="00101CB7">
      <w:pPr>
        <w:pStyle w:val="2"/>
        <w:numPr>
          <w:ilvl w:val="2"/>
          <w:numId w:val="6"/>
        </w:num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bookmarkStart w:id="573" w:name="_Toc451251778"/>
      <w:r>
        <w:rPr>
          <w:noProof/>
          <w:lang w:eastAsia="ru-RU"/>
        </w:rPr>
        <w:t>Справочник «Исполнители»</w:t>
      </w:r>
      <w:bookmarkEnd w:id="57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88"/>
        <w:gridCol w:w="2607"/>
        <w:gridCol w:w="2734"/>
        <w:gridCol w:w="2759"/>
      </w:tblGrid>
      <w:tr w:rsidR="00E22B91" w:rsidRPr="00602B66" w14:paraId="42620560" w14:textId="77777777" w:rsidTr="00101CB7">
        <w:tc>
          <w:tcPr>
            <w:tcW w:w="2888" w:type="dxa"/>
          </w:tcPr>
          <w:p w14:paraId="69ADCFF9" w14:textId="0E1FDB96" w:rsidR="00E22B91" w:rsidRPr="007D2B8A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Название</w:t>
            </w:r>
          </w:p>
        </w:tc>
        <w:tc>
          <w:tcPr>
            <w:tcW w:w="2607" w:type="dxa"/>
          </w:tcPr>
          <w:p w14:paraId="4C107B91" w14:textId="7737C79B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Описание</w:t>
            </w:r>
          </w:p>
        </w:tc>
        <w:tc>
          <w:tcPr>
            <w:tcW w:w="2734" w:type="dxa"/>
          </w:tcPr>
          <w:p w14:paraId="366B532C" w14:textId="31533391" w:rsidR="00E22B91" w:rsidRPr="00602B66" w:rsidRDefault="00E22B91" w:rsidP="008F403B">
            <w:pPr>
              <w:rPr>
                <w:szCs w:val="24"/>
              </w:rPr>
            </w:pPr>
            <w:r w:rsidRPr="00602B66">
              <w:rPr>
                <w:szCs w:val="24"/>
              </w:rPr>
              <w:t>1 организация</w:t>
            </w:r>
          </w:p>
        </w:tc>
        <w:tc>
          <w:tcPr>
            <w:tcW w:w="2759" w:type="dxa"/>
          </w:tcPr>
          <w:p w14:paraId="2F614A09" w14:textId="49D988B3" w:rsidR="00E22B91" w:rsidRPr="00295E57" w:rsidRDefault="00E22B91" w:rsidP="008F403B">
            <w:pPr>
              <w:rPr>
                <w:szCs w:val="24"/>
                <w:lang w:eastAsia="ru-RU"/>
              </w:rPr>
            </w:pPr>
            <w:r w:rsidRPr="00602B66">
              <w:rPr>
                <w:szCs w:val="24"/>
              </w:rPr>
              <w:t>2 организация</w:t>
            </w:r>
          </w:p>
        </w:tc>
      </w:tr>
      <w:tr w:rsidR="00E22B91" w:rsidRPr="00602B66" w14:paraId="2A752312" w14:textId="77777777" w:rsidTr="00101CB7">
        <w:tc>
          <w:tcPr>
            <w:tcW w:w="2888" w:type="dxa"/>
          </w:tcPr>
          <w:p w14:paraId="45750001" w14:textId="5F4E137E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№</w:t>
            </w:r>
          </w:p>
        </w:tc>
        <w:tc>
          <w:tcPr>
            <w:tcW w:w="2607" w:type="dxa"/>
          </w:tcPr>
          <w:p w14:paraId="348DEED2" w14:textId="514EB99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734" w:type="dxa"/>
          </w:tcPr>
          <w:p w14:paraId="37CA059C" w14:textId="395E06A1" w:rsidR="00E22B91" w:rsidRPr="00101CB7" w:rsidRDefault="00E22B91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</w:t>
            </w:r>
          </w:p>
        </w:tc>
        <w:tc>
          <w:tcPr>
            <w:tcW w:w="2759" w:type="dxa"/>
          </w:tcPr>
          <w:p w14:paraId="440FBA91" w14:textId="10F47DD8" w:rsidR="00E22B91" w:rsidRPr="00101CB7" w:rsidRDefault="00602B66" w:rsidP="00101CB7">
            <w:pPr>
              <w:ind w:firstLine="708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eastAsia="ru-RU"/>
              </w:rPr>
              <w:t>2</w:t>
            </w:r>
          </w:p>
        </w:tc>
      </w:tr>
      <w:tr w:rsidR="00E22B91" w:rsidRPr="00602B66" w14:paraId="2E14095D" w14:textId="77777777" w:rsidTr="00101CB7">
        <w:tc>
          <w:tcPr>
            <w:tcW w:w="2888" w:type="dxa"/>
          </w:tcPr>
          <w:p w14:paraId="6ACF2D92" w14:textId="5D341F93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организации</w:t>
            </w:r>
          </w:p>
        </w:tc>
        <w:tc>
          <w:tcPr>
            <w:tcW w:w="2607" w:type="dxa"/>
          </w:tcPr>
          <w:p w14:paraId="2914378C" w14:textId="33AC3EE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Полное наименование организации</w:t>
            </w:r>
          </w:p>
        </w:tc>
        <w:tc>
          <w:tcPr>
            <w:tcW w:w="2734" w:type="dxa"/>
          </w:tcPr>
          <w:p w14:paraId="04AAA3FC" w14:textId="10C8ACF9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ООО «ЭЛМА-1»</w:t>
            </w:r>
          </w:p>
        </w:tc>
        <w:tc>
          <w:tcPr>
            <w:tcW w:w="2759" w:type="dxa"/>
          </w:tcPr>
          <w:p w14:paraId="07A3B2EE" w14:textId="3005D7C4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ООО СКБ «Мысль»</w:t>
            </w:r>
          </w:p>
        </w:tc>
      </w:tr>
      <w:tr w:rsidR="00E22B91" w:rsidRPr="00602B66" w14:paraId="41D055A5" w14:textId="77777777" w:rsidTr="00101CB7">
        <w:tc>
          <w:tcPr>
            <w:tcW w:w="2888" w:type="dxa"/>
          </w:tcPr>
          <w:p w14:paraId="51B7F167" w14:textId="18EC08A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</w:t>
            </w:r>
          </w:p>
        </w:tc>
        <w:tc>
          <w:tcPr>
            <w:tcW w:w="2607" w:type="dxa"/>
          </w:tcPr>
          <w:p w14:paraId="18B4D43D" w14:textId="3213E91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Полный адрес организации</w:t>
            </w:r>
          </w:p>
        </w:tc>
        <w:tc>
          <w:tcPr>
            <w:tcW w:w="2734" w:type="dxa"/>
          </w:tcPr>
          <w:p w14:paraId="39ABE161" w14:textId="3EF250FE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  <w:tc>
          <w:tcPr>
            <w:tcW w:w="2759" w:type="dxa"/>
          </w:tcPr>
          <w:p w14:paraId="6C3ED723" w14:textId="25F694C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620076, г. Екатеринбург, пл. Жуковского, 1 «В»</w:t>
            </w:r>
          </w:p>
        </w:tc>
      </w:tr>
      <w:tr w:rsidR="00E22B91" w:rsidRPr="00602B66" w14:paraId="7749B0BD" w14:textId="77777777" w:rsidTr="00101CB7">
        <w:tc>
          <w:tcPr>
            <w:tcW w:w="2888" w:type="dxa"/>
          </w:tcPr>
          <w:p w14:paraId="70728590" w14:textId="6D03B4BB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Ген. директор</w:t>
            </w:r>
          </w:p>
        </w:tc>
        <w:tc>
          <w:tcPr>
            <w:tcW w:w="2607" w:type="dxa"/>
          </w:tcPr>
          <w:p w14:paraId="747AD15B" w14:textId="7D72797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1F9031A" w14:textId="7119EF9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  <w:tc>
          <w:tcPr>
            <w:tcW w:w="2759" w:type="dxa"/>
          </w:tcPr>
          <w:p w14:paraId="26BE8D91" w14:textId="04827549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Холодников Юрий Васильевич</w:t>
            </w:r>
          </w:p>
        </w:tc>
      </w:tr>
      <w:tr w:rsidR="00E22B91" w:rsidRPr="00602B66" w14:paraId="730EF9B3" w14:textId="77777777" w:rsidTr="00101CB7">
        <w:tc>
          <w:tcPr>
            <w:tcW w:w="2888" w:type="dxa"/>
          </w:tcPr>
          <w:p w14:paraId="610E4449" w14:textId="4167A5FC" w:rsidR="00E22B91" w:rsidRPr="00101CB7" w:rsidRDefault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Главный бухгалтер</w:t>
            </w:r>
          </w:p>
        </w:tc>
        <w:tc>
          <w:tcPr>
            <w:tcW w:w="2607" w:type="dxa"/>
          </w:tcPr>
          <w:p w14:paraId="7B5E87A5" w14:textId="029AD039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ФИО</w:t>
            </w:r>
          </w:p>
        </w:tc>
        <w:tc>
          <w:tcPr>
            <w:tcW w:w="2734" w:type="dxa"/>
          </w:tcPr>
          <w:p w14:paraId="1A5901B0" w14:textId="0B0A8E51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Холодникова Вера Петровна</w:t>
            </w:r>
          </w:p>
        </w:tc>
        <w:tc>
          <w:tcPr>
            <w:tcW w:w="2759" w:type="dxa"/>
          </w:tcPr>
          <w:p w14:paraId="7486D10E" w14:textId="1BDA290B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proofErr w:type="spellStart"/>
            <w:r w:rsidRPr="00295E57">
              <w:rPr>
                <w:color w:val="FF0000"/>
                <w:szCs w:val="24"/>
                <w:lang w:eastAsia="ru-RU"/>
              </w:rPr>
              <w:t>Раупова</w:t>
            </w:r>
            <w:proofErr w:type="spellEnd"/>
            <w:r w:rsidRPr="00295E57">
              <w:rPr>
                <w:color w:val="FF0000"/>
                <w:szCs w:val="24"/>
                <w:lang w:eastAsia="ru-RU"/>
              </w:rPr>
              <w:t xml:space="preserve"> Татьяна Васильевна</w:t>
            </w:r>
          </w:p>
        </w:tc>
      </w:tr>
      <w:tr w:rsidR="00E22B91" w:rsidRPr="00602B66" w14:paraId="11659B38" w14:textId="77777777" w:rsidTr="00101CB7">
        <w:tc>
          <w:tcPr>
            <w:tcW w:w="2888" w:type="dxa"/>
          </w:tcPr>
          <w:p w14:paraId="208E2C5C" w14:textId="22AC1544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lastRenderedPageBreak/>
              <w:t>Телефон</w:t>
            </w:r>
          </w:p>
        </w:tc>
        <w:tc>
          <w:tcPr>
            <w:tcW w:w="2607" w:type="dxa"/>
          </w:tcPr>
          <w:p w14:paraId="3EB888D7" w14:textId="77777777" w:rsidR="00E22B91" w:rsidRPr="00101CB7" w:rsidRDefault="00E22B91" w:rsidP="00101CB7">
            <w:pPr>
              <w:spacing w:before="120" w:after="120" w:line="240" w:lineRule="auto"/>
              <w:jc w:val="both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Контактный телефон. </w:t>
            </w:r>
          </w:p>
          <w:p w14:paraId="0948814B" w14:textId="48668512" w:rsidR="00E22B91" w:rsidRPr="00101CB7" w:rsidRDefault="00E22B91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Шаблон ввода: +7(000) 000-00-00 </w:t>
            </w:r>
          </w:p>
        </w:tc>
        <w:tc>
          <w:tcPr>
            <w:tcW w:w="2734" w:type="dxa"/>
          </w:tcPr>
          <w:p w14:paraId="7177D75A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6E684E82" w14:textId="067F9E05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  <w:tc>
          <w:tcPr>
            <w:tcW w:w="2759" w:type="dxa"/>
          </w:tcPr>
          <w:p w14:paraId="223A6F34" w14:textId="77777777" w:rsidR="00602B66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295-98-29,</w:t>
            </w:r>
          </w:p>
          <w:p w14:paraId="3D94D2BE" w14:textId="36C8F555" w:rsidR="00E22B91" w:rsidRPr="00101CB7" w:rsidRDefault="00602B66" w:rsidP="00101CB7">
            <w:pPr>
              <w:spacing w:before="120" w:after="120" w:line="240" w:lineRule="auto"/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 xml:space="preserve">         256-75-25</w:t>
            </w:r>
          </w:p>
        </w:tc>
      </w:tr>
      <w:tr w:rsidR="00E22B91" w:rsidRPr="00602B66" w14:paraId="30EF95B9" w14:textId="77777777" w:rsidTr="00101CB7">
        <w:tc>
          <w:tcPr>
            <w:tcW w:w="2888" w:type="dxa"/>
          </w:tcPr>
          <w:p w14:paraId="0DE83D07" w14:textId="0B46A986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607" w:type="dxa"/>
          </w:tcPr>
          <w:p w14:paraId="2179E5A6" w14:textId="74F9E65C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ИНН</w:t>
            </w:r>
          </w:p>
        </w:tc>
        <w:tc>
          <w:tcPr>
            <w:tcW w:w="2734" w:type="dxa"/>
          </w:tcPr>
          <w:p w14:paraId="284041D2" w14:textId="6EC2701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6664068381</w:t>
            </w:r>
          </w:p>
        </w:tc>
        <w:tc>
          <w:tcPr>
            <w:tcW w:w="2759" w:type="dxa"/>
          </w:tcPr>
          <w:p w14:paraId="5C6BDC4E" w14:textId="3D536EEC" w:rsidR="00E22B91" w:rsidRPr="00101CB7" w:rsidRDefault="00602B66" w:rsidP="00E22B91">
            <w:pPr>
              <w:rPr>
                <w:color w:val="FF0000"/>
                <w:szCs w:val="24"/>
                <w:lang w:eastAsia="ru-RU"/>
              </w:rPr>
            </w:pPr>
            <w:r w:rsidRPr="00295E57">
              <w:rPr>
                <w:color w:val="FF0000"/>
                <w:szCs w:val="24"/>
                <w:lang w:eastAsia="ru-RU"/>
              </w:rPr>
              <w:t>6661016177</w:t>
            </w:r>
          </w:p>
        </w:tc>
      </w:tr>
      <w:tr w:rsidR="00E22B91" w:rsidRPr="00602B66" w14:paraId="6707D299" w14:textId="77777777" w:rsidTr="00101CB7">
        <w:tc>
          <w:tcPr>
            <w:tcW w:w="2888" w:type="dxa"/>
          </w:tcPr>
          <w:p w14:paraId="724F9792" w14:textId="5CE1FC14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607" w:type="dxa"/>
          </w:tcPr>
          <w:p w14:paraId="7276B32C" w14:textId="6490834D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КПП</w:t>
            </w:r>
          </w:p>
        </w:tc>
        <w:tc>
          <w:tcPr>
            <w:tcW w:w="2734" w:type="dxa"/>
          </w:tcPr>
          <w:p w14:paraId="151E5550" w14:textId="3452ED96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667901001</w:t>
            </w:r>
          </w:p>
        </w:tc>
        <w:tc>
          <w:tcPr>
            <w:tcW w:w="2759" w:type="dxa"/>
          </w:tcPr>
          <w:p w14:paraId="4EC497FE" w14:textId="1CB19E34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667901001</w:t>
            </w:r>
          </w:p>
        </w:tc>
      </w:tr>
      <w:tr w:rsidR="00E22B91" w:rsidRPr="00602B66" w14:paraId="713254CA" w14:textId="77777777" w:rsidTr="00101CB7">
        <w:tc>
          <w:tcPr>
            <w:tcW w:w="2888" w:type="dxa"/>
          </w:tcPr>
          <w:p w14:paraId="322723EE" w14:textId="74D69002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607" w:type="dxa"/>
          </w:tcPr>
          <w:p w14:paraId="229A2DF7" w14:textId="665F8ED7" w:rsidR="00E22B91" w:rsidRPr="00101CB7" w:rsidRDefault="00E22B91" w:rsidP="00E22B91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Расчетный счет</w:t>
            </w:r>
          </w:p>
        </w:tc>
        <w:tc>
          <w:tcPr>
            <w:tcW w:w="2734" w:type="dxa"/>
          </w:tcPr>
          <w:p w14:paraId="045D6F31" w14:textId="62E8212F" w:rsidR="00E22B91" w:rsidRPr="00101CB7" w:rsidRDefault="00602B66" w:rsidP="00E22B91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40702810400000004026</w:t>
            </w:r>
          </w:p>
        </w:tc>
        <w:tc>
          <w:tcPr>
            <w:tcW w:w="2759" w:type="dxa"/>
          </w:tcPr>
          <w:p w14:paraId="0FE221AB" w14:textId="78136B35" w:rsidR="00E22B91" w:rsidRPr="00101CB7" w:rsidRDefault="00371148" w:rsidP="00E22B91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40702810500000000292</w:t>
            </w:r>
          </w:p>
        </w:tc>
      </w:tr>
      <w:tr w:rsidR="00371148" w:rsidRPr="00602B66" w14:paraId="50319B0D" w14:textId="77777777" w:rsidTr="00101CB7">
        <w:tc>
          <w:tcPr>
            <w:tcW w:w="2888" w:type="dxa"/>
          </w:tcPr>
          <w:p w14:paraId="32EBC803" w14:textId="0DA196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607" w:type="dxa"/>
          </w:tcPr>
          <w:p w14:paraId="1A64F408" w14:textId="0B0AC02C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Корр. счет</w:t>
            </w:r>
          </w:p>
        </w:tc>
        <w:tc>
          <w:tcPr>
            <w:tcW w:w="2734" w:type="dxa"/>
          </w:tcPr>
          <w:p w14:paraId="268CA1BB" w14:textId="52D8D17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30101810800000000756</w:t>
            </w:r>
          </w:p>
        </w:tc>
        <w:tc>
          <w:tcPr>
            <w:tcW w:w="2759" w:type="dxa"/>
          </w:tcPr>
          <w:p w14:paraId="2DF2A1B0" w14:textId="30C10617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30101810800000000756</w:t>
            </w:r>
          </w:p>
        </w:tc>
      </w:tr>
      <w:tr w:rsidR="00371148" w:rsidRPr="00602B66" w14:paraId="695D51A2" w14:textId="77777777" w:rsidTr="00101CB7">
        <w:tc>
          <w:tcPr>
            <w:tcW w:w="2888" w:type="dxa"/>
          </w:tcPr>
          <w:p w14:paraId="1A1631D1" w14:textId="2AF78E1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607" w:type="dxa"/>
          </w:tcPr>
          <w:p w14:paraId="6081EE93" w14:textId="761281C2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ОКВЭД</w:t>
            </w:r>
          </w:p>
        </w:tc>
        <w:tc>
          <w:tcPr>
            <w:tcW w:w="2734" w:type="dxa"/>
          </w:tcPr>
          <w:p w14:paraId="3E28E356" w14:textId="7E4E044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25.13</w:t>
            </w:r>
          </w:p>
        </w:tc>
        <w:tc>
          <w:tcPr>
            <w:tcW w:w="2759" w:type="dxa"/>
          </w:tcPr>
          <w:p w14:paraId="73AA5A76" w14:textId="1C04BBB4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45.44.2</w:t>
            </w:r>
          </w:p>
        </w:tc>
      </w:tr>
      <w:tr w:rsidR="00371148" w:rsidRPr="00602B66" w14:paraId="2D4953B0" w14:textId="77777777" w:rsidTr="00101CB7">
        <w:tc>
          <w:tcPr>
            <w:tcW w:w="2888" w:type="dxa"/>
          </w:tcPr>
          <w:p w14:paraId="3C052350" w14:textId="042208E9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607" w:type="dxa"/>
          </w:tcPr>
          <w:p w14:paraId="2C289266" w14:textId="28BC8FB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ОКПО</w:t>
            </w:r>
          </w:p>
        </w:tc>
        <w:tc>
          <w:tcPr>
            <w:tcW w:w="2734" w:type="dxa"/>
          </w:tcPr>
          <w:p w14:paraId="224542FD" w14:textId="1208045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51835367</w:t>
            </w:r>
          </w:p>
        </w:tc>
        <w:tc>
          <w:tcPr>
            <w:tcW w:w="2759" w:type="dxa"/>
          </w:tcPr>
          <w:p w14:paraId="2B8520D5" w14:textId="7CA1AE2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20616938</w:t>
            </w:r>
          </w:p>
        </w:tc>
      </w:tr>
      <w:tr w:rsidR="00371148" w:rsidRPr="00602B66" w14:paraId="14F77CF2" w14:textId="77777777" w:rsidTr="00101CB7">
        <w:tc>
          <w:tcPr>
            <w:tcW w:w="2888" w:type="dxa"/>
          </w:tcPr>
          <w:p w14:paraId="711C4546" w14:textId="5034B03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607" w:type="dxa"/>
          </w:tcPr>
          <w:p w14:paraId="649A936D" w14:textId="10592C2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ОГРН</w:t>
            </w:r>
          </w:p>
        </w:tc>
        <w:tc>
          <w:tcPr>
            <w:tcW w:w="2734" w:type="dxa"/>
          </w:tcPr>
          <w:p w14:paraId="4C768E21" w14:textId="589A8B7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1026605768452</w:t>
            </w:r>
          </w:p>
        </w:tc>
        <w:tc>
          <w:tcPr>
            <w:tcW w:w="2759" w:type="dxa"/>
          </w:tcPr>
          <w:p w14:paraId="1916A653" w14:textId="61A2C5C3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>
              <w:rPr>
                <w:color w:val="FF0000"/>
                <w:szCs w:val="24"/>
                <w:lang w:eastAsia="ru-RU"/>
              </w:rPr>
              <w:t>1026605242476</w:t>
            </w:r>
          </w:p>
        </w:tc>
      </w:tr>
      <w:tr w:rsidR="00371148" w:rsidRPr="00602B66" w14:paraId="528EE2EF" w14:textId="77777777" w:rsidTr="00101CB7">
        <w:tc>
          <w:tcPr>
            <w:tcW w:w="2888" w:type="dxa"/>
          </w:tcPr>
          <w:p w14:paraId="75810BA1" w14:textId="419657BA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607" w:type="dxa"/>
          </w:tcPr>
          <w:p w14:paraId="72A816C5" w14:textId="3FB065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БИК</w:t>
            </w:r>
          </w:p>
        </w:tc>
        <w:tc>
          <w:tcPr>
            <w:tcW w:w="2734" w:type="dxa"/>
          </w:tcPr>
          <w:p w14:paraId="18D8BADC" w14:textId="3BE6221D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046577756</w:t>
            </w:r>
          </w:p>
        </w:tc>
        <w:tc>
          <w:tcPr>
            <w:tcW w:w="2759" w:type="dxa"/>
          </w:tcPr>
          <w:p w14:paraId="357E8A5D" w14:textId="0BD6E828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046577756</w:t>
            </w:r>
          </w:p>
        </w:tc>
      </w:tr>
      <w:tr w:rsidR="00371148" w:rsidRPr="00602B66" w14:paraId="4AEE7585" w14:textId="77777777" w:rsidTr="00101CB7">
        <w:tc>
          <w:tcPr>
            <w:tcW w:w="2888" w:type="dxa"/>
          </w:tcPr>
          <w:p w14:paraId="4EA4B9CC" w14:textId="2DFF2C0B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Банк</w:t>
            </w:r>
          </w:p>
        </w:tc>
        <w:tc>
          <w:tcPr>
            <w:tcW w:w="2607" w:type="dxa"/>
          </w:tcPr>
          <w:p w14:paraId="2078B22F" w14:textId="314976BE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Наименование банка</w:t>
            </w:r>
          </w:p>
        </w:tc>
        <w:tc>
          <w:tcPr>
            <w:tcW w:w="2734" w:type="dxa"/>
          </w:tcPr>
          <w:p w14:paraId="0DADAB6B" w14:textId="4464AF1B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  <w:tc>
          <w:tcPr>
            <w:tcW w:w="2759" w:type="dxa"/>
          </w:tcPr>
          <w:p w14:paraId="51587E34" w14:textId="6C13A205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7E33AB">
              <w:rPr>
                <w:color w:val="FF0000"/>
                <w:szCs w:val="24"/>
              </w:rPr>
              <w:t>ОАО «СКБ-банк»</w:t>
            </w:r>
            <w:r>
              <w:rPr>
                <w:color w:val="FF0000"/>
                <w:szCs w:val="24"/>
              </w:rPr>
              <w:t xml:space="preserve"> г. Екатеринбург</w:t>
            </w:r>
          </w:p>
        </w:tc>
      </w:tr>
      <w:tr w:rsidR="00371148" w:rsidRPr="00602B66" w14:paraId="08BD8A7F" w14:textId="77777777" w:rsidTr="00101CB7">
        <w:tc>
          <w:tcPr>
            <w:tcW w:w="2888" w:type="dxa"/>
          </w:tcPr>
          <w:p w14:paraId="34D75AB8" w14:textId="6A76DFA2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607" w:type="dxa"/>
          </w:tcPr>
          <w:p w14:paraId="44C019BD" w14:textId="6D6E3E36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Факс</w:t>
            </w:r>
          </w:p>
        </w:tc>
        <w:tc>
          <w:tcPr>
            <w:tcW w:w="2734" w:type="dxa"/>
          </w:tcPr>
          <w:p w14:paraId="40DC04B6" w14:textId="2035915A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</w:rPr>
              <w:t>(343) 295-98-56</w:t>
            </w:r>
          </w:p>
        </w:tc>
        <w:tc>
          <w:tcPr>
            <w:tcW w:w="2759" w:type="dxa"/>
          </w:tcPr>
          <w:p w14:paraId="18A839C9" w14:textId="06EC0ECE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7E33AB">
              <w:rPr>
                <w:color w:val="FF0000"/>
                <w:szCs w:val="24"/>
              </w:rPr>
              <w:t>(343) 295-98-56</w:t>
            </w:r>
          </w:p>
        </w:tc>
      </w:tr>
      <w:tr w:rsidR="00371148" w:rsidRPr="00602B66" w14:paraId="3143D381" w14:textId="77777777" w:rsidTr="00101CB7">
        <w:tc>
          <w:tcPr>
            <w:tcW w:w="2888" w:type="dxa"/>
          </w:tcPr>
          <w:p w14:paraId="391F46FC" w14:textId="10E9A556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  <w:lang w:val="en-US"/>
              </w:rPr>
              <w:t>E</w:t>
            </w:r>
            <w:r w:rsidRPr="00101CB7">
              <w:rPr>
                <w:color w:val="FF0000"/>
                <w:szCs w:val="24"/>
              </w:rPr>
              <w:t>-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</w:p>
        </w:tc>
        <w:tc>
          <w:tcPr>
            <w:tcW w:w="2607" w:type="dxa"/>
          </w:tcPr>
          <w:p w14:paraId="7FF2F8F3" w14:textId="6E7888FD" w:rsidR="00371148" w:rsidRPr="00101CB7" w:rsidRDefault="00371148" w:rsidP="00371148">
            <w:pPr>
              <w:rPr>
                <w:color w:val="FF0000"/>
                <w:szCs w:val="24"/>
                <w:lang w:eastAsia="ru-RU"/>
              </w:rPr>
            </w:pPr>
            <w:r w:rsidRPr="00101CB7">
              <w:rPr>
                <w:color w:val="FF0000"/>
                <w:szCs w:val="24"/>
              </w:rPr>
              <w:t>Адрес электронной почты</w:t>
            </w:r>
          </w:p>
        </w:tc>
        <w:tc>
          <w:tcPr>
            <w:tcW w:w="2734" w:type="dxa"/>
          </w:tcPr>
          <w:p w14:paraId="4739D6D8" w14:textId="3A570F84" w:rsidR="00371148" w:rsidRPr="00101CB7" w:rsidRDefault="00371148" w:rsidP="00371148">
            <w:pPr>
              <w:rPr>
                <w:color w:val="FF0000"/>
                <w:szCs w:val="24"/>
              </w:rPr>
            </w:pPr>
            <w:r w:rsidRPr="00101CB7">
              <w:rPr>
                <w:color w:val="FF0000"/>
                <w:szCs w:val="24"/>
                <w:lang w:val="en-US"/>
              </w:rPr>
              <w:t>office</w:t>
            </w:r>
            <w:r w:rsidRPr="00101CB7">
              <w:rPr>
                <w:color w:val="FF0000"/>
                <w:szCs w:val="24"/>
              </w:rPr>
              <w:t>-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elma</w:t>
            </w:r>
            <w:proofErr w:type="spellEnd"/>
            <w:r w:rsidRPr="00101CB7">
              <w:rPr>
                <w:color w:val="FF0000"/>
                <w:szCs w:val="24"/>
              </w:rPr>
              <w:t>1@</w:t>
            </w:r>
            <w:r w:rsidRPr="00101CB7">
              <w:rPr>
                <w:color w:val="FF0000"/>
                <w:szCs w:val="24"/>
                <w:lang w:val="en-US"/>
              </w:rPr>
              <w:t>mail</w:t>
            </w:r>
            <w:r w:rsidRPr="00101CB7">
              <w:rPr>
                <w:color w:val="FF0000"/>
                <w:szCs w:val="24"/>
              </w:rPr>
              <w:t>.</w:t>
            </w:r>
            <w:proofErr w:type="spellStart"/>
            <w:r w:rsidRPr="00101CB7">
              <w:rPr>
                <w:color w:val="FF0000"/>
                <w:szCs w:val="24"/>
                <w:lang w:val="en-US"/>
              </w:rPr>
              <w:t>ru</w:t>
            </w:r>
            <w:proofErr w:type="spellEnd"/>
          </w:p>
        </w:tc>
        <w:tc>
          <w:tcPr>
            <w:tcW w:w="2759" w:type="dxa"/>
          </w:tcPr>
          <w:p w14:paraId="27458674" w14:textId="0EA9FAD7" w:rsidR="00371148" w:rsidRPr="00101CB7" w:rsidRDefault="00371148" w:rsidP="00371148">
            <w:pPr>
              <w:rPr>
                <w:color w:val="FF0000"/>
                <w:szCs w:val="24"/>
                <w:lang w:val="en-US" w:eastAsia="ru-RU"/>
              </w:rPr>
            </w:pPr>
            <w:r>
              <w:rPr>
                <w:color w:val="FF0000"/>
                <w:szCs w:val="24"/>
                <w:lang w:val="en-US" w:eastAsia="ru-RU"/>
              </w:rPr>
              <w:t>sdo_mysl@mail.ru</w:t>
            </w:r>
          </w:p>
        </w:tc>
      </w:tr>
      <w:tr w:rsidR="00371148" w:rsidRPr="00602B66" w14:paraId="2C4DEEEB" w14:textId="77777777" w:rsidTr="00101CB7">
        <w:tc>
          <w:tcPr>
            <w:tcW w:w="2888" w:type="dxa"/>
          </w:tcPr>
          <w:p w14:paraId="1215BAA8" w14:textId="3B9EFC8F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607" w:type="dxa"/>
          </w:tcPr>
          <w:p w14:paraId="66A67ABF" w14:textId="5D4BD583" w:rsidR="00371148" w:rsidRPr="00295E57" w:rsidRDefault="00371148" w:rsidP="00371148">
            <w:pPr>
              <w:rPr>
                <w:szCs w:val="24"/>
                <w:lang w:eastAsia="ru-RU"/>
              </w:rPr>
            </w:pPr>
            <w:r w:rsidRPr="00101CB7">
              <w:rPr>
                <w:szCs w:val="24"/>
              </w:rPr>
              <w:t>Примечание</w:t>
            </w:r>
          </w:p>
        </w:tc>
        <w:tc>
          <w:tcPr>
            <w:tcW w:w="2734" w:type="dxa"/>
          </w:tcPr>
          <w:p w14:paraId="7C53AE50" w14:textId="77777777" w:rsidR="00371148" w:rsidRPr="00101CB7" w:rsidRDefault="00371148" w:rsidP="00371148">
            <w:pPr>
              <w:rPr>
                <w:szCs w:val="24"/>
              </w:rPr>
            </w:pPr>
          </w:p>
        </w:tc>
        <w:tc>
          <w:tcPr>
            <w:tcW w:w="2759" w:type="dxa"/>
          </w:tcPr>
          <w:p w14:paraId="1BBFE8AD" w14:textId="363F5441" w:rsidR="00371148" w:rsidRPr="00295E57" w:rsidRDefault="00371148" w:rsidP="00371148">
            <w:pPr>
              <w:rPr>
                <w:szCs w:val="24"/>
                <w:lang w:eastAsia="ru-RU"/>
              </w:rPr>
            </w:pPr>
          </w:p>
        </w:tc>
      </w:tr>
    </w:tbl>
    <w:p w14:paraId="3ABD0175" w14:textId="77777777" w:rsidR="008F403B" w:rsidRPr="00101CB7" w:rsidRDefault="008F403B">
      <w:pPr>
        <w:rPr>
          <w:lang w:eastAsia="ru-RU"/>
        </w:rPr>
        <w:pPrChange w:id="574" w:author="Екатерина Луткова" w:date="2016-04-19T11:15:00Z">
          <w:pPr>
            <w:pStyle w:val="2"/>
            <w:numPr>
              <w:ilvl w:val="1"/>
              <w:numId w:val="18"/>
            </w:numPr>
            <w:spacing w:before="100" w:beforeAutospacing="1" w:after="100" w:afterAutospacing="1" w:line="360" w:lineRule="auto"/>
            <w:ind w:left="1429" w:hanging="360"/>
            <w:jc w:val="both"/>
          </w:pPr>
        </w:pPrChange>
      </w:pPr>
    </w:p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575" w:name="_Toc451251779"/>
      <w:r>
        <w:rPr>
          <w:noProof/>
          <w:lang w:eastAsia="ru-RU"/>
        </w:rPr>
        <w:t>Модуль «Заявка»</w:t>
      </w:r>
      <w:bookmarkEnd w:id="575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порядку. </w:t>
      </w:r>
      <w:ins w:id="576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33A802C7" w:rsidR="00DD7803" w:rsidRPr="00371148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Заполняются поля: дата регистрации, дата отгрузки (месяц выбирается из раскрывающегося списка), срок изготовления. Заказчик выбирается из раскрывающегося списка.</w:t>
      </w:r>
      <w:ins w:id="577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578" w:author="Екатерина Луткова" w:date="2016-03-30T14:07:00Z">
        <w:r w:rsidR="00AA3C18">
          <w:rPr>
            <w:lang w:eastAsia="ru-RU"/>
          </w:rPr>
          <w:t>задается</w:t>
        </w:r>
      </w:ins>
      <w:ins w:id="579" w:author="Екатерина Луткова" w:date="2016-03-30T14:06:00Z">
        <w:r w:rsidR="00AA3C18">
          <w:rPr>
            <w:lang w:eastAsia="ru-RU"/>
          </w:rPr>
          <w:t xml:space="preserve"> в днях.</w:t>
        </w:r>
      </w:ins>
      <w:ins w:id="580" w:author="Екатерина Луткова" w:date="2016-04-19T12:16:00Z">
        <w:r w:rsidR="00371148" w:rsidRPr="007D2B8A">
          <w:rPr>
            <w:lang w:eastAsia="ru-RU"/>
          </w:rPr>
          <w:t xml:space="preserve"> </w:t>
        </w:r>
        <w:r w:rsidR="00371148">
          <w:rPr>
            <w:lang w:eastAsia="ru-RU"/>
          </w:rPr>
          <w:t xml:space="preserve">Так же выбирается исполнитель (данные подтягиваются из справочника «Исполнители»). 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1F53B8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581" w:author="staff" w:date="2016-03-29T20:40:00Z"/>
          <w:lang w:eastAsia="ru-RU"/>
        </w:rPr>
      </w:pPr>
      <w:r>
        <w:rPr>
          <w:lang w:eastAsia="ru-RU"/>
        </w:rPr>
        <w:t>Далее выбирается № чертежа (поле «Чертеж») из раскрывающегося списка, прописывается количество заказанных деталей</w:t>
      </w:r>
      <w:ins w:id="582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583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584" w:author="Екатерина Луткова" w:date="2016-03-30T14:07:00Z">
        <w:r w:rsidR="00AA3C18">
          <w:rPr>
            <w:lang w:eastAsia="ru-RU"/>
          </w:rPr>
          <w:t>вводит</w:t>
        </w:r>
      </w:ins>
      <w:ins w:id="585" w:author="Екатерина Луткова" w:date="2016-03-30T14:09:00Z">
        <w:r w:rsidR="00AA3C18">
          <w:rPr>
            <w:lang w:eastAsia="ru-RU"/>
          </w:rPr>
          <w:t>ь</w:t>
        </w:r>
      </w:ins>
      <w:ins w:id="586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587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588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Остальные данные подтягиваются автоматически из модуля «Чертежи»</w:t>
      </w:r>
      <w:ins w:id="589" w:author="Екатерина Луткова" w:date="2016-04-01T16:10:00Z">
        <w:r w:rsidR="00DE3461">
          <w:rPr>
            <w:lang w:eastAsia="ru-RU"/>
          </w:rPr>
          <w:t xml:space="preserve"> (</w:t>
        </w:r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590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591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592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593" w:author="staff" w:date="2016-03-29T21:00:00Z">
        <w:del w:id="594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595" w:author="staff" w:date="2016-03-29T20:40:00Z">
        <w:del w:id="596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597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 поле «Наличие оснастки» появляется «В ремонте»</w:t>
      </w:r>
      <w:ins w:id="598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599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600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601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>выставляется количество дней на изготовление оснастки.</w:t>
      </w:r>
      <w:ins w:id="602" w:author="staff" w:date="2016-03-29T20:41:00Z">
        <w:r w:rsidR="000A56E7">
          <w:rPr>
            <w:lang w:eastAsia="ru-RU"/>
          </w:rPr>
          <w:t xml:space="preserve"> </w:t>
        </w:r>
      </w:ins>
      <w:ins w:id="603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604" w:author="staff" w:date="2016-03-29T20:41:00Z">
        <w:del w:id="605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606" w:author="Екатерина Луткова" w:date="2016-04-01T16:37:00Z">
        <w:r w:rsidR="00E027C5">
          <w:rPr>
            <w:lang w:eastAsia="ru-RU"/>
          </w:rPr>
          <w:t>6</w:t>
        </w:r>
      </w:ins>
      <w:del w:id="607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608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609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ins w:id="610" w:author="Екатерина Луткова" w:date="2016-04-19T12:17:00Z"/>
          <w:rStyle w:val="af0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611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612" w:author="Екатерина Луткова" w:date="2016-03-30T14:15:00Z">
        <w:r w:rsidR="00511CB4">
          <w:t>т</w:t>
        </w:r>
      </w:ins>
      <w:ins w:id="613" w:author="staff" w:date="2016-03-29T20:42:00Z">
        <w:r w:rsidR="000A56E7">
          <w:t>рен в реестре заявок. Лучше сделать в самом модуле кнопк</w:t>
        </w:r>
      </w:ins>
      <w:ins w:id="614" w:author="Екатерина Луткова" w:date="2016-04-01T16:02:00Z">
        <w:r w:rsidR="00B0218A">
          <w:t>у</w:t>
        </w:r>
      </w:ins>
      <w:ins w:id="615" w:author="staff" w:date="2016-03-29T20:42:00Z">
        <w:del w:id="616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617" w:author="Екатерина Луткова" w:date="2016-03-30T14:14:00Z">
        <w:r w:rsidR="00511CB4">
          <w:rPr>
            <w:rStyle w:val="af0"/>
          </w:rPr>
          <w:t>.</w:t>
        </w:r>
      </w:ins>
    </w:p>
    <w:p w14:paraId="4F7F6E13" w14:textId="0CC22E91" w:rsidR="00371148" w:rsidRPr="00295E57" w:rsidRDefault="0037114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  <w:lang w:eastAsia="ru-RU"/>
        </w:rPr>
      </w:pPr>
      <w:ins w:id="618" w:author="Екатерина Луткова" w:date="2016-04-19T12:17:00Z">
        <w:r w:rsidRPr="00295E57">
          <w:rPr>
            <w:rStyle w:val="af0"/>
            <w:sz w:val="24"/>
            <w:szCs w:val="24"/>
          </w:rPr>
          <w:t>!!!</w:t>
        </w:r>
        <w:r>
          <w:rPr>
            <w:rStyle w:val="af0"/>
            <w:sz w:val="24"/>
            <w:szCs w:val="24"/>
          </w:rPr>
          <w:t xml:space="preserve"> от выбранного исполнителя формируются отчеты !!!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19" w:author="Екатерина Луткова" w:date="2016-03-30T14:16:00Z"/>
          <w:lang w:eastAsia="ru-RU"/>
        </w:rPr>
      </w:pPr>
      <w:bookmarkStart w:id="620" w:name="_Toc451251780"/>
      <w:r>
        <w:rPr>
          <w:lang w:eastAsia="ru-RU"/>
        </w:rPr>
        <w:lastRenderedPageBreak/>
        <w:t>4.4.1 Отчет «Текущий счет»</w:t>
      </w:r>
      <w:bookmarkEnd w:id="620"/>
    </w:p>
    <w:p w14:paraId="10207631" w14:textId="686F2672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1" w:author="Екатерина Луткова" w:date="2016-03-30T14:18:00Z"/>
          <w:lang w:eastAsia="ru-RU"/>
        </w:rPr>
      </w:pPr>
      <w:ins w:id="622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 w:rsidP="005A34F5">
      <w:pPr>
        <w:spacing w:before="100" w:beforeAutospacing="1" w:after="100" w:afterAutospacing="1" w:line="360" w:lineRule="auto"/>
        <w:ind w:firstLine="709"/>
        <w:jc w:val="both"/>
        <w:rPr>
          <w:ins w:id="623" w:author="Екатерина Луткова" w:date="2016-03-30T14:18:00Z"/>
          <w:lang w:eastAsia="ru-RU"/>
        </w:rPr>
      </w:pPr>
      <w:ins w:id="624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 w:rsidP="005A34F5">
      <w:pPr>
        <w:ind w:firstLine="709"/>
        <w:rPr>
          <w:ins w:id="625" w:author="Екатерина Луткова" w:date="2016-03-30T14:17:00Z"/>
          <w:lang w:eastAsia="ru-RU"/>
        </w:rPr>
      </w:pPr>
      <w:ins w:id="626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7" w:author="Екатерина Луткова" w:date="2016-03-30T14:17:00Z"/>
          <w:lang w:eastAsia="ru-RU"/>
        </w:rPr>
      </w:pPr>
      <w:ins w:id="628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 w:rsidP="005A34F5">
      <w:pPr>
        <w:pStyle w:val="a4"/>
        <w:numPr>
          <w:ilvl w:val="0"/>
          <w:numId w:val="35"/>
        </w:numPr>
        <w:ind w:left="0" w:firstLine="709"/>
        <w:rPr>
          <w:ins w:id="629" w:author="Екатерина Луткова" w:date="2016-03-30T14:17:00Z"/>
          <w:lang w:eastAsia="ru-RU"/>
        </w:rPr>
      </w:pPr>
      <w:ins w:id="630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 w:rsidP="005A34F5">
      <w:pPr>
        <w:pStyle w:val="a4"/>
        <w:numPr>
          <w:ilvl w:val="0"/>
          <w:numId w:val="35"/>
        </w:numPr>
        <w:ind w:left="0" w:firstLine="709"/>
        <w:rPr>
          <w:lang w:eastAsia="ru-RU"/>
        </w:rPr>
      </w:pPr>
      <w:ins w:id="631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632" w:author="Екатерина Луткова" w:date="2016-03-30T14:18:00Z"/>
          <w:lang w:eastAsia="ru-RU"/>
        </w:rPr>
      </w:pPr>
      <w:del w:id="633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634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5" w:author="Екатерина Луткова" w:date="2016-03-30T14:20:00Z"/>
          <w:lang w:eastAsia="ru-RU"/>
        </w:rPr>
      </w:pPr>
      <w:ins w:id="636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637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38" w:author="Екатерина Луткова" w:date="2016-03-30T14:21:00Z"/>
          <w:lang w:eastAsia="ru-RU"/>
        </w:rPr>
      </w:pPr>
      <w:ins w:id="639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640" w:author="Екатерина Луткова" w:date="2016-03-30T14:23:00Z"/>
          <w:lang w:eastAsia="ru-RU"/>
        </w:rPr>
      </w:pPr>
      <w:ins w:id="641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A34F5">
          <w:rPr>
            <w:lang w:eastAsia="ru-RU"/>
          </w:rPr>
          <w:t>[</w:t>
        </w:r>
        <w:r>
          <w:rPr>
            <w:lang w:eastAsia="ru-RU"/>
          </w:rPr>
          <w:t>4.3.13</w:t>
        </w:r>
        <w:r w:rsidRPr="005A34F5">
          <w:rPr>
            <w:lang w:eastAsia="ru-RU"/>
          </w:rPr>
          <w:t>]</w:t>
        </w:r>
        <w:r w:rsidR="00F32243">
          <w:rPr>
            <w:lang w:eastAsia="ru-RU"/>
          </w:rPr>
          <w:t xml:space="preserve"> </w:t>
        </w:r>
        <w:r w:rsidR="00F32243" w:rsidRPr="005A34F5">
          <w:rPr>
            <w:lang w:eastAsia="ru-RU"/>
          </w:rPr>
          <w:t>/ 100</w:t>
        </w:r>
        <w:r>
          <w:rPr>
            <w:lang w:eastAsia="ru-RU"/>
          </w:rPr>
          <w:t xml:space="preserve">) </w:t>
        </w:r>
      </w:ins>
      <w:ins w:id="642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43" w:author="Екатерина Луткова" w:date="2016-03-30T14:23:00Z">
        <w:r>
          <w:rPr>
            <w:lang w:eastAsia="ru-RU"/>
          </w:rPr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644" w:author="Екатерина Луткова" w:date="2016-04-01T16:20:00Z"/>
          <w:lang w:eastAsia="ru-RU"/>
        </w:rPr>
      </w:pPr>
      <w:bookmarkStart w:id="645" w:name="_Toc451251781"/>
      <w:r>
        <w:rPr>
          <w:lang w:eastAsia="ru-RU"/>
        </w:rPr>
        <w:t>4.4.2 Отчет «</w:t>
      </w:r>
      <w:commentRangeStart w:id="646"/>
      <w:commentRangeStart w:id="647"/>
      <w:r>
        <w:rPr>
          <w:lang w:eastAsia="ru-RU"/>
        </w:rPr>
        <w:t>Спецификация</w:t>
      </w:r>
      <w:commentRangeEnd w:id="646"/>
      <w:r w:rsidR="00C422BE">
        <w:rPr>
          <w:rStyle w:val="af0"/>
          <w:rFonts w:eastAsia="Calibri"/>
          <w:b w:val="0"/>
        </w:rPr>
        <w:commentReference w:id="646"/>
      </w:r>
      <w:commentRangeEnd w:id="647"/>
      <w:r w:rsidR="00C422BE">
        <w:rPr>
          <w:rStyle w:val="af0"/>
          <w:rFonts w:eastAsia="Calibri"/>
          <w:b w:val="0"/>
        </w:rPr>
        <w:commentReference w:id="647"/>
      </w:r>
      <w:r>
        <w:rPr>
          <w:lang w:eastAsia="ru-RU"/>
        </w:rPr>
        <w:t>»</w:t>
      </w:r>
      <w:bookmarkEnd w:id="645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648" w:author="Екатерина Луткова" w:date="2016-04-01T16:16:00Z"/>
          <w:lang w:eastAsia="ru-RU"/>
        </w:rPr>
        <w:pPrChange w:id="649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0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651" w:author="Екатерина Луткова" w:date="2016-04-01T16:17:00Z"/>
          <w:lang w:eastAsia="ru-RU"/>
        </w:rPr>
        <w:pPrChange w:id="65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3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654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655" w:author="Екатерина Луткова" w:date="2016-04-01T16:18:00Z"/>
          <w:lang w:eastAsia="ru-RU"/>
        </w:rPr>
        <w:pPrChange w:id="65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57" w:author="Екатерина Луткова" w:date="2016-04-01T16:17:00Z">
        <w:r>
          <w:rPr>
            <w:lang w:eastAsia="ru-RU"/>
          </w:rPr>
          <w:tab/>
        </w:r>
      </w:ins>
      <w:ins w:id="658" w:author="Екатерина Луткова" w:date="2016-04-01T16:18:00Z">
        <w:r>
          <w:rPr>
            <w:lang w:eastAsia="ru-RU"/>
          </w:rPr>
          <w:t xml:space="preserve">Артикул, </w:t>
        </w:r>
      </w:ins>
      <w:ins w:id="659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660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661" w:author="Екатерина Луткова" w:date="2016-04-01T16:19:00Z"/>
          <w:lang w:eastAsia="ru-RU"/>
        </w:rPr>
        <w:pPrChange w:id="662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3" w:author="Екатерина Луткова" w:date="2016-04-01T16:18:00Z">
        <w:r>
          <w:rPr>
            <w:lang w:eastAsia="ru-RU"/>
          </w:rPr>
          <w:tab/>
        </w:r>
      </w:ins>
      <w:ins w:id="664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665" w:author="Екатерина Луткова" w:date="2016-04-01T16:20:00Z"/>
          <w:lang w:eastAsia="ru-RU"/>
        </w:rPr>
        <w:pPrChange w:id="666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7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668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669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670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671" w:author="Екатерина Луткова" w:date="2016-04-01T16:20:00Z"/>
          <w:lang w:eastAsia="ru-RU"/>
        </w:rPr>
      </w:pPr>
      <w:del w:id="672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673" w:name="_Toc451251782"/>
      <w:r>
        <w:rPr>
          <w:lang w:eastAsia="ru-RU"/>
        </w:rPr>
        <w:t>4.4.3 Отчет «Договор»</w:t>
      </w:r>
      <w:bookmarkEnd w:id="673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74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675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676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677" w:author="Екатерина Луткова" w:date="2016-04-01T16:29:00Z">
        <w:r w:rsidRPr="00E93671">
          <w:rPr>
            <w:lang w:eastAsia="ru-RU"/>
            <w:rPrChange w:id="678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679" w:author="Екатерина Луткова" w:date="2016-04-01T16:21:00Z">
        <w:r>
          <w:rPr>
            <w:lang w:eastAsia="ru-RU"/>
          </w:rPr>
          <w:t>.</w:t>
        </w:r>
      </w:ins>
      <w:ins w:id="680" w:author="Екатерина Луткова" w:date="2016-04-01T16:29:00Z">
        <w:r w:rsidRPr="00E93671">
          <w:rPr>
            <w:lang w:eastAsia="ru-RU"/>
            <w:rPrChange w:id="681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682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bookmarkStart w:id="683" w:name="_Toc451251783"/>
      <w:r>
        <w:rPr>
          <w:lang w:eastAsia="ru-RU"/>
        </w:rPr>
        <w:lastRenderedPageBreak/>
        <w:t xml:space="preserve">4.4.4 Отчет «Акт выполненных </w:t>
      </w:r>
      <w:commentRangeStart w:id="684"/>
      <w:r>
        <w:rPr>
          <w:lang w:eastAsia="ru-RU"/>
        </w:rPr>
        <w:t>работ</w:t>
      </w:r>
      <w:commentRangeEnd w:id="684"/>
      <w:r w:rsidR="00DC1026">
        <w:rPr>
          <w:rStyle w:val="af0"/>
          <w:rFonts w:eastAsia="Calibri"/>
          <w:b w:val="0"/>
        </w:rPr>
        <w:commentReference w:id="684"/>
      </w:r>
      <w:r>
        <w:rPr>
          <w:lang w:eastAsia="ru-RU"/>
        </w:rPr>
        <w:t>»</w:t>
      </w:r>
      <w:bookmarkEnd w:id="683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685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686" w:author="Екатерина Луткова" w:date="2016-04-01T16:31:00Z"/>
          <w:lang w:eastAsia="ru-RU"/>
        </w:rPr>
      </w:pPr>
      <w:ins w:id="687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688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6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6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6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6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6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69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69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70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7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7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7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7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7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1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717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7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7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72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73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7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734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7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7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3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3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74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4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74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7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5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751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7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76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7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76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76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767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7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7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7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7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77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7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780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78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78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8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8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79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7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7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7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79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7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801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80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80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0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0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1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8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8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8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8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22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823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824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bookmarkStart w:id="825" w:name="_Toc451251784"/>
      <w:r>
        <w:rPr>
          <w:lang w:eastAsia="ru-RU"/>
        </w:rPr>
        <w:t>4.4.5 Отчет «Акт приема-передачи оснастки</w:t>
      </w:r>
      <w:bookmarkEnd w:id="825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826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827" w:author="Екатерина Луткова" w:date="2016-04-01T16:36:00Z"/>
          <w:lang w:eastAsia="ru-RU"/>
        </w:rPr>
      </w:pPr>
      <w:ins w:id="828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829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83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832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83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3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3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83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8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84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4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844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84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84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5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8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8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85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6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861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86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86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7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87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7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8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8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878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87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88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8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8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89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8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8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8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895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89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89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89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9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90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90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90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9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9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11" w:author="Екатерина Луткова" w:date="2016-04-01T16:37:00Z"/>
          <w:lang w:eastAsia="ru-RU"/>
        </w:rPr>
      </w:pPr>
      <w:ins w:id="912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913" w:author="Екатерина Луткова" w:date="2016-04-01T16:39:00Z"/>
          <w:lang w:eastAsia="ru-RU"/>
        </w:rPr>
        <w:pPrChange w:id="914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15" w:name="_Toc451251785"/>
      <w:ins w:id="916" w:author="Екатерина Луткова" w:date="2016-04-01T16:38:00Z">
        <w:r>
          <w:rPr>
            <w:lang w:eastAsia="ru-RU"/>
          </w:rPr>
          <w:t>4.4.6 Отчет «Накладная М-15»</w:t>
        </w:r>
      </w:ins>
      <w:bookmarkEnd w:id="915"/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917" w:author="Екатерина Луткова" w:date="2016-04-01T16:42:00Z"/>
          <w:lang w:eastAsia="ru-RU"/>
        </w:rPr>
      </w:pPr>
      <w:ins w:id="918" w:author="Екатерина Луткова" w:date="2016-04-01T16:39:00Z">
        <w:r>
          <w:rPr>
            <w:lang w:eastAsia="ru-RU"/>
          </w:rPr>
          <w:t>см. приложение № 6</w:t>
        </w:r>
      </w:ins>
      <w:ins w:id="919" w:author="Екатерина Луткова" w:date="2016-04-01T16:40:00Z">
        <w:r>
          <w:rPr>
            <w:lang w:eastAsia="ru-RU"/>
          </w:rPr>
          <w:t>. Часть 2</w:t>
        </w:r>
      </w:ins>
      <w:ins w:id="920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921" w:author="Екатерина Луткова" w:date="2016-04-01T16:42:00Z"/>
          <w:lang w:eastAsia="ru-RU"/>
        </w:rPr>
      </w:pPr>
      <w:ins w:id="922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923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924" w:author="Екатерина Луткова" w:date="2016-04-01T16:43:00Z"/>
          <w:lang w:eastAsia="ru-RU"/>
        </w:rPr>
        <w:pPrChange w:id="925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bookmarkStart w:id="926" w:name="_Toc451251786"/>
      <w:ins w:id="927" w:author="Екатерина Луткова" w:date="2016-04-01T16:42:00Z">
        <w:r>
          <w:rPr>
            <w:lang w:eastAsia="ru-RU"/>
          </w:rPr>
          <w:t>4.4.7 Отчет «Счет на оснастку»</w:t>
        </w:r>
      </w:ins>
      <w:bookmarkEnd w:id="926"/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928" w:author="Екатерина Луткова" w:date="2016-04-01T16:43:00Z"/>
          <w:lang w:eastAsia="ru-RU"/>
        </w:rPr>
      </w:pPr>
      <w:ins w:id="929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930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931" w:author="Екатерина Луткова" w:date="2016-04-01T16:39:00Z"/>
          <w:lang w:eastAsia="ru-RU"/>
        </w:rPr>
      </w:pPr>
      <w:ins w:id="932" w:author="Екатерина Луткова" w:date="2016-04-01T16:43:00Z">
        <w:r>
          <w:rPr>
            <w:lang w:eastAsia="ru-RU"/>
          </w:rPr>
          <w:lastRenderedPageBreak/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933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934" w:author="staff" w:date="2016-03-29T20:44:00Z"/>
          <w:lang w:eastAsia="ru-RU"/>
        </w:rPr>
      </w:pPr>
      <w:bookmarkStart w:id="935" w:name="_Toc451251787"/>
      <w:r>
        <w:rPr>
          <w:lang w:eastAsia="ru-RU"/>
        </w:rPr>
        <w:t>4.4.6 Реестр</w:t>
      </w:r>
      <w:bookmarkEnd w:id="935"/>
      <w:r>
        <w:rPr>
          <w:lang w:eastAsia="ru-RU"/>
        </w:rPr>
        <w:t xml:space="preserve"> </w:t>
      </w:r>
      <w:ins w:id="936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937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938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939" w:author="staff" w:date="2016-03-29T20:44:00Z">
        <w:r w:rsidRPr="000A56E7">
          <w:rPr>
            <w:lang w:eastAsia="ru-RU"/>
          </w:rPr>
          <w:t xml:space="preserve"> </w:t>
        </w:r>
      </w:ins>
      <w:ins w:id="940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941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2" w:name="OLE_LINK151"/>
      <w:bookmarkStart w:id="943" w:name="OLE_LINK152"/>
      <w:r>
        <w:rPr>
          <w:lang w:eastAsia="ru-RU"/>
        </w:rPr>
        <w:t>дата регистрации</w:t>
      </w:r>
      <w:bookmarkEnd w:id="942"/>
      <w:bookmarkEnd w:id="943"/>
      <w:r>
        <w:rPr>
          <w:lang w:eastAsia="ru-RU"/>
        </w:rPr>
        <w:t>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944" w:author="Екатерина Луткова" w:date="2016-04-01T16:04:00Z">
        <w:r w:rsidDel="00B0218A">
          <w:rPr>
            <w:lang w:eastAsia="ru-RU"/>
          </w:rPr>
          <w:delText xml:space="preserve">дата изготовления </w:delText>
        </w:r>
        <w:bookmarkStart w:id="945" w:name="OLE_LINK153"/>
        <w:bookmarkStart w:id="946" w:name="OLE_LINK156"/>
        <w:r w:rsidDel="00B0218A">
          <w:rPr>
            <w:lang w:eastAsia="ru-RU"/>
          </w:rPr>
          <w:delText>оснастки</w:delText>
        </w:r>
      </w:del>
      <w:ins w:id="947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</w:t>
      </w:r>
      <w:bookmarkEnd w:id="945"/>
      <w:bookmarkEnd w:id="946"/>
      <w:r>
        <w:rPr>
          <w:lang w:eastAsia="ru-RU"/>
        </w:rPr>
        <w:t>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48" w:name="OLE_LINK157"/>
      <w:bookmarkStart w:id="949" w:name="OLE_LINK158"/>
      <w:r>
        <w:rPr>
          <w:lang w:eastAsia="ru-RU"/>
        </w:rPr>
        <w:t>срок изготовления</w:t>
      </w:r>
      <w:bookmarkEnd w:id="948"/>
      <w:bookmarkEnd w:id="949"/>
      <w:r>
        <w:rPr>
          <w:lang w:eastAsia="ru-RU"/>
        </w:rPr>
        <w:t>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bookmarkStart w:id="950" w:name="OLE_LINK159"/>
      <w:bookmarkStart w:id="951" w:name="OLE_LINK160"/>
      <w:r>
        <w:rPr>
          <w:lang w:eastAsia="ru-RU"/>
        </w:rPr>
        <w:t>дата отгрузки</w:t>
      </w:r>
      <w:bookmarkEnd w:id="950"/>
      <w:bookmarkEnd w:id="951"/>
      <w:r>
        <w:rPr>
          <w:lang w:eastAsia="ru-RU"/>
        </w:rPr>
        <w:t>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2" w:author="Екатерина Луткова" w:date="2016-04-01T16:03:00Z"/>
          <w:lang w:eastAsia="ru-RU"/>
        </w:rPr>
      </w:pPr>
      <w:bookmarkStart w:id="953" w:name="OLE_LINK161"/>
      <w:bookmarkStart w:id="954" w:name="OLE_LINK162"/>
      <w:bookmarkStart w:id="955" w:name="_GoBack"/>
      <w:r>
        <w:rPr>
          <w:lang w:eastAsia="ru-RU"/>
        </w:rPr>
        <w:t>статус</w:t>
      </w:r>
      <w:bookmarkEnd w:id="953"/>
      <w:bookmarkEnd w:id="954"/>
      <w:bookmarkEnd w:id="955"/>
      <w:ins w:id="956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957" w:author="Екатерина Луткова" w:date="2016-04-01T16:04:00Z"/>
          <w:lang w:eastAsia="ru-RU"/>
        </w:rPr>
      </w:pPr>
      <w:ins w:id="958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959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960" w:author="Екатерина Луткова" w:date="2016-04-01T16:04:00Z">
        <w:r>
          <w:rPr>
            <w:lang w:eastAsia="ru-RU"/>
          </w:rPr>
          <w:t xml:space="preserve">п. </w:t>
        </w:r>
      </w:ins>
      <w:ins w:id="961" w:author="Екатерина Луткова" w:date="2016-04-01T16:03:00Z">
        <w:r w:rsidRPr="00B0218A">
          <w:rPr>
            <w:lang w:eastAsia="ru-RU"/>
            <w:rPrChange w:id="962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963" w:author="Екатерина Луткова" w:date="2016-04-01T16:04:00Z">
        <w:r>
          <w:rPr>
            <w:lang w:eastAsia="ru-RU"/>
          </w:rPr>
          <w:t>.</w:t>
        </w:r>
      </w:ins>
      <w:ins w:id="964" w:author="Екатерина Луткова" w:date="2016-04-01T16:03:00Z">
        <w:r w:rsidRPr="00B0218A">
          <w:rPr>
            <w:lang w:eastAsia="ru-RU"/>
            <w:rPrChange w:id="965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966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967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968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969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970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971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972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973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974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975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976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977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978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649DD99B" w:rsidR="00D26461" w:rsidDel="00C42FE2" w:rsidRDefault="00D26461" w:rsidP="00D26461">
      <w:pPr>
        <w:pStyle w:val="3"/>
        <w:ind w:firstLine="708"/>
        <w:rPr>
          <w:del w:id="979" w:author="Екатерина Луткова" w:date="2016-04-20T13:01:00Z"/>
          <w:lang w:eastAsia="ru-RU"/>
        </w:rPr>
      </w:pPr>
      <w:del w:id="980" w:author="Екатерина Луткова" w:date="2016-04-20T13:01:00Z">
        <w:r w:rsidDel="00C42FE2">
          <w:rPr>
            <w:lang w:eastAsia="ru-RU"/>
          </w:rPr>
          <w:delText>4.4.7 Сводный отчет по способу изготовления</w:delText>
        </w:r>
        <w:bookmarkStart w:id="981" w:name="_Toc451251788"/>
        <w:bookmarkEnd w:id="981"/>
      </w:del>
    </w:p>
    <w:p w14:paraId="6CF24848" w14:textId="72F31BBD" w:rsidR="00D26461" w:rsidDel="00C42FE2" w:rsidRDefault="00D26461" w:rsidP="00D26461">
      <w:pPr>
        <w:spacing w:before="100" w:beforeAutospacing="1" w:after="100" w:afterAutospacing="1" w:line="360" w:lineRule="auto"/>
        <w:jc w:val="both"/>
        <w:rPr>
          <w:del w:id="982" w:author="Екатерина Луткова" w:date="2016-04-20T13:01:00Z"/>
          <w:lang w:eastAsia="ru-RU"/>
        </w:rPr>
      </w:pPr>
      <w:del w:id="983" w:author="Екатерина Луткова" w:date="2016-04-20T13:01:00Z">
        <w:r w:rsidDel="00C42FE2">
          <w:rPr>
            <w:lang w:eastAsia="ru-RU"/>
          </w:rPr>
          <w:tab/>
          <w:delText>Данный отчет содержит</w:delText>
        </w:r>
        <w:r w:rsidR="00FB39AE" w:rsidDel="00C42FE2">
          <w:rPr>
            <w:lang w:eastAsia="ru-RU"/>
          </w:rPr>
          <w:delText xml:space="preserve"> следующую информацию по заявкам:</w:delText>
        </w:r>
        <w:bookmarkStart w:id="984" w:name="_Toc451251789"/>
        <w:bookmarkEnd w:id="984"/>
      </w:del>
    </w:p>
    <w:p w14:paraId="25CBD8CF" w14:textId="737C1CFD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5" w:author="Екатерина Луткова" w:date="2016-04-20T13:01:00Z"/>
          <w:lang w:eastAsia="ru-RU"/>
        </w:rPr>
      </w:pPr>
      <w:del w:id="986" w:author="Екатерина Луткова" w:date="2016-04-20T13:01:00Z">
        <w:r w:rsidDel="00C42FE2">
          <w:rPr>
            <w:lang w:eastAsia="ru-RU"/>
          </w:rPr>
          <w:delText>Номер заявки;</w:delText>
        </w:r>
        <w:bookmarkStart w:id="987" w:name="_Toc451251790"/>
        <w:bookmarkEnd w:id="987"/>
      </w:del>
    </w:p>
    <w:p w14:paraId="18495159" w14:textId="7B711582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88" w:author="Екатерина Луткова" w:date="2016-04-20T13:01:00Z"/>
          <w:lang w:eastAsia="ru-RU"/>
        </w:rPr>
      </w:pPr>
      <w:del w:id="989" w:author="Екатерина Луткова" w:date="2016-04-20T13:01:00Z">
        <w:r w:rsidDel="00C42FE2">
          <w:rPr>
            <w:lang w:eastAsia="ru-RU"/>
          </w:rPr>
          <w:delText>Чертеж (№ чертежа);</w:delText>
        </w:r>
        <w:bookmarkStart w:id="990" w:name="_Toc451251791"/>
        <w:bookmarkEnd w:id="990"/>
      </w:del>
    </w:p>
    <w:p w14:paraId="4FC27622" w14:textId="3C532951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1" w:author="Екатерина Луткова" w:date="2016-04-20T13:01:00Z"/>
          <w:lang w:eastAsia="ru-RU"/>
        </w:rPr>
      </w:pPr>
      <w:del w:id="992" w:author="Екатерина Луткова" w:date="2016-04-20T13:01:00Z">
        <w:r w:rsidDel="00C42FE2">
          <w:rPr>
            <w:lang w:eastAsia="ru-RU"/>
          </w:rPr>
          <w:delText>Группа;</w:delText>
        </w:r>
        <w:bookmarkStart w:id="993" w:name="_Toc451251792"/>
        <w:bookmarkEnd w:id="993"/>
      </w:del>
    </w:p>
    <w:p w14:paraId="723AD608" w14:textId="5D64E376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4" w:author="Екатерина Луткова" w:date="2016-04-20T13:01:00Z"/>
          <w:lang w:eastAsia="ru-RU"/>
        </w:rPr>
      </w:pPr>
      <w:del w:id="995" w:author="Екатерина Луткова" w:date="2016-04-20T13:01:00Z">
        <w:r w:rsidDel="00C42FE2">
          <w:rPr>
            <w:lang w:eastAsia="ru-RU"/>
          </w:rPr>
          <w:delText>Наименование;</w:delText>
        </w:r>
        <w:bookmarkStart w:id="996" w:name="_Toc451251793"/>
        <w:bookmarkEnd w:id="996"/>
      </w:del>
    </w:p>
    <w:p w14:paraId="5631EF62" w14:textId="2E390684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997" w:author="Екатерина Луткова" w:date="2016-04-20T13:01:00Z"/>
          <w:lang w:eastAsia="ru-RU"/>
        </w:rPr>
      </w:pPr>
      <w:del w:id="998" w:author="Екатерина Луткова" w:date="2016-04-20T13:01:00Z">
        <w:r w:rsidDel="00C42FE2">
          <w:rPr>
            <w:lang w:eastAsia="ru-RU"/>
          </w:rPr>
          <w:lastRenderedPageBreak/>
          <w:delText>Количество (по заявке);</w:delText>
        </w:r>
        <w:bookmarkStart w:id="999" w:name="_Toc451251794"/>
        <w:bookmarkEnd w:id="999"/>
      </w:del>
    </w:p>
    <w:p w14:paraId="54B973D1" w14:textId="4D433C4B" w:rsidR="00FB39AE" w:rsidDel="00C42FE2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00" w:author="Екатерина Луткова" w:date="2016-04-20T13:01:00Z"/>
          <w:lang w:eastAsia="ru-RU"/>
        </w:rPr>
      </w:pPr>
      <w:del w:id="1001" w:author="Екатерина Луткова" w:date="2016-04-20T13:01:00Z">
        <w:r w:rsidDel="00C42FE2">
          <w:rPr>
            <w:lang w:eastAsia="ru-RU"/>
          </w:rPr>
          <w:delText xml:space="preserve">Время – 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=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заг+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>в+</w:delText>
        </w:r>
        <w:r w:rsidDel="00C42FE2">
          <w:rPr>
            <w:lang w:val="en-US" w:eastAsia="ru-RU"/>
          </w:rPr>
          <w:delText>t</w:delText>
        </w:r>
        <w:r w:rsidDel="00C42FE2">
          <w:rPr>
            <w:lang w:eastAsia="ru-RU"/>
          </w:rPr>
          <w:delText xml:space="preserve">выгр (берется из технологической карты чертежа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4.5.2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 xml:space="preserve">). </w:delText>
        </w:r>
        <w:bookmarkStart w:id="1002" w:name="_Toc451251795"/>
        <w:bookmarkEnd w:id="1002"/>
      </w:del>
    </w:p>
    <w:p w14:paraId="699D045F" w14:textId="588E54A7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3" w:author="Екатерина Луткова" w:date="2016-04-20T13:01:00Z"/>
          <w:lang w:eastAsia="ru-RU"/>
        </w:rPr>
      </w:pPr>
      <w:del w:id="1004" w:author="Екатерина Луткова" w:date="2016-04-20T13:01:00Z">
        <w:r w:rsidDel="00C42FE2">
          <w:rPr>
            <w:lang w:eastAsia="ru-RU"/>
          </w:rPr>
          <w:delText xml:space="preserve">Группировка ведется по всем способам изготовления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4.3.4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  <w:bookmarkStart w:id="1005" w:name="_Toc451251796"/>
        <w:bookmarkEnd w:id="1005"/>
      </w:del>
    </w:p>
    <w:p w14:paraId="47BD9C7C" w14:textId="663ECF2E" w:rsidR="00FB39AE" w:rsidDel="00C42FE2" w:rsidRDefault="00FB39AE" w:rsidP="00FB39AE">
      <w:pPr>
        <w:pStyle w:val="a4"/>
        <w:spacing w:before="100" w:beforeAutospacing="1" w:after="100" w:afterAutospacing="1" w:line="360" w:lineRule="auto"/>
        <w:jc w:val="both"/>
        <w:rPr>
          <w:del w:id="1006" w:author="Екатерина Луткова" w:date="2016-04-20T13:01:00Z"/>
          <w:lang w:eastAsia="ru-RU"/>
        </w:rPr>
      </w:pPr>
      <w:del w:id="1007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008" w:author="Екатерина Луткова" w:date="2016-04-01T17:59:00Z">
        <w:r w:rsidDel="00495E8B">
          <w:rPr>
            <w:lang w:eastAsia="ru-RU"/>
          </w:rPr>
          <w:delText>на</w:delText>
        </w:r>
      </w:del>
      <w:del w:id="1009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  <w:bookmarkStart w:id="1010" w:name="_Toc451251797"/>
      <w:bookmarkEnd w:id="1010"/>
    </w:p>
    <w:p w14:paraId="043C2208" w14:textId="6567C612" w:rsidR="00836695" w:rsidRPr="00DC1026" w:rsidDel="005A4B34" w:rsidRDefault="00FB39AE">
      <w:pPr>
        <w:rPr>
          <w:del w:id="1011" w:author="Екатерина Луткова" w:date="2016-04-01T17:57:00Z"/>
          <w:lang w:eastAsia="ru-RU"/>
        </w:rPr>
        <w:pPrChange w:id="1012" w:author="Екатерина Луткова" w:date="2016-04-01T17:15:00Z">
          <w:pPr>
            <w:pStyle w:val="3"/>
            <w:ind w:firstLine="708"/>
          </w:pPr>
        </w:pPrChange>
      </w:pPr>
      <w:del w:id="1013" w:author="Екатерина Луткова" w:date="2016-04-20T13:01:00Z">
        <w:r w:rsidDel="00C42FE2">
          <w:rPr>
            <w:lang w:eastAsia="ru-RU"/>
          </w:rPr>
          <w:delText>4.4.8 Учет прямых затрат на заявку</w:delText>
        </w:r>
      </w:del>
      <w:bookmarkStart w:id="1014" w:name="_Toc451251798"/>
      <w:bookmarkEnd w:id="1014"/>
    </w:p>
    <w:p w14:paraId="5280B914" w14:textId="4367487C" w:rsidR="00FB39AE" w:rsidDel="005A4B34" w:rsidRDefault="00FB39AE" w:rsidP="00FB39AE">
      <w:pPr>
        <w:rPr>
          <w:del w:id="1015" w:author="Екатерина Луткова" w:date="2016-04-01T17:57:00Z"/>
          <w:lang w:eastAsia="ru-RU"/>
        </w:rPr>
      </w:pPr>
      <w:del w:id="1016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  <w:bookmarkStart w:id="1017" w:name="_Toc451251799"/>
      <w:bookmarkEnd w:id="1017"/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1018" w:author="Екатерина Луткова" w:date="2016-04-01T17:18:00Z"/>
          <w:lang w:eastAsia="ru-RU"/>
        </w:rPr>
      </w:pPr>
      <w:del w:id="1019" w:author="Екатерина Луткова" w:date="2016-04-01T17:18:00Z">
        <w:r w:rsidDel="00836695">
          <w:rPr>
            <w:lang w:eastAsia="ru-RU"/>
          </w:rPr>
          <w:delText>чертеж;</w:delText>
        </w:r>
        <w:bookmarkStart w:id="1020" w:name="_Toc451251800"/>
        <w:bookmarkEnd w:id="1020"/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1021" w:author="Екатерина Луткова" w:date="2016-04-01T17:18:00Z"/>
          <w:lang w:eastAsia="ru-RU"/>
        </w:rPr>
      </w:pPr>
      <w:del w:id="1022" w:author="Екатерина Луткова" w:date="2016-04-01T17:18:00Z">
        <w:r w:rsidDel="00836695">
          <w:rPr>
            <w:lang w:eastAsia="ru-RU"/>
          </w:rPr>
          <w:delText>группа;</w:delText>
        </w:r>
        <w:bookmarkStart w:id="1023" w:name="_Toc451251801"/>
        <w:bookmarkEnd w:id="1023"/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1024" w:author="Екатерина Луткова" w:date="2016-04-01T17:18:00Z"/>
          <w:lang w:eastAsia="ru-RU"/>
        </w:rPr>
      </w:pPr>
      <w:del w:id="1025" w:author="Екатерина Луткова" w:date="2016-04-01T17:18:00Z">
        <w:r w:rsidDel="00836695">
          <w:rPr>
            <w:lang w:eastAsia="ru-RU"/>
          </w:rPr>
          <w:delText>наименование;</w:delText>
        </w:r>
        <w:bookmarkStart w:id="1026" w:name="_Toc451251802"/>
        <w:bookmarkEnd w:id="1026"/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1027" w:author="Екатерина Луткова" w:date="2016-04-01T17:18:00Z"/>
          <w:lang w:eastAsia="ru-RU"/>
        </w:rPr>
      </w:pPr>
      <w:del w:id="1028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  <w:bookmarkStart w:id="1029" w:name="_Toc451251803"/>
        <w:bookmarkEnd w:id="1029"/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1030" w:author="Екатерина Луткова" w:date="2016-04-01T17:18:00Z"/>
        </w:rPr>
      </w:pPr>
      <w:del w:id="1031" w:author="Екатерина Луткова" w:date="2016-04-01T17:18:00Z">
        <w:r w:rsidDel="00836695">
          <w:delText>сырье и материалы (сумма);</w:delText>
        </w:r>
        <w:bookmarkStart w:id="1032" w:name="_Toc451251804"/>
        <w:bookmarkEnd w:id="1032"/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1033" w:author="Екатерина Луткова" w:date="2016-04-01T17:18:00Z"/>
        </w:rPr>
      </w:pPr>
      <w:del w:id="103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  <w:bookmarkStart w:id="1035" w:name="_Toc451251805"/>
        <w:bookmarkEnd w:id="1035"/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1036" w:author="Екатерина Луткова" w:date="2016-04-01T17:18:00Z"/>
        </w:rPr>
      </w:pPr>
      <w:del w:id="1037" w:author="Екатерина Луткова" w:date="2016-04-01T17:18:00Z">
        <w:r w:rsidDel="00836695">
          <w:delText>транспортные (сумма);</w:delText>
        </w:r>
        <w:bookmarkStart w:id="1038" w:name="_Toc451251806"/>
        <w:bookmarkEnd w:id="1038"/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1039" w:author="Екатерина Луткова" w:date="2016-04-01T17:18:00Z"/>
        </w:rPr>
      </w:pPr>
      <w:del w:id="1040" w:author="Екатерина Луткова" w:date="2016-04-01T17:18:00Z">
        <w:r w:rsidDel="00836695">
          <w:delText>электроэнергия для формовых(сумма);</w:delText>
        </w:r>
        <w:bookmarkStart w:id="1041" w:name="_Toc451251807"/>
        <w:bookmarkEnd w:id="1041"/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1042" w:author="Екатерина Луткова" w:date="2016-04-01T17:18:00Z"/>
        </w:rPr>
      </w:pPr>
      <w:del w:id="1043" w:author="Екатерина Луткова" w:date="2016-04-01T17:18:00Z">
        <w:r w:rsidDel="00836695">
          <w:delText>электроэнергия прочая(сумма);</w:delText>
        </w:r>
        <w:bookmarkStart w:id="1044" w:name="_Toc451251808"/>
        <w:bookmarkEnd w:id="1044"/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1045" w:author="Екатерина Луткова" w:date="2016-04-01T17:18:00Z"/>
          <w:lang w:eastAsia="ru-RU"/>
        </w:rPr>
      </w:pPr>
      <w:del w:id="1046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  <w:bookmarkStart w:id="1047" w:name="_Toc451251809"/>
        <w:bookmarkEnd w:id="1047"/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1048" w:author="Екатерина Луткова" w:date="2016-04-01T17:18:00Z"/>
          <w:lang w:eastAsia="ru-RU"/>
        </w:rPr>
      </w:pPr>
      <w:del w:id="1049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  <w:bookmarkStart w:id="1050" w:name="_Toc451251810"/>
        <w:bookmarkEnd w:id="1050"/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1051" w:author="Екатерина Луткова" w:date="2016-04-01T17:18:00Z"/>
          <w:lang w:eastAsia="ru-RU"/>
        </w:rPr>
      </w:pPr>
      <w:del w:id="1052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  <w:bookmarkStart w:id="1053" w:name="_Toc451251811"/>
        <w:bookmarkEnd w:id="1053"/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1054" w:author="Екатерина Луткова" w:date="2016-04-01T17:18:00Z"/>
        </w:rPr>
      </w:pPr>
      <w:del w:id="1055" w:author="Екатерина Луткова" w:date="2016-04-01T17:18:00Z">
        <w:r w:rsidDel="00836695">
          <w:delText>1. Подсчитывается разница между стоимостью всей заявки и прямыми затратами.</w:delText>
        </w:r>
        <w:bookmarkStart w:id="1056" w:name="_Toc451251812"/>
        <w:bookmarkEnd w:id="1056"/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1057" w:author="Екатерина Луткова" w:date="2016-04-01T17:18:00Z"/>
        </w:rPr>
      </w:pPr>
      <w:del w:id="1058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  <w:bookmarkStart w:id="1059" w:name="_Toc451251813"/>
        <w:bookmarkEnd w:id="1059"/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1060" w:author="Екатерина Луткова" w:date="2016-04-01T17:18:00Z"/>
        </w:rPr>
      </w:pPr>
      <w:del w:id="1061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  <w:bookmarkStart w:id="1062" w:name="_Toc451251814"/>
        <w:bookmarkEnd w:id="1062"/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1063" w:author="Екатерина Луткова" w:date="2016-04-01T17:18:00Z"/>
          <w:lang w:eastAsia="ru-RU"/>
        </w:rPr>
      </w:pPr>
      <w:del w:id="106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  <w:bookmarkStart w:id="1065" w:name="_Toc451251815"/>
        <w:bookmarkEnd w:id="1065"/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1066" w:author="Екатерина Луткова" w:date="2016-04-01T17:18:00Z"/>
          <w:lang w:eastAsia="ru-RU"/>
        </w:rPr>
      </w:pPr>
      <w:del w:id="1067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  <w:bookmarkStart w:id="1068" w:name="_Toc451251816"/>
        <w:bookmarkEnd w:id="1068"/>
      </w:del>
    </w:p>
    <w:p w14:paraId="62B2BAFC" w14:textId="6C560CCD" w:rsidR="001E1753" w:rsidDel="00C42FE2" w:rsidRDefault="00DC00B3" w:rsidP="001E1753">
      <w:pPr>
        <w:pStyle w:val="3"/>
        <w:ind w:firstLine="708"/>
        <w:rPr>
          <w:del w:id="1069" w:author="Екатерина Луткова" w:date="2016-04-20T13:01:00Z"/>
          <w:lang w:eastAsia="ru-RU"/>
        </w:rPr>
      </w:pPr>
      <w:del w:id="1070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del w:id="1071" w:author="Екатерина Луткова" w:date="2016-04-20T13:01:00Z">
        <w:r w:rsidR="001E1753" w:rsidDel="00C42FE2">
          <w:rPr>
            <w:lang w:eastAsia="ru-RU"/>
          </w:rPr>
          <w:delText>4.4.</w:delText>
        </w:r>
      </w:del>
      <w:del w:id="1072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del w:id="1073" w:author="Екатерина Луткова" w:date="2016-04-20T13:01:00Z">
        <w:r w:rsidR="001E1753" w:rsidDel="00C42FE2">
          <w:rPr>
            <w:lang w:eastAsia="ru-RU"/>
          </w:rPr>
          <w:delText xml:space="preserve"> Сводный отчет по номеру чертежа</w:delText>
        </w:r>
        <w:bookmarkStart w:id="1074" w:name="_Toc451251817"/>
        <w:bookmarkEnd w:id="1074"/>
      </w:del>
    </w:p>
    <w:p w14:paraId="3CF558E4" w14:textId="49C95009" w:rsidR="00910A02" w:rsidDel="00C42FE2" w:rsidRDefault="001E1753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del w:id="1075" w:author="Екатерина Луткова" w:date="2016-04-20T13:01:00Z"/>
          <w:lang w:eastAsia="ru-RU"/>
        </w:rPr>
        <w:pPrChange w:id="1076" w:author="Екатерина Луткова" w:date="2016-04-20T12:26:00Z">
          <w:pPr>
            <w:spacing w:before="100" w:beforeAutospacing="1" w:after="100" w:afterAutospacing="1" w:line="360" w:lineRule="auto"/>
            <w:jc w:val="both"/>
          </w:pPr>
        </w:pPrChange>
      </w:pPr>
      <w:del w:id="1077" w:author="Екатерина Луткова" w:date="2016-04-20T13:01:00Z">
        <w:r w:rsidDel="00C42FE2">
          <w:rPr>
            <w:lang w:eastAsia="ru-RU"/>
          </w:rPr>
          <w:delText>Данный отчет содержит следующую информацию по заявкам:</w:delText>
        </w:r>
        <w:bookmarkStart w:id="1078" w:name="_Toc451251818"/>
        <w:bookmarkEnd w:id="1078"/>
      </w:del>
    </w:p>
    <w:p w14:paraId="645A2956" w14:textId="70FEECB5" w:rsidR="00910A02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79" w:author="Екатерина Луткова" w:date="2016-04-20T13:01:00Z"/>
          <w:lang w:eastAsia="ru-RU"/>
        </w:rPr>
        <w:pPrChange w:id="1080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1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bookmarkStart w:id="1082" w:name="_Toc451251819"/>
      <w:bookmarkEnd w:id="1082"/>
    </w:p>
    <w:p w14:paraId="1DCA8BC5" w14:textId="7ECBD4E9" w:rsidR="001E1753" w:rsidDel="00C42FE2" w:rsidRDefault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del w:id="1083" w:author="Екатерина Луткова" w:date="2016-04-20T13:01:00Z"/>
          <w:lang w:eastAsia="ru-RU"/>
        </w:rPr>
        <w:pPrChange w:id="1084" w:author="Екатерина Луткова" w:date="2016-04-20T12:26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del w:id="1085" w:author="Екатерина Луткова" w:date="2016-04-20T13:01:00Z">
        <w:r w:rsidDel="00C42FE2">
          <w:rPr>
            <w:lang w:eastAsia="ru-RU"/>
          </w:rPr>
          <w:delText>Дата составления заявки;</w:delText>
        </w:r>
        <w:bookmarkStart w:id="1086" w:name="_Toc451251820"/>
        <w:bookmarkEnd w:id="1086"/>
      </w:del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87" w:author="Екатерина Луткова" w:date="2016-04-01T17:00:00Z"/>
          <w:lang w:eastAsia="ru-RU"/>
        </w:rPr>
      </w:pPr>
      <w:del w:id="1088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  <w:bookmarkStart w:id="1089" w:name="_Toc451251821"/>
        <w:bookmarkEnd w:id="1089"/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90" w:author="Екатерина Луткова" w:date="2016-04-01T17:00:00Z"/>
          <w:lang w:eastAsia="ru-RU"/>
        </w:rPr>
      </w:pPr>
      <w:del w:id="1091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  <w:bookmarkStart w:id="1092" w:name="_Toc451251822"/>
        <w:bookmarkEnd w:id="1092"/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1093" w:author="Екатерина Луткова" w:date="2016-04-01T17:00:00Z"/>
          <w:lang w:eastAsia="ru-RU"/>
        </w:rPr>
      </w:pPr>
      <w:del w:id="1094" w:author="Екатерина Луткова" w:date="2016-04-01T17:00:00Z">
        <w:r w:rsidDel="00910A02">
          <w:rPr>
            <w:lang w:eastAsia="ru-RU"/>
          </w:rPr>
          <w:lastRenderedPageBreak/>
          <w:delText>Заказчик.</w:delText>
        </w:r>
        <w:bookmarkStart w:id="1095" w:name="_Toc451251823"/>
        <w:bookmarkEnd w:id="1095"/>
      </w:del>
    </w:p>
    <w:p w14:paraId="66A19092" w14:textId="6CB3E3E8" w:rsidR="001E1753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6" w:author="Екатерина Луткова" w:date="2016-04-20T13:01:00Z"/>
          <w:lang w:eastAsia="ru-RU"/>
        </w:rPr>
      </w:pPr>
      <w:del w:id="1097" w:author="Екатерина Луткова" w:date="2016-04-20T13:01:00Z">
        <w:r w:rsidDel="00C42FE2">
          <w:rPr>
            <w:lang w:eastAsia="ru-RU"/>
          </w:rPr>
          <w:delText>Группировка ведется по номеру чертежа.</w:delText>
        </w:r>
        <w:bookmarkStart w:id="1098" w:name="_Toc451251824"/>
        <w:bookmarkEnd w:id="1098"/>
      </w:del>
    </w:p>
    <w:p w14:paraId="5F340D93" w14:textId="0DCB8315" w:rsidR="00FB39AE" w:rsidRPr="00FB39AE" w:rsidDel="00C42FE2" w:rsidRDefault="001E1753" w:rsidP="001E1753">
      <w:pPr>
        <w:pStyle w:val="a4"/>
        <w:spacing w:before="100" w:beforeAutospacing="1" w:after="100" w:afterAutospacing="1" w:line="360" w:lineRule="auto"/>
        <w:jc w:val="both"/>
        <w:rPr>
          <w:del w:id="1099" w:author="Екатерина Луткова" w:date="2016-04-20T13:01:00Z"/>
          <w:lang w:eastAsia="ru-RU"/>
        </w:rPr>
      </w:pPr>
      <w:del w:id="1100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101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  <w:bookmarkStart w:id="1102" w:name="_Toc451251825"/>
      <w:bookmarkEnd w:id="1102"/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103" w:name="_Toc451251826"/>
      <w:r>
        <w:rPr>
          <w:lang w:eastAsia="ru-RU"/>
        </w:rPr>
        <w:t>Подготовка производства. Модуль «Чертежи»</w:t>
      </w:r>
      <w:bookmarkEnd w:id="1103"/>
    </w:p>
    <w:p w14:paraId="067F189A" w14:textId="50E65D5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04" w:author="Екатерина Луткова" w:date="2016-04-12T10:53:00Z"/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30970D4C" w14:textId="215E67F4" w:rsidR="00507E59" w:rsidRDefault="00507E5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05" w:author="Екатерина Луткова" w:date="2016-04-12T10:54:00Z">
        <w:r>
          <w:rPr>
            <w:lang w:eastAsia="ru-RU"/>
          </w:rPr>
          <w:t>Все имеющиеся чертежи открываются нажатием кнопки «Реестр». Здесь выводятся последние 15 заведенных чертежей</w:t>
        </w:r>
      </w:ins>
      <w:ins w:id="1106" w:author="Екатерина Луткова" w:date="2016-04-12T10:55:00Z">
        <w:r>
          <w:rPr>
            <w:lang w:eastAsia="ru-RU"/>
          </w:rPr>
          <w:t>.</w:t>
        </w:r>
      </w:ins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1107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1108" w:author="Екатерина Луткова" w:date="2016-04-01T16:47:00Z"/>
          <w:noProof/>
          <w:lang w:eastAsia="ru-RU"/>
        </w:rPr>
        <w:pPrChange w:id="1109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10" w:author="Екатерина Луткова" w:date="2016-04-01T16:07:00Z">
        <w:r>
          <w:rPr>
            <w:noProof/>
            <w:lang w:eastAsia="ru-RU"/>
          </w:rPr>
          <w:t xml:space="preserve">Добавить поле </w:t>
        </w:r>
      </w:ins>
      <w:ins w:id="1111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1112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1113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1114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1115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5F308141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16" w:author="Екатерина Луткова" w:date="2016-04-01T16:50:00Z"/>
          <w:lang w:eastAsia="ru-RU"/>
        </w:rPr>
      </w:pPr>
      <w:r>
        <w:rPr>
          <w:lang w:eastAsia="ru-RU"/>
        </w:rPr>
        <w:t>Поля: группа</w:t>
      </w:r>
      <w:ins w:id="1117" w:author="Екатерина Луткова" w:date="2016-04-12T10:55:00Z">
        <w:r w:rsidR="00507E59">
          <w:rPr>
            <w:lang w:eastAsia="ru-RU"/>
          </w:rPr>
          <w:t xml:space="preserve"> (</w:t>
        </w:r>
      </w:ins>
      <w:ins w:id="1118" w:author="Екатерина Луткова" w:date="2016-04-21T11:19:00Z">
        <w:r w:rsidR="00F15C23">
          <w:rPr>
            <w:lang w:eastAsia="ru-RU"/>
          </w:rPr>
          <w:t xml:space="preserve">группа выбирается из справочника </w:t>
        </w:r>
      </w:ins>
      <w:ins w:id="1119" w:author="Екатерина Луткова" w:date="2016-04-21T11:20:00Z">
        <w:r w:rsidR="00F15C23">
          <w:rPr>
            <w:lang w:eastAsia="ru-RU"/>
          </w:rPr>
          <w:t xml:space="preserve">«Группы» - это буквенная часть номера чертежа. В справочнике «Оснастка» ее не используем. В чертеж группу подтягиваем из справочника </w:t>
        </w:r>
      </w:ins>
      <w:ins w:id="1120" w:author="Екатерина Луткова" w:date="2016-04-21T11:21:00Z">
        <w:r w:rsidR="00F15C23">
          <w:rPr>
            <w:lang w:eastAsia="ru-RU"/>
          </w:rPr>
          <w:t>«Группы»</w:t>
        </w:r>
      </w:ins>
      <w:ins w:id="1121" w:author="Екатерина Луткова" w:date="2016-04-12T10:56:00Z">
        <w:r w:rsidR="00507E59">
          <w:rPr>
            <w:lang w:eastAsia="ru-RU"/>
          </w:rPr>
          <w:t>)</w:t>
        </w:r>
      </w:ins>
      <w:r>
        <w:rPr>
          <w:lang w:eastAsia="ru-RU"/>
        </w:rPr>
        <w:t>, наименование детали, доп. информация, материал по паспорту, материал, единицы измерения, код</w:t>
      </w:r>
      <w:ins w:id="1122" w:author="Екатерина Луткова" w:date="2016-04-12T10:56:00Z">
        <w:r w:rsidR="00507E59">
          <w:rPr>
            <w:lang w:eastAsia="ru-RU"/>
          </w:rPr>
          <w:t xml:space="preserve"> (единицы измерения и код хранятся в справочнике </w:t>
        </w:r>
      </w:ins>
      <w:ins w:id="1123" w:author="Екатерина Луткова" w:date="2016-04-12T10:57:00Z">
        <w:r w:rsidR="00507E59">
          <w:rPr>
            <w:lang w:eastAsia="ru-RU"/>
          </w:rPr>
          <w:t>«Единицы измерения»</w:t>
        </w:r>
      </w:ins>
      <w:ins w:id="1124" w:author="Екатерина Луткова" w:date="2016-04-12T10:58:00Z">
        <w:r w:rsidR="00507E59">
          <w:rPr>
            <w:lang w:eastAsia="ru-RU"/>
          </w:rPr>
          <w:t>, можно сделать так – выбрав единицы измерения, код будет подтягиваться автоматически из того же справочника)</w:t>
        </w:r>
      </w:ins>
      <w:r>
        <w:rPr>
          <w:lang w:eastAsia="ru-RU"/>
        </w:rPr>
        <w:t>, оснастка</w:t>
      </w:r>
      <w:ins w:id="1125" w:author="Екатерина Луткова" w:date="2016-04-12T10:59:00Z">
        <w:r w:rsidR="00507E59">
          <w:rPr>
            <w:lang w:eastAsia="ru-RU"/>
          </w:rPr>
          <w:t xml:space="preserve"> (</w:t>
        </w:r>
      </w:ins>
      <w:ins w:id="1126" w:author="Екатерина Луткова" w:date="2016-04-12T11:01:00Z">
        <w:r w:rsidR="00507E59">
          <w:rPr>
            <w:lang w:eastAsia="ru-RU"/>
          </w:rPr>
          <w:t>следует исключить «чертеж» из справочника «</w:t>
        </w:r>
      </w:ins>
      <w:ins w:id="1127" w:author="Екатерина Луткова" w:date="2016-04-12T11:02:00Z">
        <w:r w:rsidR="00507E59">
          <w:rPr>
            <w:lang w:eastAsia="ru-RU"/>
          </w:rPr>
          <w:t>Оснастка</w:t>
        </w:r>
      </w:ins>
      <w:ins w:id="1128" w:author="Екатерина Луткова" w:date="2016-04-12T11:01:00Z">
        <w:r w:rsidR="00507E59">
          <w:rPr>
            <w:lang w:eastAsia="ru-RU"/>
          </w:rPr>
          <w:t>»</w:t>
        </w:r>
      </w:ins>
      <w:ins w:id="1129" w:author="Екатерина Луткова" w:date="2016-04-12T11:02:00Z">
        <w:r w:rsidR="00507E59">
          <w:rPr>
            <w:lang w:eastAsia="ru-RU"/>
          </w:rPr>
          <w:t>, так как может быть использование одной оснастки на несколько чертежей, тогда здесь просто для каждого чертежа будем выбирать осна</w:t>
        </w:r>
      </w:ins>
      <w:ins w:id="1130" w:author="Екатерина Луткова" w:date="2016-04-12T11:03:00Z">
        <w:r w:rsidR="00507E59">
          <w:rPr>
            <w:lang w:eastAsia="ru-RU"/>
          </w:rPr>
          <w:t>с</w:t>
        </w:r>
      </w:ins>
      <w:ins w:id="1131" w:author="Екатерина Луткова" w:date="2016-04-12T11:02:00Z">
        <w:r w:rsidR="00507E59">
          <w:rPr>
            <w:lang w:eastAsia="ru-RU"/>
          </w:rPr>
          <w:t>тку</w:t>
        </w:r>
      </w:ins>
      <w:ins w:id="1132" w:author="Екатерина Луткова" w:date="2016-04-12T10:59:00Z">
        <w:r w:rsidR="00507E59">
          <w:rPr>
            <w:lang w:eastAsia="ru-RU"/>
          </w:rPr>
          <w:t>)</w:t>
        </w:r>
      </w:ins>
      <w:r>
        <w:rPr>
          <w:lang w:eastAsia="ru-RU"/>
        </w:rPr>
        <w:t>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ins w:id="1133" w:author="Екатерина Луткова" w:date="2016-04-12T11:06:00Z">
        <w:r w:rsidR="00A46F39">
          <w:rPr>
            <w:lang w:eastAsia="ru-RU"/>
          </w:rPr>
          <w:t xml:space="preserve"> (цена по чертежу-это договорная цена, ее выставляет заказчик или же назначает начальник производства, поэтому вводится вручную)</w:t>
        </w:r>
      </w:ins>
      <w:ins w:id="1134" w:author="Екатерина Луткова" w:date="2016-04-12T11:04:00Z">
        <w:r w:rsidR="00A46F39">
          <w:rPr>
            <w:lang w:eastAsia="ru-RU"/>
          </w:rPr>
          <w:t xml:space="preserve"> – при изменении этих данных</w:t>
        </w:r>
      </w:ins>
      <w:ins w:id="1135" w:author="Екатерина Луткова" w:date="2016-04-12T11:07:00Z">
        <w:r w:rsidR="00A46F39">
          <w:rPr>
            <w:lang w:eastAsia="ru-RU"/>
          </w:rPr>
          <w:t xml:space="preserve"> (наличие оснастки, количество форм, гнездность)</w:t>
        </w:r>
      </w:ins>
      <w:ins w:id="1136" w:author="Екатерина Луткова" w:date="2016-04-12T11:04:00Z">
        <w:r w:rsidR="00A46F39">
          <w:rPr>
            <w:lang w:eastAsia="ru-RU"/>
          </w:rPr>
          <w:t xml:space="preserve"> в справочнике «Оснастка» в чертежах они меняются автоматически</w:t>
        </w:r>
      </w:ins>
      <w:ins w:id="1137" w:author="Екатерина Луткова" w:date="2016-04-13T09:46:00Z">
        <w:r w:rsidR="00BC640B">
          <w:rPr>
            <w:lang w:eastAsia="ru-RU"/>
          </w:rPr>
          <w:t>.</w:t>
        </w:r>
      </w:ins>
      <w:del w:id="1138" w:author="Екатерина Луткова" w:date="2016-04-12T11:04:00Z">
        <w:r w:rsidDel="00A46F39">
          <w:rPr>
            <w:lang w:eastAsia="ru-RU"/>
          </w:rPr>
          <w:delText>.</w:delText>
        </w:r>
      </w:del>
    </w:p>
    <w:p w14:paraId="0C254C82" w14:textId="4C97E5B6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39" w:author="Екатерина Луткова" w:date="2016-04-01T16:52:00Z">
        <w:r>
          <w:rPr>
            <w:lang w:eastAsia="ru-RU"/>
          </w:rPr>
          <w:lastRenderedPageBreak/>
          <w:t>!!!</w:t>
        </w:r>
      </w:ins>
      <w:ins w:id="1140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1141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1142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1143" w:author="Екатерина Луткова" w:date="2016-04-01T16:51:00Z">
        <w:r>
          <w:rPr>
            <w:lang w:eastAsia="ru-RU"/>
          </w:rPr>
          <w:t>«</w:t>
        </w:r>
      </w:ins>
      <w:ins w:id="1144" w:author="Екатерина Луткова" w:date="2016-04-01T16:52:00Z">
        <w:r>
          <w:rPr>
            <w:lang w:eastAsia="ru-RU"/>
          </w:rPr>
          <w:t>Материалы</w:t>
        </w:r>
      </w:ins>
      <w:ins w:id="1145" w:author="Екатерина Луткова" w:date="2016-04-01T16:51:00Z">
        <w:r>
          <w:rPr>
            <w:lang w:eastAsia="ru-RU"/>
          </w:rPr>
          <w:t>»</w:t>
        </w:r>
      </w:ins>
      <w:ins w:id="1146" w:author="Екатерина Луткова" w:date="2016-04-01T16:52:00Z">
        <w:r>
          <w:rPr>
            <w:lang w:eastAsia="ru-RU"/>
          </w:rPr>
          <w:t>.</w:t>
        </w:r>
      </w:ins>
      <w:ins w:id="1147" w:author="Екатерина Луткова" w:date="2016-04-12T11:06:00Z">
        <w:r w:rsidR="00A46F39">
          <w:rPr>
            <w:lang w:eastAsia="ru-RU"/>
          </w:rPr>
          <w:t xml:space="preserve"> </w:t>
        </w:r>
      </w:ins>
      <w:ins w:id="1148" w:author="Екатерина Луткова" w:date="2016-04-12T11:07:00Z">
        <w:r w:rsidR="00A46F39">
          <w:rPr>
            <w:lang w:eastAsia="ru-RU"/>
          </w:rPr>
          <w:t xml:space="preserve">При изменении цены материала </w:t>
        </w:r>
      </w:ins>
      <w:ins w:id="1149" w:author="Екатерина Луткова" w:date="2016-04-12T11:09:00Z">
        <w:r w:rsidR="00A46F39">
          <w:rPr>
            <w:lang w:eastAsia="ru-RU"/>
          </w:rPr>
          <w:t xml:space="preserve">в справочнике – цена материала меняется в чертежах. </w:t>
        </w:r>
      </w:ins>
      <w:ins w:id="1150" w:author="Екатерина Луткова" w:date="2016-04-12T11:10:00Z">
        <w:r w:rsidR="00A46F39">
          <w:rPr>
            <w:lang w:eastAsia="ru-RU"/>
          </w:rPr>
          <w:t>Вручную не меняется, так как при необходимости – меняется в справочнике «Материалы».</w:t>
        </w:r>
      </w:ins>
    </w:p>
    <w:p w14:paraId="05DB3DFC" w14:textId="28E517EC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  <w:ins w:id="1151" w:author="Екатерина Луткова" w:date="2016-04-12T11:11:00Z">
        <w:r w:rsidR="00A46F39">
          <w:rPr>
            <w:lang w:eastAsia="ru-RU"/>
          </w:rPr>
          <w:t xml:space="preserve"> Берется автоматически после подсчета, но может меняться вручную </w:t>
        </w:r>
        <w:r w:rsidR="000704E2">
          <w:rPr>
            <w:lang w:eastAsia="ru-RU"/>
          </w:rPr>
          <w:t>экономистом (бывает возникает та</w:t>
        </w:r>
        <w:r w:rsidR="00A46F39">
          <w:rPr>
            <w:lang w:eastAsia="ru-RU"/>
          </w:rPr>
          <w:t>кая необходимость)</w:t>
        </w:r>
      </w:ins>
      <w:ins w:id="1152" w:author="Екатерина Луткова" w:date="2016-04-12T11:28:00Z">
        <w:r w:rsidR="000704E2">
          <w:rPr>
            <w:lang w:eastAsia="ru-RU"/>
          </w:rPr>
          <w:t>.</w:t>
        </w:r>
      </w:ins>
    </w:p>
    <w:p w14:paraId="46E5A977" w14:textId="05A31D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  <w:ins w:id="1153" w:author="Екатерина Луткова" w:date="2016-04-12T11:29:00Z">
        <w:r w:rsidR="000704E2">
          <w:rPr>
            <w:lang w:eastAsia="ru-RU"/>
          </w:rPr>
          <w:t xml:space="preserve"> Храним только рассчитанное значение массы.</w:t>
        </w:r>
      </w:ins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1AA435F2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  <w:ins w:id="1154" w:author="Екатерина Луткова" w:date="2016-04-12T11:30:00Z">
        <w:r w:rsidR="000704E2">
          <w:rPr>
            <w:lang w:eastAsia="ru-RU"/>
          </w:rPr>
          <w:t xml:space="preserve"> </w:t>
        </w:r>
      </w:ins>
      <w:ins w:id="1155" w:author="Екатерина Луткова" w:date="2016-04-12T11:31:00Z">
        <w:r w:rsidR="009F1258">
          <w:rPr>
            <w:lang w:eastAsia="ru-RU"/>
          </w:rPr>
          <w:t>П</w:t>
        </w:r>
      </w:ins>
      <w:ins w:id="1156" w:author="Екатерина Луткова" w:date="2016-04-12T11:30:00Z">
        <w:r w:rsidR="000704E2">
          <w:rPr>
            <w:lang w:eastAsia="ru-RU"/>
          </w:rPr>
          <w:t>ри клике в поле «</w:t>
        </w:r>
      </w:ins>
      <w:ins w:id="1157" w:author="Екатерина Луткова" w:date="2016-04-12T11:31:00Z">
        <w:r w:rsidR="000704E2">
          <w:rPr>
            <w:lang w:eastAsia="ru-RU"/>
          </w:rPr>
          <w:t>Размеры</w:t>
        </w:r>
      </w:ins>
      <w:ins w:id="1158" w:author="Екатерина Луткова" w:date="2016-04-12T11:30:00Z">
        <w:r w:rsidR="000704E2">
          <w:rPr>
            <w:lang w:eastAsia="ru-RU"/>
          </w:rPr>
          <w:t>»</w:t>
        </w:r>
      </w:ins>
      <w:ins w:id="1159" w:author="Екатерина Луткова" w:date="2016-04-12T11:31:00Z">
        <w:r w:rsidR="000704E2">
          <w:rPr>
            <w:lang w:eastAsia="ru-RU"/>
          </w:rPr>
          <w:t xml:space="preserve"> появится окно с их заданием (сделано для компактности таблицы) -</w:t>
        </w:r>
      </w:ins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50726F2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</w:t>
      </w:r>
      <w:ins w:id="1160" w:author="Екатерина Луткова" w:date="2016-04-12T11:34:00Z">
        <w:r w:rsidR="009F1258">
          <w:rPr>
            <w:lang w:eastAsia="ru-RU"/>
          </w:rPr>
          <w:t xml:space="preserve"> Да, загружается сам чертеж (картинка).</w:t>
        </w:r>
      </w:ins>
      <w:r>
        <w:rPr>
          <w:lang w:eastAsia="ru-RU"/>
        </w:rPr>
        <w:t xml:space="preserve">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1" w:name="_Toc451251827"/>
      <w:r>
        <w:rPr>
          <w:lang w:eastAsia="ru-RU"/>
        </w:rPr>
        <w:lastRenderedPageBreak/>
        <w:t>Расчет массы</w:t>
      </w:r>
      <w:bookmarkEnd w:id="1161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1162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1163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164" w:name="_Toc451251828"/>
      <w:r>
        <w:rPr>
          <w:lang w:eastAsia="ru-RU"/>
        </w:rPr>
        <w:lastRenderedPageBreak/>
        <w:t>Технологическая карта</w:t>
      </w:r>
      <w:bookmarkEnd w:id="1164"/>
    </w:p>
    <w:p w14:paraId="7A969744" w14:textId="1A1D6026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  <w:ins w:id="1165" w:author="Екатерина Луткова" w:date="2016-04-21T11:21:00Z">
        <w:r w:rsidR="00F15C23">
          <w:rPr>
            <w:lang w:eastAsia="ru-RU"/>
          </w:rPr>
          <w:t xml:space="preserve"> Технологическая карта у чертежа только одна.</w:t>
        </w:r>
      </w:ins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3164397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  <w:ins w:id="1166" w:author="Екатерина Луткова" w:date="2016-04-21T11:22:00Z">
        <w:r w:rsidR="00F15C23">
          <w:rPr>
            <w:lang w:eastAsia="ru-RU"/>
          </w:rPr>
          <w:t xml:space="preserve"> Наименование – это наименование детали, </w:t>
        </w:r>
      </w:ins>
      <w:ins w:id="1167" w:author="Екатерина Луткова" w:date="2016-04-21T11:23:00Z">
        <w:r w:rsidR="00F15C23">
          <w:rPr>
            <w:lang w:eastAsia="ru-RU"/>
          </w:rPr>
          <w:t>№ детали – это чертеж (его номер, например, 320.345).</w:t>
        </w:r>
      </w:ins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168" w:author="Екатерина Луткова" w:date="2016-04-21T11:24:00Z"/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6CFE9E04" w14:textId="57AC4D8B" w:rsidR="00F15C2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69" w:author="Екатерина Луткова" w:date="2016-04-21T11:24:00Z">
        <w:r>
          <w:rPr>
            <w:lang w:eastAsia="ru-RU"/>
          </w:rPr>
          <w:t>Оснастка подтягивается из чертежа, так же как количество форм, гнездность и выход партии. Вручную оснастка не выбирается.</w:t>
        </w:r>
      </w:ins>
      <w:ins w:id="1170" w:author="Екатерина Луткова" w:date="2016-04-21T11:25:00Z">
        <w:r>
          <w:rPr>
            <w:lang w:eastAsia="ru-RU"/>
          </w:rPr>
          <w:t xml:space="preserve"> Оснастка для каждого чертежа одна.</w:t>
        </w:r>
      </w:ins>
    </w:p>
    <w:p w14:paraId="77FF51FC" w14:textId="19705FCB" w:rsidR="00DD7803" w:rsidRDefault="00F15C2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171" w:author="Екатерина Луткова" w:date="2016-04-21T11:26:00Z">
        <w:r>
          <w:rPr>
            <w:lang w:eastAsia="ru-RU"/>
          </w:rPr>
          <w:t>Марка материала не выбирается из справочника, а з</w:t>
        </w:r>
      </w:ins>
      <w:ins w:id="1172" w:author="Екатерина Луткова" w:date="2016-04-21T11:27:00Z">
        <w:r>
          <w:rPr>
            <w:lang w:eastAsia="ru-RU"/>
          </w:rPr>
          <w:t>а</w:t>
        </w:r>
      </w:ins>
      <w:ins w:id="1173" w:author="Екатерина Луткова" w:date="2016-04-21T11:26:00Z">
        <w:r>
          <w:rPr>
            <w:lang w:eastAsia="ru-RU"/>
          </w:rPr>
          <w:t xml:space="preserve">полняется автоматически из чертежа. </w:t>
        </w:r>
      </w:ins>
      <w:ins w:id="1174" w:author="Екатерина Луткова" w:date="2016-04-21T11:27:00Z">
        <w:r w:rsidR="00A16D0D">
          <w:rPr>
            <w:lang w:eastAsia="ru-RU"/>
          </w:rPr>
          <w:t xml:space="preserve">Здесь обозначения: Марка материала по чертежу – материал по паспорту в чертеже, Марка материала </w:t>
        </w:r>
      </w:ins>
      <w:ins w:id="1175" w:author="Екатерина Луткова" w:date="2016-04-21T11:28:00Z">
        <w:r w:rsidR="00A16D0D">
          <w:rPr>
            <w:lang w:eastAsia="ru-RU"/>
          </w:rPr>
          <w:t>фактическая -</w:t>
        </w:r>
      </w:ins>
      <w:ins w:id="1176" w:author="Екатерина Луткова" w:date="2016-04-21T11:27:00Z">
        <w:r w:rsidR="00A16D0D">
          <w:rPr>
            <w:lang w:eastAsia="ru-RU"/>
          </w:rPr>
          <w:t xml:space="preserve"> материал из </w:t>
        </w:r>
      </w:ins>
      <w:ins w:id="1177" w:author="Екатерина Луткова" w:date="2016-04-21T11:28:00Z">
        <w:r w:rsidR="00A16D0D">
          <w:rPr>
            <w:lang w:eastAsia="ru-RU"/>
          </w:rPr>
          <w:t xml:space="preserve">чертежа. В соответствии с этим </w:t>
        </w:r>
      </w:ins>
      <w:ins w:id="1178" w:author="Екатерина Луткова" w:date="2016-04-21T11:29:00Z">
        <w:r w:rsidR="00A16D0D">
          <w:rPr>
            <w:lang w:eastAsia="ru-RU"/>
          </w:rPr>
          <w:t xml:space="preserve">материалами автоматически </w:t>
        </w:r>
      </w:ins>
      <w:ins w:id="1179" w:author="Екатерина Луткова" w:date="2016-04-21T11:28:00Z">
        <w:r w:rsidR="00A16D0D">
          <w:rPr>
            <w:lang w:eastAsia="ru-RU"/>
          </w:rPr>
          <w:t>проставляется ТУ (ГОСТ) – они хранятся в справочнике «Материалы»</w:t>
        </w:r>
      </w:ins>
      <w:ins w:id="1180" w:author="Екатерина Луткова" w:date="2016-04-21T11:29:00Z">
        <w:r w:rsidR="00A16D0D">
          <w:rPr>
            <w:lang w:eastAsia="ru-RU"/>
          </w:rPr>
          <w:t>.</w:t>
        </w:r>
      </w:ins>
    </w:p>
    <w:p w14:paraId="18F93A7E" w14:textId="46DE7C0B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 xml:space="preserve">. </w:t>
      </w:r>
      <w:ins w:id="1181" w:author="Екатерина Луткова" w:date="2016-04-21T11:30:00Z">
        <w:r w:rsidR="00A16D0D">
          <w:rPr>
            <w:lang w:eastAsia="ru-RU"/>
          </w:rPr>
          <w:t xml:space="preserve">Масса не зависит от материала, рассчитанная масса по чертежу поменяется, если будут изменения в </w:t>
        </w:r>
        <w:proofErr w:type="spellStart"/>
        <w:r w:rsidR="00A16D0D">
          <w:rPr>
            <w:lang w:eastAsia="ru-RU"/>
          </w:rPr>
          <w:t>чертеже.</w:t>
        </w:r>
      </w:ins>
      <w:r>
        <w:rPr>
          <w:lang w:eastAsia="ru-RU"/>
        </w:rPr>
        <w:t>Масса</w:t>
      </w:r>
      <w:proofErr w:type="spellEnd"/>
      <w:r>
        <w:rPr>
          <w:lang w:eastAsia="ru-RU"/>
        </w:rPr>
        <w:t xml:space="preserve"> фактическая заносится вручную после изготовления и дальнейшего взвешивания.</w:t>
      </w:r>
      <w:ins w:id="1182" w:author="Екатерина Луткова" w:date="2016-04-21T11:29:00Z">
        <w:r w:rsidR="00A16D0D">
          <w:rPr>
            <w:lang w:eastAsia="ru-RU"/>
          </w:rPr>
          <w:t xml:space="preserve"> </w:t>
        </w:r>
      </w:ins>
      <w:ins w:id="1183" w:author="Екатерина Луткова" w:date="2016-04-21T11:30:00Z">
        <w:r w:rsidR="00A16D0D">
          <w:rPr>
            <w:lang w:eastAsia="ru-RU"/>
          </w:rPr>
          <w:t xml:space="preserve"> </w:t>
        </w:r>
      </w:ins>
    </w:p>
    <w:p w14:paraId="2C45B6B0" w14:textId="05F792C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  <w:ins w:id="1184" w:author="Екатерина Луткова" w:date="2016-04-21T11:31:00Z">
        <w:r w:rsidR="00A16D0D">
          <w:rPr>
            <w:lang w:eastAsia="ru-RU"/>
          </w:rPr>
          <w:t xml:space="preserve"> </w:t>
        </w:r>
      </w:ins>
      <w:ins w:id="1185" w:author="Екатерина Луткова" w:date="2016-04-21T11:32:00Z">
        <w:r w:rsidR="00A16D0D">
          <w:rPr>
            <w:lang w:eastAsia="ru-RU"/>
          </w:rPr>
          <w:t>Да, все указанные процессы в скриншоте должны выводиться автоматически, но должна быть возможность их изменения, добавления, удаления при необходимости</w:t>
        </w:r>
      </w:ins>
      <w:ins w:id="1186" w:author="Екатерина Луткова" w:date="2016-04-21T11:34:00Z">
        <w:r w:rsidR="00A16D0D">
          <w:rPr>
            <w:lang w:eastAsia="ru-RU"/>
          </w:rPr>
          <w:t xml:space="preserve"> (процессы могут быть добавлены в любое место, не только в конец списка </w:t>
        </w:r>
      </w:ins>
      <w:ins w:id="1187" w:author="Екатерина Луткова" w:date="2016-04-21T11:35:00Z">
        <w:r w:rsidR="00A16D0D">
          <w:rPr>
            <w:lang w:eastAsia="ru-RU"/>
          </w:rPr>
          <w:t>–</w:t>
        </w:r>
      </w:ins>
      <w:ins w:id="1188" w:author="Екатерина Луткова" w:date="2016-04-21T11:34:00Z">
        <w:r w:rsidR="00A16D0D">
          <w:rPr>
            <w:lang w:eastAsia="ru-RU"/>
          </w:rPr>
          <w:t xml:space="preserve"> исходя </w:t>
        </w:r>
      </w:ins>
      <w:ins w:id="1189" w:author="Екатерина Луткова" w:date="2016-04-21T11:35:00Z">
        <w:r w:rsidR="00A16D0D">
          <w:rPr>
            <w:lang w:eastAsia="ru-RU"/>
          </w:rPr>
          <w:t>из технологического процесса</w:t>
        </w:r>
      </w:ins>
      <w:ins w:id="1190" w:author="Екатерина Луткова" w:date="2016-04-21T11:34:00Z">
        <w:r w:rsidR="00A16D0D">
          <w:rPr>
            <w:lang w:eastAsia="ru-RU"/>
          </w:rPr>
          <w:t>)</w:t>
        </w:r>
      </w:ins>
      <w:ins w:id="1191" w:author="Екатерина Луткова" w:date="2016-04-21T11:32:00Z">
        <w:r w:rsidR="00A16D0D">
          <w:rPr>
            <w:lang w:eastAsia="ru-RU"/>
          </w:rPr>
          <w:t>.</w:t>
        </w:r>
      </w:ins>
      <w:ins w:id="1192" w:author="Екатерина Луткова" w:date="2016-04-21T11:33:00Z">
        <w:r w:rsidR="00A16D0D">
          <w:rPr>
            <w:lang w:eastAsia="ru-RU"/>
          </w:rPr>
          <w:t xml:space="preserve"> Все поля текстовые, вводятся вручную технологом при необходимости внесения изменений.</w:t>
        </w:r>
      </w:ins>
    </w:p>
    <w:p w14:paraId="132E9CC4" w14:textId="5C036A13" w:rsidR="003E79F3" w:rsidRPr="00B41ECE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del w:id="1193" w:author="Екатерина Луткова" w:date="2016-04-21T11:34:00Z">
        <w:r w:rsidDel="00A16D0D">
          <w:rPr>
            <w:lang w:eastAsia="ru-RU"/>
          </w:rPr>
          <w:delText>В разделе «Нормирование времени» предусмотреть внесение вручную процессов (строки 3-4)</w:delText>
        </w:r>
      </w:del>
      <w:ins w:id="1194" w:author="Екатерина Луткова" w:date="2016-04-01T17:11:00Z">
        <w:r w:rsidR="00836695">
          <w:rPr>
            <w:lang w:eastAsia="ru-RU"/>
          </w:rPr>
          <w:t>Внизу технологической карты предусмотреть текстовое поле «</w:t>
        </w:r>
      </w:ins>
      <w:ins w:id="1195" w:author="Екатерина Луткова" w:date="2016-04-01T17:12:00Z">
        <w:r w:rsidR="00836695">
          <w:rPr>
            <w:lang w:eastAsia="ru-RU"/>
          </w:rPr>
          <w:t>Примечание</w:t>
        </w:r>
      </w:ins>
      <w:ins w:id="1196" w:author="Екатерина Луткова" w:date="2016-04-01T17:11:00Z">
        <w:r w:rsidR="00836695">
          <w:rPr>
            <w:lang w:eastAsia="ru-RU"/>
          </w:rPr>
          <w:t>»</w:t>
        </w:r>
      </w:ins>
      <w:ins w:id="1197" w:author="Екатерина Луткова" w:date="2016-04-01T17:12:00Z">
        <w:r w:rsidR="00836695"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198" w:name="_Toc451251829"/>
      <w:r>
        <w:rPr>
          <w:lang w:eastAsia="ru-RU"/>
        </w:rPr>
        <w:t>4.5.3 Калькуляция</w:t>
      </w:r>
      <w:bookmarkEnd w:id="1198"/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После составления технологической карты </w:t>
      </w:r>
      <w:r w:rsidRPr="00E77AB7">
        <w:rPr>
          <w:lang w:eastAsia="ru-RU"/>
        </w:rPr>
        <w:t>[</w:t>
      </w:r>
      <w:r>
        <w:rPr>
          <w:lang w:eastAsia="ru-RU"/>
        </w:rPr>
        <w:t>4.5.1</w:t>
      </w:r>
      <w:r w:rsidRPr="00E77AB7">
        <w:rPr>
          <w:lang w:eastAsia="ru-RU"/>
        </w:rPr>
        <w:t>]</w:t>
      </w:r>
      <w:r>
        <w:rPr>
          <w:lang w:eastAsia="ru-RU"/>
        </w:rPr>
        <w:t xml:space="preserve"> необходимо нажать кнопку «Калькуляция» для подсчета полной стоимости детали с учетом всех затрат.</w:t>
      </w:r>
    </w:p>
    <w:p w14:paraId="3CF3FB79" w14:textId="05C579B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«Наименование</w:t>
      </w:r>
      <w:ins w:id="1199" w:author="Екатерина Луткова" w:date="2016-04-21T11:35:00Z">
        <w:r w:rsidR="00A16D0D">
          <w:rPr>
            <w:lang w:eastAsia="ru-RU"/>
          </w:rPr>
          <w:t xml:space="preserve"> детали</w:t>
        </w:r>
      </w:ins>
      <w:r>
        <w:rPr>
          <w:lang w:eastAsia="ru-RU"/>
        </w:rPr>
        <w:t>», «Группа», «Чертеж» заполняются автоматически в соответствии с выбранным чертежом.</w:t>
      </w:r>
    </w:p>
    <w:p w14:paraId="77032B9E" w14:textId="3199E3C1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</w:r>
      <w:ins w:id="1200" w:author="Екатерина Луткова" w:date="2016-04-21T11:39:00Z">
        <w:r w:rsidR="00DB0521">
          <w:rPr>
            <w:lang w:eastAsia="ru-RU"/>
          </w:rPr>
          <w:t xml:space="preserve"> Необходимо добавить еще один пункт 1.1 Стоимость сырья, и далее 1.2 </w:t>
        </w:r>
      </w:ins>
      <w:ins w:id="1201" w:author="Екатерина Луткова" w:date="2016-04-21T11:40:00Z">
        <w:r w:rsidR="00DB0521">
          <w:rPr>
            <w:lang w:eastAsia="ru-RU"/>
          </w:rPr>
          <w:t xml:space="preserve">– резиновая смесь и т.д. Здесь считается автоматически только стоимость сырья (цена используемого материала, материал </w:t>
        </w:r>
      </w:ins>
      <w:ins w:id="1202" w:author="Екатерина Луткова" w:date="2016-04-21T11:41:00Z">
        <w:r w:rsidR="00DB0521">
          <w:rPr>
            <w:lang w:eastAsia="ru-RU"/>
          </w:rPr>
          <w:t>–</w:t>
        </w:r>
      </w:ins>
      <w:ins w:id="1203" w:author="Екатерина Луткова" w:date="2016-04-21T11:40:00Z">
        <w:r w:rsidR="00DB0521">
          <w:rPr>
            <w:lang w:eastAsia="ru-RU"/>
          </w:rPr>
          <w:t xml:space="preserve"> берется </w:t>
        </w:r>
      </w:ins>
      <w:ins w:id="1204" w:author="Екатерина Луткова" w:date="2016-04-21T11:41:00Z">
        <w:r w:rsidR="00DB0521">
          <w:rPr>
            <w:lang w:eastAsia="ru-RU"/>
          </w:rPr>
          <w:t>из чертежа, его цена в справочнике «Материалы»), пункты резиновая смесь</w:t>
        </w:r>
      </w:ins>
      <w:ins w:id="1205" w:author="Екатерина Луткова" w:date="2016-04-21T11:42:00Z">
        <w:r w:rsidR="00DB0521">
          <w:rPr>
            <w:lang w:eastAsia="ru-RU"/>
          </w:rPr>
          <w:t>, клей, арматура и т.д. заполняются вручную, по умолчанию равны нулю, так же необязательны для заполнения, в кон</w:t>
        </w:r>
      </w:ins>
      <w:ins w:id="1206" w:author="Екатерина Луткова" w:date="2016-04-21T11:44:00Z">
        <w:r w:rsidR="00DB0521">
          <w:rPr>
            <w:lang w:eastAsia="ru-RU"/>
          </w:rPr>
          <w:t>ц</w:t>
        </w:r>
      </w:ins>
      <w:ins w:id="1207" w:author="Екатерина Луткова" w:date="2016-04-21T11:42:00Z">
        <w:r w:rsidR="00DB0521">
          <w:rPr>
            <w:lang w:eastAsia="ru-RU"/>
          </w:rPr>
          <w:t xml:space="preserve">е считается </w:t>
        </w:r>
      </w:ins>
      <w:ins w:id="1208" w:author="Екатерина Луткова" w:date="2016-04-21T11:43:00Z">
        <w:r w:rsidR="00DB0521">
          <w:rPr>
            <w:lang w:eastAsia="ru-RU"/>
          </w:rPr>
          <w:t>«Сырье и материалы» - сумма стоимости сырья и используемых материалов.</w:t>
        </w:r>
      </w:ins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09" w:author="Екатерина Луткова" w:date="2016-04-01T17:03:00Z"/>
          <w:lang w:eastAsia="ru-RU"/>
        </w:rPr>
      </w:pPr>
      <w:ins w:id="1210" w:author="Екатерина Луткова" w:date="2016-04-01T17:02:00Z">
        <w:r>
          <w:rPr>
            <w:lang w:eastAsia="ru-RU"/>
          </w:rPr>
          <w:lastRenderedPageBreak/>
          <w:t>Предусмотреть</w:t>
        </w:r>
      </w:ins>
      <w:ins w:id="1211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1212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1213" w:author="Екатерина Луткова" w:date="2016-04-01T17:03:00Z">
        <w:r>
          <w:rPr>
            <w:lang w:eastAsia="ru-RU"/>
          </w:rPr>
          <w:t>.</w:t>
        </w:r>
      </w:ins>
    </w:p>
    <w:p w14:paraId="4EE183C4" w14:textId="77777777" w:rsidR="00FE1C46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1214" w:author="Екатерина Луткова" w:date="2016-04-19T15:53:00Z"/>
          <w:lang w:eastAsia="ru-RU"/>
        </w:rPr>
      </w:pPr>
      <w:ins w:id="1215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1216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1217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1218" w:author="Екатерина Луткова" w:date="2016-04-01T17:04:00Z">
        <w:r>
          <w:rPr>
            <w:lang w:eastAsia="ru-RU"/>
          </w:rPr>
          <w:t>«плановой калькуляции».</w:t>
        </w:r>
      </w:ins>
    </w:p>
    <w:p w14:paraId="4FAD445C" w14:textId="01707163" w:rsidR="003E79F3" w:rsidRDefault="00FE1C46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219" w:author="Екатерина Луткова" w:date="2016-04-19T15:53:00Z">
        <w:r>
          <w:rPr>
            <w:lang w:eastAsia="ru-RU"/>
          </w:rPr>
          <w:t xml:space="preserve">!! </w:t>
        </w:r>
      </w:ins>
      <w:ins w:id="1220" w:author="Екатерина Луткова" w:date="2016-04-19T15:55:00Z">
        <w:r>
          <w:rPr>
            <w:lang w:eastAsia="ru-RU"/>
          </w:rPr>
          <w:t>В окно плановой и фактической калькуляции д</w:t>
        </w:r>
      </w:ins>
      <w:ins w:id="1221" w:author="Екатерина Луткова" w:date="2016-04-19T15:53:00Z">
        <w:r>
          <w:rPr>
            <w:lang w:eastAsia="ru-RU"/>
          </w:rPr>
          <w:t xml:space="preserve">обавить текстовое поле «Примечание». В </w:t>
        </w:r>
      </w:ins>
      <w:ins w:id="1222" w:author="Екатерина Луткова" w:date="2016-04-19T15:54:00Z">
        <w:r>
          <w:rPr>
            <w:lang w:eastAsia="ru-RU"/>
          </w:rPr>
          <w:t>печатной форме не печатается !!</w:t>
        </w:r>
      </w:ins>
      <w:del w:id="1223" w:author="Екатерина Луткова" w:date="2016-04-01T17:02:00Z">
        <w:r w:rsidR="003E79F3" w:rsidDel="003E79F3">
          <w:rPr>
            <w:lang w:eastAsia="ru-RU"/>
          </w:rPr>
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</w:r>
      </w:del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Формулы расчета (используемые константы – из справочника </w:t>
      </w:r>
      <w:r w:rsidRPr="00B11235">
        <w:rPr>
          <w:lang w:eastAsia="ru-RU"/>
        </w:rPr>
        <w:t>[</w:t>
      </w:r>
      <w:r>
        <w:rPr>
          <w:lang w:eastAsia="ru-RU"/>
        </w:rPr>
        <w:t>п. 4.3.13</w:t>
      </w:r>
      <w:r w:rsidRPr="00B11235">
        <w:rPr>
          <w:lang w:eastAsia="ru-RU"/>
        </w:rPr>
        <w:t>]</w:t>
      </w:r>
      <w:r>
        <w:rPr>
          <w:lang w:eastAsia="ru-RU"/>
        </w:rPr>
        <w:t>):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55"/>
        <w:gridCol w:w="3464"/>
        <w:gridCol w:w="3097"/>
        <w:gridCol w:w="2972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№</w:t>
            </w:r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Поле</w:t>
            </w:r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Формула</w:t>
            </w:r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Комментарий</w:t>
            </w:r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</w:t>
            </w:r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4" w:name="OLE_LINK54"/>
            <w:bookmarkStart w:id="1225" w:name="OLE_LINK55"/>
            <w:r w:rsidRPr="00135028">
              <w:rPr>
                <w:szCs w:val="20"/>
                <w:lang w:eastAsia="ru-RU"/>
              </w:rPr>
              <w:t>Сырье и материалы</w:t>
            </w:r>
            <w:bookmarkEnd w:id="1224"/>
            <w:bookmarkEnd w:id="1225"/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Масса*Стоимость </w:t>
            </w:r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Вес и марка материалов содержаться в технологической карте [4.5.2], стоимость материала указана в справочнике [4.3.1]</w:t>
            </w:r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2</w:t>
            </w:r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6" w:name="OLE_LINK56"/>
            <w:bookmarkStart w:id="1227" w:name="OLE_LINK57"/>
            <w:r w:rsidRPr="00135028">
              <w:rPr>
                <w:szCs w:val="20"/>
                <w:lang w:eastAsia="ru-RU"/>
              </w:rPr>
              <w:t>Транспортные</w:t>
            </w:r>
            <w:bookmarkEnd w:id="1226"/>
            <w:bookmarkEnd w:id="1227"/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Ктр</w:t>
            </w:r>
            <w:proofErr w:type="spellEnd"/>
            <w:r w:rsidRPr="00135028">
              <w:rPr>
                <w:szCs w:val="20"/>
                <w:lang w:eastAsia="ru-RU"/>
              </w:rPr>
              <w:t xml:space="preserve">* 1п. </w:t>
            </w:r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</w:t>
            </w:r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28" w:name="OLE_LINK58"/>
            <w:bookmarkStart w:id="1229" w:name="OLE_LINK59"/>
            <w:bookmarkStart w:id="1230" w:name="OLE_LINK88"/>
            <w:r w:rsidRPr="00135028">
              <w:rPr>
                <w:szCs w:val="20"/>
                <w:lang w:eastAsia="ru-RU"/>
              </w:rPr>
              <w:t>Основная зарплата</w:t>
            </w:r>
            <w:bookmarkEnd w:id="1228"/>
            <w:bookmarkEnd w:id="1229"/>
            <w:bookmarkEnd w:id="1230"/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(</w:t>
            </w: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proofErr w:type="gramEnd"/>
            <w:r w:rsidRPr="00135028">
              <w:rPr>
                <w:szCs w:val="20"/>
                <w:lang w:eastAsia="ru-RU"/>
              </w:rPr>
              <w:t>заг</w:t>
            </w:r>
            <w:proofErr w:type="spellEnd"/>
            <w:r w:rsidRPr="00135028">
              <w:rPr>
                <w:szCs w:val="20"/>
                <w:lang w:eastAsia="ru-RU"/>
              </w:rPr>
              <w:t>+</w:t>
            </w: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в+</w:t>
            </w:r>
            <w:r w:rsidRPr="00135028">
              <w:rPr>
                <w:szCs w:val="20"/>
                <w:lang w:val="en-US" w:eastAsia="ru-RU"/>
              </w:rPr>
              <w:t>t</w:t>
            </w:r>
            <w:proofErr w:type="spellStart"/>
            <w:r w:rsidRPr="00135028">
              <w:rPr>
                <w:szCs w:val="20"/>
                <w:lang w:eastAsia="ru-RU"/>
              </w:rPr>
              <w:t>выгр</w:t>
            </w:r>
            <w:proofErr w:type="spellEnd"/>
            <w:r w:rsidRPr="00135028">
              <w:rPr>
                <w:szCs w:val="20"/>
                <w:lang w:eastAsia="ru-RU"/>
              </w:rPr>
              <w:t xml:space="preserve">)/ «Выход партии» * </w:t>
            </w:r>
            <w:proofErr w:type="spellStart"/>
            <w:r w:rsidRPr="00135028">
              <w:rPr>
                <w:szCs w:val="20"/>
                <w:lang w:eastAsia="ru-RU"/>
              </w:rPr>
              <w:t>Кст</w:t>
            </w:r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Данные из [п. 4.5.2]</w:t>
            </w:r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4</w:t>
            </w:r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1" w:name="OLE_LINK60"/>
            <w:bookmarkStart w:id="1232" w:name="OLE_LINK61"/>
            <w:bookmarkStart w:id="1233" w:name="OLE_LINK89"/>
            <w:r w:rsidRPr="00135028">
              <w:rPr>
                <w:szCs w:val="20"/>
                <w:lang w:eastAsia="ru-RU"/>
              </w:rPr>
              <w:t>Дополнительная зарплата</w:t>
            </w:r>
            <w:bookmarkEnd w:id="1231"/>
            <w:bookmarkEnd w:id="1232"/>
            <w:bookmarkEnd w:id="1233"/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3п. / 11</w:t>
            </w:r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5</w:t>
            </w:r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4" w:name="OLE_LINK62"/>
            <w:bookmarkStart w:id="1235" w:name="OLE_LINK63"/>
            <w:bookmarkStart w:id="1236" w:name="OLE_LINK90"/>
            <w:r w:rsidRPr="00135028">
              <w:rPr>
                <w:szCs w:val="20"/>
                <w:lang w:eastAsia="ru-RU"/>
              </w:rPr>
              <w:t>Отчисления ЕСН</w:t>
            </w:r>
            <w:bookmarkEnd w:id="1234"/>
            <w:bookmarkEnd w:id="1235"/>
            <w:bookmarkEnd w:id="1236"/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Кесн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6</w:t>
            </w:r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37" w:name="OLE_LINK64"/>
            <w:bookmarkStart w:id="1238" w:name="OLE_LINK65"/>
            <w:bookmarkStart w:id="1239" w:name="OLE_LINK91"/>
            <w:r w:rsidRPr="00135028">
              <w:rPr>
                <w:szCs w:val="20"/>
                <w:lang w:eastAsia="ru-RU"/>
              </w:rPr>
              <w:t>Общецеховые</w:t>
            </w:r>
            <w:bookmarkEnd w:id="1237"/>
            <w:bookmarkEnd w:id="1238"/>
            <w:bookmarkEnd w:id="1239"/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Коб.цех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7</w:t>
            </w:r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0" w:name="OLE_LINK66"/>
            <w:bookmarkStart w:id="1241" w:name="OLE_LINK67"/>
            <w:bookmarkStart w:id="1242" w:name="OLE_LINK92"/>
            <w:r w:rsidRPr="00135028">
              <w:rPr>
                <w:szCs w:val="20"/>
                <w:lang w:eastAsia="ru-RU"/>
              </w:rPr>
              <w:t>Общепроизводственные</w:t>
            </w:r>
            <w:bookmarkEnd w:id="1240"/>
            <w:bookmarkEnd w:id="1241"/>
            <w:bookmarkEnd w:id="1242"/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Коб.пр</w:t>
            </w:r>
            <w:proofErr w:type="spellEnd"/>
            <w:r w:rsidRPr="00135028">
              <w:rPr>
                <w:szCs w:val="20"/>
                <w:lang w:eastAsia="ru-RU"/>
              </w:rPr>
              <w:t xml:space="preserve"> * (3п. + 4п.)</w:t>
            </w:r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</w:t>
            </w:r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3" w:name="OLE_LINK93"/>
            <w:bookmarkStart w:id="1244" w:name="OLE_LINK94"/>
            <w:bookmarkStart w:id="1245" w:name="OLE_LINK68"/>
            <w:bookmarkStart w:id="1246" w:name="OLE_LINK69"/>
            <w:r w:rsidRPr="00135028">
              <w:rPr>
                <w:szCs w:val="20"/>
                <w:lang w:eastAsia="ru-RU"/>
              </w:rPr>
              <w:t>Итого</w:t>
            </w:r>
            <w:bookmarkEnd w:id="1243"/>
            <w:bookmarkEnd w:id="1244"/>
            <w:r w:rsidRPr="00135028">
              <w:rPr>
                <w:szCs w:val="20"/>
                <w:lang w:eastAsia="ru-RU"/>
              </w:rPr>
              <w:t xml:space="preserve"> (1)</w:t>
            </w:r>
            <w:bookmarkEnd w:id="1245"/>
            <w:bookmarkEnd w:id="1246"/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1.п + 2п. + 3п. + 4п. + 5п. + 6п. + 7п. </w:t>
            </w:r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Сумма предыдущих пунктов</w:t>
            </w:r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9</w:t>
            </w:r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47" w:name="OLE_LINK70"/>
            <w:bookmarkStart w:id="1248" w:name="OLE_LINK71"/>
            <w:bookmarkStart w:id="1249" w:name="OLE_LINK95"/>
            <w:r w:rsidRPr="00135028">
              <w:rPr>
                <w:szCs w:val="20"/>
                <w:lang w:eastAsia="ru-RU"/>
              </w:rPr>
              <w:t>Электроэнергия для формовых</w:t>
            </w:r>
            <w:bookmarkEnd w:id="1247"/>
            <w:bookmarkEnd w:id="1248"/>
            <w:bookmarkEnd w:id="1249"/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 * ЦЭ / «Выход партии»</w:t>
            </w:r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r w:rsidRPr="00135028">
              <w:rPr>
                <w:szCs w:val="20"/>
                <w:lang w:val="en-US" w:eastAsia="ru-RU"/>
              </w:rPr>
              <w:t>t</w:t>
            </w:r>
            <w:r w:rsidRPr="00135028">
              <w:rPr>
                <w:szCs w:val="20"/>
                <w:lang w:eastAsia="ru-RU"/>
              </w:rPr>
              <w:t>в</w:t>
            </w:r>
            <w:proofErr w:type="gramEnd"/>
            <w:r w:rsidRPr="00135028">
              <w:rPr>
                <w:szCs w:val="20"/>
                <w:lang w:eastAsia="ru-RU"/>
              </w:rPr>
              <w:t xml:space="preserve">, «Выход партии» из [4.5.2]. ЦЭ в </w:t>
            </w:r>
            <w:proofErr w:type="spellStart"/>
            <w:r w:rsidRPr="00135028">
              <w:rPr>
                <w:szCs w:val="20"/>
                <w:lang w:eastAsia="ru-RU"/>
              </w:rPr>
              <w:t>соответсвии</w:t>
            </w:r>
            <w:proofErr w:type="spellEnd"/>
            <w:r w:rsidRPr="00135028">
              <w:rPr>
                <w:szCs w:val="20"/>
                <w:lang w:eastAsia="ru-RU"/>
              </w:rPr>
              <w:t xml:space="preserve"> с выбранным </w:t>
            </w:r>
            <w:proofErr w:type="spellStart"/>
            <w:r w:rsidRPr="00135028">
              <w:rPr>
                <w:szCs w:val="20"/>
                <w:lang w:eastAsia="ru-RU"/>
              </w:rPr>
              <w:t>оборужованием</w:t>
            </w:r>
            <w:proofErr w:type="spellEnd"/>
            <w:r w:rsidRPr="00135028">
              <w:rPr>
                <w:szCs w:val="20"/>
                <w:lang w:eastAsia="ru-RU"/>
              </w:rPr>
              <w:t xml:space="preserve">. Значения ЦЭ хранятся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4.3.12</w:t>
            </w:r>
            <w:r w:rsidRPr="00A0364A">
              <w:rPr>
                <w:szCs w:val="20"/>
                <w:lang w:eastAsia="ru-RU"/>
              </w:rPr>
              <w:t>]</w:t>
            </w:r>
            <w:r w:rsidRPr="00135028">
              <w:rPr>
                <w:szCs w:val="20"/>
                <w:lang w:eastAsia="ru-RU"/>
              </w:rPr>
              <w:t xml:space="preserve"> и соответствуют выбранному оборудованию в </w:t>
            </w:r>
            <w:r w:rsidRPr="00A0364A">
              <w:rPr>
                <w:szCs w:val="20"/>
                <w:lang w:eastAsia="ru-RU"/>
              </w:rPr>
              <w:t>[</w:t>
            </w:r>
            <w:r w:rsidRPr="00135028">
              <w:rPr>
                <w:szCs w:val="20"/>
                <w:lang w:eastAsia="ru-RU"/>
              </w:rPr>
              <w:t>4.5.2</w:t>
            </w:r>
            <w:r w:rsidRPr="00A0364A">
              <w:rPr>
                <w:szCs w:val="20"/>
                <w:lang w:eastAsia="ru-RU"/>
              </w:rPr>
              <w:t>]</w:t>
            </w:r>
            <w:r>
              <w:rPr>
                <w:szCs w:val="20"/>
                <w:lang w:eastAsia="ru-RU"/>
              </w:rPr>
              <w:t xml:space="preserve">, если выбрано несколько оборудования, то </w:t>
            </w:r>
            <w:r>
              <w:rPr>
                <w:szCs w:val="20"/>
                <w:lang w:eastAsia="ru-RU"/>
              </w:rPr>
              <w:lastRenderedPageBreak/>
              <w:t>показатель ЦЭ берется максимальным</w:t>
            </w:r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lastRenderedPageBreak/>
              <w:t>10</w:t>
            </w:r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0" w:name="OLE_LINK72"/>
            <w:bookmarkStart w:id="1251" w:name="OLE_LINK73"/>
            <w:bookmarkStart w:id="1252" w:name="OLE_LINK96"/>
            <w:r w:rsidRPr="00135028">
              <w:rPr>
                <w:szCs w:val="20"/>
                <w:lang w:eastAsia="ru-RU"/>
              </w:rPr>
              <w:t>Электроэнергия прочая</w:t>
            </w:r>
            <w:bookmarkEnd w:id="1250"/>
            <w:bookmarkEnd w:id="1251"/>
            <w:bookmarkEnd w:id="1252"/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Кэл</w:t>
            </w:r>
            <w:proofErr w:type="spellEnd"/>
            <w:r w:rsidRPr="00135028">
              <w:rPr>
                <w:szCs w:val="20"/>
                <w:lang w:eastAsia="ru-RU"/>
              </w:rPr>
              <w:t xml:space="preserve"> </w:t>
            </w:r>
            <w:r w:rsidRPr="00135028">
              <w:rPr>
                <w:szCs w:val="20"/>
                <w:lang w:val="en-US" w:eastAsia="ru-RU"/>
              </w:rPr>
              <w:t xml:space="preserve">* </w:t>
            </w:r>
            <w:r w:rsidRPr="00135028">
              <w:rPr>
                <w:szCs w:val="20"/>
                <w:lang w:eastAsia="ru-RU"/>
              </w:rPr>
              <w:t>8п.</w:t>
            </w:r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</w:t>
            </w:r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53" w:name="OLE_LINK97"/>
            <w:bookmarkStart w:id="1254" w:name="OLE_LINK98"/>
            <w:bookmarkStart w:id="1255" w:name="OLE_LINK74"/>
            <w:bookmarkStart w:id="1256" w:name="OLE_LINK75"/>
            <w:r w:rsidRPr="00135028">
              <w:rPr>
                <w:szCs w:val="20"/>
                <w:lang w:eastAsia="ru-RU"/>
              </w:rPr>
              <w:t>Итого</w:t>
            </w:r>
            <w:bookmarkEnd w:id="1253"/>
            <w:bookmarkEnd w:id="1254"/>
            <w:r w:rsidRPr="00135028">
              <w:rPr>
                <w:szCs w:val="20"/>
                <w:lang w:eastAsia="ru-RU"/>
              </w:rPr>
              <w:t xml:space="preserve"> (2)</w:t>
            </w:r>
            <w:bookmarkEnd w:id="1255"/>
            <w:bookmarkEnd w:id="1256"/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8п. + 9п. + 10п.</w:t>
            </w:r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12</w:t>
            </w:r>
          </w:p>
        </w:tc>
        <w:tc>
          <w:tcPr>
            <w:tcW w:w="2706" w:type="dxa"/>
          </w:tcPr>
          <w:p w14:paraId="38FBDEF6" w14:textId="0DB8E881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del w:id="1257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Непредвиденные</w:delText>
              </w:r>
            </w:del>
            <w:bookmarkStart w:id="1258" w:name="OLE_LINK76"/>
            <w:bookmarkStart w:id="1259" w:name="OLE_LINK77"/>
            <w:bookmarkStart w:id="1260" w:name="OLE_LINK99"/>
            <w:ins w:id="1261" w:author="Екатерина Луткова" w:date="2016-04-19T15:21:00Z">
              <w:r w:rsidR="00497E78">
                <w:rPr>
                  <w:szCs w:val="20"/>
                  <w:lang w:eastAsia="ru-RU"/>
                </w:rPr>
                <w:t>Коммерческие</w:t>
              </w:r>
            </w:ins>
            <w:bookmarkEnd w:id="1258"/>
            <w:bookmarkEnd w:id="1259"/>
            <w:bookmarkEnd w:id="1260"/>
          </w:p>
        </w:tc>
        <w:tc>
          <w:tcPr>
            <w:tcW w:w="3351" w:type="dxa"/>
          </w:tcPr>
          <w:p w14:paraId="31A54861" w14:textId="09BC4A0C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r w:rsidRPr="00135028">
              <w:rPr>
                <w:szCs w:val="20"/>
                <w:lang w:eastAsia="ru-RU"/>
              </w:rPr>
              <w:t>К</w:t>
            </w:r>
            <w:ins w:id="1262" w:author="Екатерина Луткова" w:date="2016-04-19T15:21:00Z">
              <w:r w:rsidR="00497E78">
                <w:rPr>
                  <w:szCs w:val="20"/>
                  <w:lang w:eastAsia="ru-RU"/>
                </w:rPr>
                <w:t>ком</w:t>
              </w:r>
            </w:ins>
            <w:proofErr w:type="spellEnd"/>
            <w:del w:id="1263" w:author="Екатерина Луткова" w:date="2016-04-19T15:21:00Z">
              <w:r w:rsidRPr="00135028" w:rsidDel="00497E78">
                <w:rPr>
                  <w:szCs w:val="20"/>
                  <w:lang w:eastAsia="ru-RU"/>
                </w:rPr>
                <w:delText>неп</w:delText>
              </w:r>
            </w:del>
            <w:r w:rsidRPr="00135028">
              <w:rPr>
                <w:szCs w:val="20"/>
                <w:lang w:eastAsia="ru-RU"/>
              </w:rPr>
              <w:t xml:space="preserve"> * 11п.</w:t>
            </w:r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</w:t>
            </w:r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4" w:name="OLE_LINK78"/>
            <w:bookmarkStart w:id="1265" w:name="OLE_LINK79"/>
            <w:bookmarkStart w:id="1266" w:name="OLE_LINK100"/>
            <w:r w:rsidRPr="00135028">
              <w:rPr>
                <w:szCs w:val="20"/>
                <w:lang w:eastAsia="ru-RU"/>
              </w:rPr>
              <w:t>Себестоимость</w:t>
            </w:r>
            <w:bookmarkEnd w:id="1264"/>
            <w:bookmarkEnd w:id="1265"/>
            <w:bookmarkEnd w:id="1266"/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11п. + 12п.</w:t>
            </w:r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14</w:t>
            </w:r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67" w:name="OLE_LINK80"/>
            <w:bookmarkStart w:id="1268" w:name="OLE_LINK81"/>
            <w:bookmarkStart w:id="1269" w:name="OLE_LINK101"/>
            <w:r w:rsidRPr="00135028">
              <w:rPr>
                <w:szCs w:val="20"/>
                <w:lang w:eastAsia="ru-RU"/>
              </w:rPr>
              <w:t>Рентабельность</w:t>
            </w:r>
            <w:bookmarkEnd w:id="1267"/>
            <w:bookmarkEnd w:id="1268"/>
            <w:bookmarkEnd w:id="1269"/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Крен * 13п.</w:t>
            </w:r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15</w:t>
            </w:r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0" w:name="OLE_LINK102"/>
            <w:bookmarkStart w:id="1271" w:name="OLE_LINK103"/>
            <w:bookmarkStart w:id="1272" w:name="OLE_LINK82"/>
            <w:bookmarkStart w:id="1273" w:name="OLE_LINK83"/>
            <w:r w:rsidRPr="00135028">
              <w:rPr>
                <w:szCs w:val="20"/>
                <w:lang w:eastAsia="ru-RU"/>
              </w:rPr>
              <w:t>Цена</w:t>
            </w:r>
            <w:bookmarkEnd w:id="1270"/>
            <w:bookmarkEnd w:id="1271"/>
            <w:r w:rsidRPr="00135028">
              <w:rPr>
                <w:szCs w:val="20"/>
                <w:lang w:eastAsia="ru-RU"/>
              </w:rPr>
              <w:t xml:space="preserve"> </w:t>
            </w:r>
            <w:bookmarkEnd w:id="1272"/>
            <w:bookmarkEnd w:id="1273"/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13п. + 14п.</w:t>
            </w:r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4" w:name="_Hlk449544229"/>
            <w:r w:rsidRPr="00135028">
              <w:rPr>
                <w:szCs w:val="20"/>
                <w:lang w:eastAsia="ru-RU"/>
              </w:rPr>
              <w:t>16</w:t>
            </w:r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5" w:name="OLE_LINK84"/>
            <w:bookmarkStart w:id="1276" w:name="OLE_LINK85"/>
            <w:r w:rsidRPr="00135028">
              <w:rPr>
                <w:szCs w:val="20"/>
                <w:lang w:eastAsia="ru-RU"/>
              </w:rPr>
              <w:t>НДС</w:t>
            </w:r>
            <w:bookmarkEnd w:id="1275"/>
            <w:bookmarkEnd w:id="1276"/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НДС * 15п. </w:t>
            </w:r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bookmarkEnd w:id="1274"/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>17</w:t>
            </w:r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bookmarkStart w:id="1277" w:name="OLE_LINK86"/>
            <w:bookmarkStart w:id="1278" w:name="OLE_LINK87"/>
            <w:bookmarkStart w:id="1279" w:name="OLE_LINK107"/>
            <w:r w:rsidRPr="00135028">
              <w:rPr>
                <w:szCs w:val="20"/>
                <w:lang w:eastAsia="ru-RU"/>
              </w:rPr>
              <w:t>Всего</w:t>
            </w:r>
            <w:bookmarkEnd w:id="1277"/>
            <w:bookmarkEnd w:id="1278"/>
            <w:bookmarkEnd w:id="1279"/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r w:rsidRPr="00135028">
              <w:rPr>
                <w:szCs w:val="20"/>
                <w:lang w:eastAsia="ru-RU"/>
              </w:rPr>
              <w:t xml:space="preserve">15п. + 16п. </w:t>
            </w:r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2B4F2464" w:rsidR="003E79F3" w:rsidRDefault="00497E78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ED94F2" wp14:editId="7277F65B">
            <wp:extent cx="3019425" cy="4733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13 – Калькуляция</w:t>
      </w:r>
    </w:p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bookmarkStart w:id="1280" w:name="_Toc451251830"/>
      <w:r>
        <w:rPr>
          <w:noProof/>
          <w:lang w:eastAsia="ru-RU"/>
        </w:rPr>
        <w:t>Условия отбора</w:t>
      </w:r>
      <w:bookmarkEnd w:id="1280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lastRenderedPageBreak/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172F0650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281" w:name="_Toc451251831"/>
      <w:r>
        <w:rPr>
          <w:lang w:eastAsia="ru-RU"/>
        </w:rPr>
        <w:t>Процесс производства. Модуль «Наряд»</w:t>
      </w:r>
      <w:bookmarkEnd w:id="1281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282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55547767" w:rsidR="003E79F3" w:rsidRPr="003E79F3" w:rsidDel="0053293A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del w:id="1283" w:author="Екатерина Луткова" w:date="2016-04-19T16:47:00Z"/>
          <w:lang w:eastAsia="ru-RU"/>
        </w:rPr>
      </w:pPr>
    </w:p>
    <w:p w14:paraId="75A304CC" w14:textId="4AA13510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  <w:r w:rsidR="00D30EDF">
        <w:rPr>
          <w:lang w:eastAsia="ru-RU"/>
        </w:rPr>
        <w:t xml:space="preserve"> Документ составляется один на каждый рабочий день. Дата автоматически текущая, но с возможностью </w:t>
      </w:r>
      <w:r w:rsidR="00AF4B7C">
        <w:rPr>
          <w:lang w:eastAsia="ru-RU"/>
        </w:rPr>
        <w:t>изменения даты при необходимости.</w:t>
      </w:r>
    </w:p>
    <w:p w14:paraId="09FBFEF9" w14:textId="0184B03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из раскрывающегося списка номер чертежа. Наименование</w:t>
      </w:r>
      <w:r w:rsidR="00D30EDF">
        <w:rPr>
          <w:lang w:eastAsia="ru-RU"/>
        </w:rPr>
        <w:t xml:space="preserve"> детали</w:t>
      </w:r>
      <w:r>
        <w:rPr>
          <w:lang w:eastAsia="ru-RU"/>
        </w:rPr>
        <w:t xml:space="preserve">, группа, материал, способ изготовления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1284" w:author="Екатерина Луткова" w:date="2016-04-01T17:08:00Z">
        <w:r w:rsidR="003E79F3">
          <w:rPr>
            <w:lang w:eastAsia="ru-RU"/>
          </w:rPr>
          <w:t xml:space="preserve"> </w:t>
        </w:r>
      </w:ins>
    </w:p>
    <w:p w14:paraId="2371497C" w14:textId="1BC50733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</w:t>
      </w:r>
      <w:ins w:id="1285" w:author="Екатерина Луткова" w:date="2016-04-29T15:21:00Z">
        <w:r w:rsidR="00975BFE">
          <w:rPr>
            <w:lang w:eastAsia="ru-RU"/>
          </w:rPr>
          <w:t xml:space="preserve"> (</w:t>
        </w:r>
      </w:ins>
      <w:ins w:id="1286" w:author="Екатерина Луткова" w:date="2016-05-05T09:40:00Z">
        <w:r w:rsidR="00975BFE">
          <w:rPr>
            <w:lang w:eastAsia="ru-RU"/>
          </w:rPr>
          <w:t>тип-целое число</w:t>
        </w:r>
      </w:ins>
      <w:ins w:id="1287" w:author="Екатерина Луткова" w:date="2016-04-29T15:21:00Z">
        <w:r w:rsidR="00D30EDF">
          <w:rPr>
            <w:lang w:eastAsia="ru-RU"/>
          </w:rPr>
          <w:t>)</w:t>
        </w:r>
      </w:ins>
      <w:r>
        <w:rPr>
          <w:lang w:eastAsia="ru-RU"/>
        </w:rPr>
        <w:t xml:space="preserve"> прописываются вручную.</w:t>
      </w:r>
      <w:ins w:id="1288" w:author="Екатерина Луткова" w:date="2016-04-29T15:21:00Z">
        <w:r w:rsidR="00D30EDF">
          <w:rPr>
            <w:lang w:eastAsia="ru-RU"/>
          </w:rPr>
          <w:t xml:space="preserve"> </w:t>
        </w:r>
      </w:ins>
    </w:p>
    <w:p w14:paraId="4C1CE846" w14:textId="5B97C4CD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«Исполнитель» выбирается из справочника «</w:t>
      </w:r>
      <w:del w:id="1289" w:author="HOME" w:date="2016-05-04T23:32:00Z">
        <w:r w:rsidDel="003132CD">
          <w:rPr>
            <w:lang w:eastAsia="ru-RU"/>
          </w:rPr>
          <w:delText>Сотрудники</w:delText>
        </w:r>
      </w:del>
      <w:r>
        <w:rPr>
          <w:lang w:eastAsia="ru-RU"/>
        </w:rPr>
        <w:t xml:space="preserve">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0548378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  <w:ins w:id="1290" w:author="Екатерина Луткова" w:date="2016-05-05T10:14:00Z">
        <w:r w:rsidR="00B072B6">
          <w:rPr>
            <w:lang w:eastAsia="ru-RU"/>
          </w:rPr>
          <w:t xml:space="preserve"> Партия назначается сразу при добавлении новой строки. </w:t>
        </w:r>
      </w:ins>
      <w:ins w:id="1291" w:author="Екатерина Луткова" w:date="2016-05-05T10:16:00Z">
        <w:r w:rsidR="00B072B6">
          <w:rPr>
            <w:lang w:eastAsia="ru-RU"/>
          </w:rPr>
          <w:t xml:space="preserve">При удалении строки из наряда </w:t>
        </w:r>
      </w:ins>
      <w:ins w:id="1292" w:author="Екатерина Луткова" w:date="2016-05-05T10:17:00Z">
        <w:r w:rsidR="00B072B6">
          <w:rPr>
            <w:lang w:eastAsia="ru-RU"/>
          </w:rPr>
          <w:t>следующие строки не перенумеровываются.</w:t>
        </w:r>
      </w:ins>
    </w:p>
    <w:p w14:paraId="1A2BC79C" w14:textId="73852A2C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  <w:ins w:id="1293" w:author="Екатерина Луткова" w:date="2016-05-05T10:18:00Z">
        <w:r w:rsidR="00B072B6">
          <w:rPr>
            <w:lang w:eastAsia="ru-RU"/>
          </w:rPr>
          <w:t xml:space="preserve"> </w:t>
        </w:r>
        <w:commentRangeStart w:id="1294"/>
        <w:r w:rsidR="00B072B6">
          <w:rPr>
            <w:lang w:eastAsia="ru-RU"/>
          </w:rPr>
          <w:t xml:space="preserve">Сумма </w:t>
        </w:r>
      </w:ins>
      <w:commentRangeEnd w:id="1294"/>
      <w:r w:rsidR="00787A80">
        <w:rPr>
          <w:rStyle w:val="af0"/>
        </w:rPr>
        <w:commentReference w:id="1294"/>
      </w:r>
      <w:ins w:id="1295" w:author="Екатерина Луткова" w:date="2016-05-05T10:18:00Z">
        <w:r w:rsidR="00B072B6">
          <w:rPr>
            <w:lang w:eastAsia="ru-RU"/>
          </w:rPr>
          <w:t xml:space="preserve">= выполнено * цена. </w:t>
        </w:r>
      </w:ins>
    </w:p>
    <w:p w14:paraId="28A3EFA9" w14:textId="778ADCF4" w:rsidR="00DD7803" w:rsidRPr="00101CB7" w:rsidRDefault="0053293A" w:rsidP="006E25FC">
      <w:pPr>
        <w:spacing w:before="100" w:beforeAutospacing="1" w:after="100" w:afterAutospacing="1" w:line="360" w:lineRule="auto"/>
        <w:ind w:firstLine="709"/>
        <w:jc w:val="both"/>
      </w:pPr>
      <w:r w:rsidRPr="00101CB7">
        <w:t>В</w:t>
      </w:r>
      <w:r w:rsidR="00DD7803" w:rsidRPr="00101CB7">
        <w:t xml:space="preserve">едется реестр изготовленных </w:t>
      </w:r>
      <w:commentRangeStart w:id="1296"/>
      <w:r w:rsidR="00DD7803" w:rsidRPr="00101CB7">
        <w:t>деталей</w:t>
      </w:r>
      <w:commentRangeEnd w:id="1296"/>
      <w:r w:rsidR="00460563" w:rsidRPr="00101CB7">
        <w:commentReference w:id="1296"/>
      </w:r>
      <w:r w:rsidR="00DD7803" w:rsidRPr="00101CB7">
        <w:t>. Имеется возможность просмотра изготовленного количества деталей</w:t>
      </w:r>
      <w:r w:rsidR="00D30EDF" w:rsidRPr="00101CB7">
        <w:t xml:space="preserve"> (выполненного)</w:t>
      </w:r>
      <w:r w:rsidR="00DD7803" w:rsidRPr="00101CB7">
        <w:t xml:space="preserve"> с начала месяца по текущий день, а также за месяц. Необходимые поля: номер чертежа и количество деталей по нему. </w:t>
      </w:r>
      <w:ins w:id="1297" w:author="Мухамедшин" w:date="2016-05-24T16:39:00Z">
        <w:r w:rsidR="00101CB7" w:rsidRPr="00101CB7">
          <w:t>В поле «Выполнено» проставляется количество, которое было изготовлено по каждому чертежу - это количество суммируется</w:t>
        </w:r>
      </w:ins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555C15C9" w14:textId="48BCAD31" w:rsidR="0055094D" w:rsidRPr="00787A80" w:rsidRDefault="0055094D" w:rsidP="00787A80">
      <w:pPr>
        <w:spacing w:before="100" w:beforeAutospacing="1" w:after="100" w:afterAutospacing="1" w:line="240" w:lineRule="auto"/>
        <w:ind w:firstLine="709"/>
        <w:jc w:val="both"/>
        <w:rPr>
          <w:b/>
          <w:lang w:eastAsia="ru-RU"/>
        </w:rPr>
      </w:pPr>
      <w:r w:rsidRPr="00787A80">
        <w:rPr>
          <w:b/>
          <w:lang w:eastAsia="ru-RU"/>
        </w:rPr>
        <w:t>Индивидуальный наряд.</w:t>
      </w:r>
    </w:p>
    <w:p w14:paraId="6139E45D" w14:textId="56325223" w:rsidR="0055094D" w:rsidRDefault="0053293A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Из дневного наряда формируется индивидуальный</w:t>
      </w:r>
      <w:r w:rsidR="00AF4B7C">
        <w:rPr>
          <w:lang w:eastAsia="ru-RU"/>
        </w:rPr>
        <w:t xml:space="preserve">. Выбрав исполнителя (сотрудника) и нажав на кнопку «индивидуальный наряд» появляется таблица в которой заполнены следующие поля: наименование детали, номер детали (группа + наименование чертежа), задание сменное (дневное </w:t>
      </w:r>
      <w:r w:rsidR="00AF4B7C">
        <w:rPr>
          <w:lang w:eastAsia="ru-RU"/>
        </w:rPr>
        <w:lastRenderedPageBreak/>
        <w:t xml:space="preserve">задание) – эти данные подтягиваются из дневного наряда. Задание сменное – это количество деталей, которое необходимо изготовить сотруднику за день (берется из дневного наряда, в дневном наряде это поле называется «дневным заданием»). </w:t>
      </w:r>
      <w:r>
        <w:rPr>
          <w:lang w:eastAsia="ru-RU"/>
        </w:rPr>
        <w:t xml:space="preserve">Чтобы посмотреть и распечатать индивидуальный наряд нужно выбрать конкретного исполнителя (выбор осуществляется только из задействованных на текущий день рабочих – которые упоминаются в дневном наряде). </w:t>
      </w:r>
      <w:r w:rsidR="006F458E">
        <w:rPr>
          <w:lang w:eastAsia="ru-RU"/>
        </w:rPr>
        <w:t>После выбора исполнителя нажимается кнопки «Индивидуальный наряд» и заполняются недостающие поля (рис. 14а).</w:t>
      </w:r>
      <w:r w:rsidR="0055094D">
        <w:rPr>
          <w:lang w:eastAsia="ru-RU"/>
        </w:rPr>
        <w:t xml:space="preserve"> Количество по заявке берется из </w:t>
      </w:r>
      <w:r w:rsidR="00667FD0">
        <w:rPr>
          <w:lang w:eastAsia="ru-RU"/>
        </w:rPr>
        <w:t xml:space="preserve">модуля «Заявка» </w:t>
      </w:r>
      <w:r w:rsidR="0055094D">
        <w:rPr>
          <w:lang w:eastAsia="ru-RU"/>
        </w:rPr>
        <w:t>(сумма по определенному чертежу – сколько штук заказано).</w:t>
      </w:r>
      <w:r w:rsidR="00667FD0">
        <w:rPr>
          <w:lang w:eastAsia="ru-RU"/>
        </w:rPr>
        <w:t xml:space="preserve"> Это количество берется из заявки. Например, заказчик заказал определенное изделие в количестве 300 штук (если одну деталь заказали несколько заказчиков-в нескольких заявках, то количество суммируется). В поле «количество по заявке» ставится 300 штук, на 29.04. было сменное задание-изготовить 72 штуки, их изгот</w:t>
      </w:r>
      <w:r w:rsidR="00E87004">
        <w:rPr>
          <w:lang w:eastAsia="ru-RU"/>
        </w:rPr>
        <w:t xml:space="preserve">овили и оказалось 2 штуки брака, </w:t>
      </w:r>
      <w:r w:rsidR="00667FD0">
        <w:rPr>
          <w:lang w:eastAsia="ru-RU"/>
        </w:rPr>
        <w:t>поэтому на 29.04. выполнено 70 штук, в поле «невыпол</w:t>
      </w:r>
      <w:r w:rsidR="00E87004">
        <w:rPr>
          <w:lang w:eastAsia="ru-RU"/>
        </w:rPr>
        <w:t>н</w:t>
      </w:r>
      <w:r w:rsidR="00667FD0">
        <w:rPr>
          <w:lang w:eastAsia="ru-RU"/>
        </w:rPr>
        <w:t>енное количество деталей по заявке» ставится 300-70=230</w:t>
      </w:r>
      <w:r w:rsidR="00E87004">
        <w:rPr>
          <w:lang w:eastAsia="ru-RU"/>
        </w:rPr>
        <w:t xml:space="preserve"> штук, следовательно, на 3</w:t>
      </w:r>
      <w:r w:rsidR="00667FD0">
        <w:rPr>
          <w:lang w:eastAsia="ru-RU"/>
        </w:rPr>
        <w:t xml:space="preserve">0.04. в поле «количество по заявке» будет стоять 230 (так как 70 выполнено). </w:t>
      </w:r>
    </w:p>
    <w:p w14:paraId="002CB471" w14:textId="55CCD348" w:rsidR="0055094D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оборудование - пресс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 xml:space="preserve">все подходящие пресса описаны в технологической карте). В зависимости от выбранного пресса – подтягиваются из технологической карты время и температура вулканизации. Количество </w:t>
      </w:r>
      <w:proofErr w:type="spellStart"/>
      <w:r>
        <w:rPr>
          <w:lang w:eastAsia="ru-RU"/>
        </w:rPr>
        <w:t>прессформ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, выход партии так же подтягиваются из технологической карты на данный чертеж. </w:t>
      </w:r>
    </w:p>
    <w:p w14:paraId="211393B4" w14:textId="0E407605" w:rsidR="00DF6907" w:rsidRDefault="0055094D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Вручную проставляется Уч. (например, формовой)</w:t>
      </w:r>
      <w:r w:rsidR="00DF6907">
        <w:rPr>
          <w:lang w:eastAsia="ru-RU"/>
        </w:rPr>
        <w:t xml:space="preserve"> и время работы пресса в смене.</w:t>
      </w:r>
    </w:p>
    <w:p w14:paraId="58E60AF2" w14:textId="3EF8853B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Количество съемов = задание сменное / выход партии.</w:t>
      </w:r>
    </w:p>
    <w:p w14:paraId="61B339BA" w14:textId="4EF7DB7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использования пресса = количество съемов* время вулканизации.</w:t>
      </w:r>
    </w:p>
    <w:p w14:paraId="5F1BF7A2" w14:textId="1A5D63AE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Время работы пресса свободное = время работы пресса в смену – (126+104+64 – сумма времен использования конкретного пресса)*1,2.</w:t>
      </w:r>
    </w:p>
    <w:p w14:paraId="3FBB955A" w14:textId="3A0547AD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Невыполненное количество деталей по заявке (по всем заявкам, если эту деталь заказали несколько заказчиков и заявка не была отгружена) = количество по заявке – задание сменное</w:t>
      </w:r>
      <w:r w:rsidR="006363D9">
        <w:rPr>
          <w:lang w:eastAsia="ru-RU"/>
        </w:rPr>
        <w:t xml:space="preserve"> + брак</w:t>
      </w:r>
      <w:r>
        <w:rPr>
          <w:lang w:eastAsia="ru-RU"/>
        </w:rPr>
        <w:t>.</w:t>
      </w:r>
    </w:p>
    <w:p w14:paraId="72DC13C2" w14:textId="0DC51BC6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Фактически выполненное, брак заводятся вручную.</w:t>
      </w:r>
    </w:p>
    <w:p w14:paraId="5DC721F7" w14:textId="30F0ABE7" w:rsidR="00DF6907" w:rsidRDefault="00DF6907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Одновременная работа: если «1», значит работа на прессе последовательная, если «0» (см. рис. 14а), то это значит на 6 прессе одновременно изготавливаются оба уплотнения.</w:t>
      </w:r>
    </w:p>
    <w:p w14:paraId="40B38B86" w14:textId="5657FD39" w:rsidR="00DD7803" w:rsidRDefault="0053293A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AE4022" wp14:editId="2F333CEB">
            <wp:extent cx="6840220" cy="3515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ins w:id="1298" w:author="Екатерина Луткова" w:date="2016-04-19T16:59:00Z"/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44BE8FBE" w14:textId="56037F40" w:rsidR="006F458E" w:rsidRDefault="0055094D" w:rsidP="00D26461">
      <w:pPr>
        <w:spacing w:before="100" w:beforeAutospacing="1" w:after="100" w:afterAutospacing="1" w:line="360" w:lineRule="auto"/>
        <w:jc w:val="center"/>
        <w:rPr>
          <w:ins w:id="1299" w:author="Екатерина Луткова" w:date="2016-04-19T16:58:00Z"/>
          <w:noProof/>
          <w:lang w:eastAsia="ru-RU"/>
        </w:rPr>
      </w:pPr>
      <w:ins w:id="1300" w:author="Екатерина Луткова" w:date="2016-04-19T17:34:00Z">
        <w:r>
          <w:rPr>
            <w:noProof/>
            <w:lang w:eastAsia="ru-RU"/>
          </w:rPr>
          <w:drawing>
            <wp:inline distT="0" distB="0" distL="0" distR="0" wp14:anchorId="04811D00" wp14:editId="49A83B9B">
              <wp:extent cx="6840220" cy="3175635"/>
              <wp:effectExtent l="0" t="0" r="0" b="5715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40220" cy="31756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3A95D2" w14:textId="751928A9" w:rsidR="006F458E" w:rsidDel="00C42FE2" w:rsidRDefault="006F458E">
      <w:pPr>
        <w:spacing w:before="100" w:beforeAutospacing="1" w:after="100" w:afterAutospacing="1" w:line="360" w:lineRule="auto"/>
        <w:jc w:val="center"/>
        <w:rPr>
          <w:del w:id="1301" w:author="Екатерина Луткова" w:date="2016-04-20T13:01:00Z"/>
          <w:noProof/>
          <w:lang w:eastAsia="ru-RU"/>
        </w:rPr>
      </w:pPr>
      <w:ins w:id="1302" w:author="Екатерина Луткова" w:date="2016-04-19T16:58:00Z">
        <w:r>
          <w:rPr>
            <w:noProof/>
            <w:lang w:eastAsia="ru-RU"/>
          </w:rPr>
          <w:t>Рисунок 14а – Индивидуальный наряд</w:t>
        </w:r>
      </w:ins>
    </w:p>
    <w:p w14:paraId="67B4E7FD" w14:textId="70AC38F9" w:rsidR="00FB39AE" w:rsidDel="00C42FE2" w:rsidRDefault="00FB39AE">
      <w:pPr>
        <w:rPr>
          <w:del w:id="1303" w:author="Екатерина Луткова" w:date="2016-04-20T13:01:00Z"/>
          <w:noProof/>
          <w:lang w:eastAsia="ru-RU"/>
        </w:rPr>
        <w:pPrChange w:id="1304" w:author="Екатерина Луткова" w:date="2016-04-20T13:01:00Z">
          <w:pPr>
            <w:pStyle w:val="3"/>
            <w:ind w:firstLine="708"/>
          </w:pPr>
        </w:pPrChange>
      </w:pPr>
      <w:del w:id="1305" w:author="Екатерина Луткова" w:date="2016-04-20T13:01:00Z">
        <w:r w:rsidDel="00C42FE2">
          <w:rPr>
            <w:noProof/>
            <w:lang w:eastAsia="ru-RU"/>
          </w:rPr>
          <w:delText xml:space="preserve">4.6.1 Учет </w:delText>
        </w:r>
      </w:del>
      <w:del w:id="1306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del w:id="1307" w:author="Екатерина Луткова" w:date="2016-04-20T13:01:00Z">
        <w:r w:rsidDel="00C42FE2">
          <w:rPr>
            <w:noProof/>
            <w:lang w:eastAsia="ru-RU"/>
          </w:rPr>
          <w:delText>материала</w:delText>
        </w:r>
      </w:del>
    </w:p>
    <w:p w14:paraId="2234BFFC" w14:textId="7B5194EB" w:rsidR="00FB39AE" w:rsidDel="00C42FE2" w:rsidRDefault="00FB39AE">
      <w:pPr>
        <w:rPr>
          <w:del w:id="1308" w:author="Екатерина Луткова" w:date="2016-04-20T13:01:00Z"/>
          <w:lang w:eastAsia="ru-RU"/>
        </w:rPr>
      </w:pPr>
      <w:del w:id="1309" w:author="Екатерина Луткова" w:date="2016-04-20T13:01:00Z">
        <w:r w:rsidDel="00C42FE2">
          <w:rPr>
            <w:lang w:eastAsia="ru-RU"/>
          </w:rPr>
          <w:tab/>
          <w:delText>Формируется сводный отчет, который имеет следующие поля:</w:delText>
        </w:r>
      </w:del>
    </w:p>
    <w:p w14:paraId="5CB5EFAD" w14:textId="03CAF595" w:rsidR="00FB39AE" w:rsidDel="00C42FE2" w:rsidRDefault="00FB39AE">
      <w:pPr>
        <w:rPr>
          <w:del w:id="1310" w:author="Екатерина Луткова" w:date="2016-04-20T13:01:00Z"/>
          <w:lang w:eastAsia="ru-RU"/>
        </w:rPr>
        <w:pPrChange w:id="1311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2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4AB8A47A" w14:textId="1C3C127F" w:rsidR="00FB39AE" w:rsidDel="00C42FE2" w:rsidRDefault="00FB39AE">
      <w:pPr>
        <w:rPr>
          <w:del w:id="1313" w:author="Екатерина Луткова" w:date="2016-04-20T13:01:00Z"/>
          <w:lang w:eastAsia="ru-RU"/>
        </w:rPr>
        <w:pPrChange w:id="1314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5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288AB3FD" w14:textId="479E62E9" w:rsidR="00FB39AE" w:rsidDel="00C42FE2" w:rsidRDefault="00FB39AE">
      <w:pPr>
        <w:rPr>
          <w:del w:id="1316" w:author="Екатерина Луткова" w:date="2016-04-20T13:01:00Z"/>
          <w:lang w:eastAsia="ru-RU"/>
        </w:rPr>
        <w:pPrChange w:id="1317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18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6C27B850" w14:textId="22455725" w:rsidR="00FB39AE" w:rsidDel="00C42FE2" w:rsidRDefault="00FB39AE">
      <w:pPr>
        <w:rPr>
          <w:del w:id="1319" w:author="Екатерина Луткова" w:date="2016-04-20T13:01:00Z"/>
          <w:lang w:eastAsia="ru-RU"/>
        </w:rPr>
        <w:pPrChange w:id="1320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1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4AD6D93C" w14:textId="592CD964" w:rsidR="00FB39AE" w:rsidDel="00C42FE2" w:rsidRDefault="00FB39AE">
      <w:pPr>
        <w:rPr>
          <w:del w:id="1322" w:author="Екатерина Луткова" w:date="2016-04-20T13:01:00Z"/>
          <w:lang w:eastAsia="ru-RU"/>
        </w:rPr>
        <w:pPrChange w:id="1323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4" w:author="Екатерина Луткова" w:date="2016-04-20T13:01:00Z">
        <w:r w:rsidDel="00C42FE2">
          <w:rPr>
            <w:lang w:eastAsia="ru-RU"/>
          </w:rPr>
          <w:lastRenderedPageBreak/>
          <w:delText>Партия;</w:delText>
        </w:r>
      </w:del>
    </w:p>
    <w:p w14:paraId="2F58BC86" w14:textId="0CEFD83A" w:rsidR="00FB39AE" w:rsidDel="00C42FE2" w:rsidRDefault="00FB39AE">
      <w:pPr>
        <w:rPr>
          <w:del w:id="1325" w:author="Екатерина Луткова" w:date="2016-04-20T13:01:00Z"/>
          <w:lang w:eastAsia="ru-RU"/>
        </w:rPr>
        <w:pPrChange w:id="1326" w:author="Екатерина Луткова" w:date="2016-04-20T13:01:00Z">
          <w:pPr>
            <w:pStyle w:val="a4"/>
            <w:numPr>
              <w:numId w:val="31"/>
            </w:numPr>
            <w:ind w:hanging="360"/>
          </w:pPr>
        </w:pPrChange>
      </w:pPr>
      <w:del w:id="1327" w:author="Екатерина Луткова" w:date="2016-04-20T13:01:00Z">
        <w:r w:rsidDel="00C42FE2">
          <w:rPr>
            <w:lang w:eastAsia="ru-RU"/>
          </w:rPr>
          <w:delText>Использовано материала (выполнено деталей</w:delText>
        </w:r>
        <w:r w:rsidR="00947AAF" w:rsidDel="00C42FE2">
          <w:rPr>
            <w:lang w:eastAsia="ru-RU"/>
          </w:rPr>
          <w:delText xml:space="preserve"> </w:delText>
        </w:r>
        <w:r w:rsidDel="00C42FE2">
          <w:rPr>
            <w:lang w:eastAsia="ru-RU"/>
          </w:rPr>
          <w:delText xml:space="preserve">* массу с отходами из модуля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).</w:delText>
        </w:r>
      </w:del>
    </w:p>
    <w:p w14:paraId="7A451F77" w14:textId="7FC18CF6" w:rsidR="00FB39AE" w:rsidDel="00C42FE2" w:rsidRDefault="00FB39AE">
      <w:pPr>
        <w:rPr>
          <w:del w:id="1328" w:author="Екатерина Луткова" w:date="2016-04-20T13:01:00Z"/>
          <w:lang w:eastAsia="ru-RU"/>
        </w:rPr>
        <w:pPrChange w:id="1329" w:author="Екатерина Луткова" w:date="2016-04-20T13:01:00Z">
          <w:pPr>
            <w:pStyle w:val="a4"/>
          </w:pPr>
        </w:pPrChange>
      </w:pPr>
      <w:del w:id="1330" w:author="Екатерина Луткова" w:date="2016-04-20T13:01:00Z">
        <w:r w:rsidDel="00C42FE2">
          <w:rPr>
            <w:lang w:eastAsia="ru-RU"/>
          </w:rPr>
          <w:delText>Группировка ведется по каждому материалу.</w:delText>
        </w:r>
      </w:del>
    </w:p>
    <w:p w14:paraId="48D520AD" w14:textId="2528A491" w:rsidR="00FB39AE" w:rsidDel="00C42FE2" w:rsidRDefault="00FB39AE">
      <w:pPr>
        <w:rPr>
          <w:del w:id="1331" w:author="Екатерина Луткова" w:date="2016-04-20T13:01:00Z"/>
          <w:lang w:eastAsia="ru-RU"/>
        </w:rPr>
        <w:pPrChange w:id="1332" w:author="Екатерина Луткова" w:date="2016-04-20T13:01:00Z">
          <w:pPr>
            <w:pStyle w:val="a4"/>
          </w:pPr>
        </w:pPrChange>
      </w:pPr>
      <w:del w:id="1333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34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</w:p>
    <w:p w14:paraId="33535DD9" w14:textId="233E114A" w:rsidR="00947AAF" w:rsidDel="00C42FE2" w:rsidRDefault="00947AAF">
      <w:pPr>
        <w:rPr>
          <w:del w:id="1335" w:author="Екатерина Луткова" w:date="2016-04-20T13:01:00Z"/>
          <w:lang w:eastAsia="ru-RU"/>
        </w:rPr>
        <w:pPrChange w:id="1336" w:author="Екатерина Луткова" w:date="2016-04-20T13:01:00Z">
          <w:pPr>
            <w:pStyle w:val="3"/>
            <w:ind w:firstLine="708"/>
          </w:pPr>
        </w:pPrChange>
      </w:pPr>
      <w:del w:id="1337" w:author="Екатерина Луткова" w:date="2016-04-20T13:01:00Z">
        <w:r w:rsidDel="00C42FE2">
          <w:rPr>
            <w:lang w:eastAsia="ru-RU"/>
          </w:rPr>
          <w:delText>4.6.2  Учет прямых затрат на наряд</w:delText>
        </w:r>
      </w:del>
    </w:p>
    <w:p w14:paraId="20440EDF" w14:textId="058B6237" w:rsidR="00947AAF" w:rsidDel="00C42FE2" w:rsidRDefault="00947AAF">
      <w:pPr>
        <w:rPr>
          <w:del w:id="1338" w:author="Екатерина Луткова" w:date="2016-04-20T13:01:00Z"/>
          <w:lang w:eastAsia="ru-RU"/>
        </w:rPr>
        <w:pPrChange w:id="1339" w:author="Екатерина Луткова" w:date="2016-04-20T13:01:00Z">
          <w:pPr>
            <w:ind w:firstLine="709"/>
          </w:pPr>
        </w:pPrChange>
      </w:pPr>
      <w:del w:id="1340" w:author="Екатерина Луткова" w:date="2016-04-20T13:01:00Z">
        <w:r w:rsidDel="00C42FE2">
          <w:rPr>
            <w:lang w:eastAsia="ru-RU"/>
          </w:rPr>
          <w:delText>Формируется сводная таблица, которая содержит следующие поля:</w:delText>
        </w:r>
      </w:del>
    </w:p>
    <w:p w14:paraId="6DFB4DF6" w14:textId="4F438D41" w:rsidR="00947AAF" w:rsidDel="00C42FE2" w:rsidRDefault="00947AAF">
      <w:pPr>
        <w:rPr>
          <w:del w:id="1341" w:author="Екатерина Луткова" w:date="2016-04-20T13:01:00Z"/>
          <w:lang w:eastAsia="ru-RU"/>
        </w:rPr>
        <w:pPrChange w:id="1342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3" w:author="Екатерина Луткова" w:date="2016-04-20T13:01:00Z">
        <w:r w:rsidDel="00C42FE2">
          <w:rPr>
            <w:lang w:eastAsia="ru-RU"/>
          </w:rPr>
          <w:delText>чертеж;</w:delText>
        </w:r>
      </w:del>
    </w:p>
    <w:p w14:paraId="5CEAC51C" w14:textId="6D8ED612" w:rsidR="00947AAF" w:rsidDel="00C42FE2" w:rsidRDefault="00947AAF">
      <w:pPr>
        <w:rPr>
          <w:del w:id="1344" w:author="Екатерина Луткова" w:date="2016-04-20T13:01:00Z"/>
          <w:lang w:eastAsia="ru-RU"/>
        </w:rPr>
        <w:pPrChange w:id="1345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6" w:author="Екатерина Луткова" w:date="2016-04-20T13:01:00Z">
        <w:r w:rsidDel="00C42FE2">
          <w:rPr>
            <w:lang w:eastAsia="ru-RU"/>
          </w:rPr>
          <w:delText>группа;</w:delText>
        </w:r>
      </w:del>
    </w:p>
    <w:p w14:paraId="3598AEFF" w14:textId="1BB75A1E" w:rsidR="00947AAF" w:rsidDel="00C42FE2" w:rsidRDefault="00947AAF">
      <w:pPr>
        <w:rPr>
          <w:del w:id="1347" w:author="Екатерина Луткова" w:date="2016-04-20T13:01:00Z"/>
          <w:lang w:eastAsia="ru-RU"/>
        </w:rPr>
        <w:pPrChange w:id="1348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49" w:author="Екатерина Луткова" w:date="2016-04-20T13:01:00Z">
        <w:r w:rsidDel="00C42FE2">
          <w:rPr>
            <w:lang w:eastAsia="ru-RU"/>
          </w:rPr>
          <w:delText>наименование;</w:delText>
        </w:r>
      </w:del>
    </w:p>
    <w:p w14:paraId="3D7E2EB9" w14:textId="6408E1D3" w:rsidR="00947AAF" w:rsidDel="00C42FE2" w:rsidRDefault="00947AAF">
      <w:pPr>
        <w:rPr>
          <w:del w:id="1350" w:author="Екатерина Луткова" w:date="2016-04-20T13:01:00Z"/>
          <w:lang w:eastAsia="ru-RU"/>
        </w:rPr>
        <w:pPrChange w:id="1351" w:author="Екатерина Луткова" w:date="2016-04-20T13:01:00Z">
          <w:pPr>
            <w:pStyle w:val="a4"/>
            <w:numPr>
              <w:numId w:val="32"/>
            </w:numPr>
            <w:ind w:hanging="360"/>
          </w:pPr>
        </w:pPrChange>
      </w:pPr>
      <w:del w:id="1352" w:author="Екатерина Луткова" w:date="2016-04-20T13:01:00Z">
        <w:r w:rsidDel="00C42FE2">
          <w:rPr>
            <w:lang w:eastAsia="ru-RU"/>
          </w:rPr>
          <w:delText>выполнено деталей;</w:delText>
        </w:r>
      </w:del>
    </w:p>
    <w:p w14:paraId="2CD350FD" w14:textId="43CC4CF2" w:rsidR="00947AAF" w:rsidDel="00C42FE2" w:rsidRDefault="00947AAF">
      <w:pPr>
        <w:rPr>
          <w:del w:id="1353" w:author="Екатерина Луткова" w:date="2016-04-20T13:01:00Z"/>
        </w:rPr>
        <w:pPrChange w:id="1354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5" w:author="Екатерина Луткова" w:date="2016-04-20T13:01:00Z">
        <w:r w:rsidDel="00C42FE2">
          <w:delText>сырье и материалы (сумма);</w:delText>
        </w:r>
      </w:del>
    </w:p>
    <w:p w14:paraId="41D6D553" w14:textId="0FB0ABF8" w:rsidR="00947AAF" w:rsidDel="00C42FE2" w:rsidRDefault="00947AAF">
      <w:pPr>
        <w:rPr>
          <w:del w:id="1356" w:author="Екатерина Луткова" w:date="2016-04-20T13:01:00Z"/>
        </w:rPr>
        <w:pPrChange w:id="1357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58" w:author="Екатерина Луткова" w:date="2016-04-20T13:01:00Z">
        <w:r w:rsidDel="00C42FE2">
          <w:delText>основная зарплата (сумма);</w:delText>
        </w:r>
      </w:del>
    </w:p>
    <w:p w14:paraId="69C29BB4" w14:textId="07C20A96" w:rsidR="00947AAF" w:rsidDel="00C42FE2" w:rsidRDefault="00947AAF">
      <w:pPr>
        <w:rPr>
          <w:del w:id="1359" w:author="Екатерина Луткова" w:date="2016-04-20T13:01:00Z"/>
        </w:rPr>
        <w:pPrChange w:id="1360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1" w:author="Екатерина Луткова" w:date="2016-04-20T13:01:00Z">
        <w:r w:rsidDel="00C42FE2">
          <w:delText>транспортные (сумма);</w:delText>
        </w:r>
      </w:del>
    </w:p>
    <w:p w14:paraId="69DC3E53" w14:textId="3A1CC687" w:rsidR="00947AAF" w:rsidDel="00C42FE2" w:rsidRDefault="00947AAF">
      <w:pPr>
        <w:rPr>
          <w:del w:id="1362" w:author="Екатерина Луткова" w:date="2016-04-20T13:01:00Z"/>
        </w:rPr>
        <w:pPrChange w:id="1363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4" w:author="Екатерина Луткова" w:date="2016-04-20T13:01:00Z">
        <w:r w:rsidDel="00C42FE2">
          <w:delText>электроэнергия для формовых(сумма);</w:delText>
        </w:r>
      </w:del>
    </w:p>
    <w:p w14:paraId="414FF29C" w14:textId="7CF8FF0F" w:rsidR="00947AAF" w:rsidDel="00C42FE2" w:rsidRDefault="00947AAF">
      <w:pPr>
        <w:rPr>
          <w:del w:id="1365" w:author="Екатерина Луткова" w:date="2016-04-20T13:01:00Z"/>
        </w:rPr>
        <w:pPrChange w:id="1366" w:author="Екатерина Луткова" w:date="2016-04-20T13:01:00Z">
          <w:pPr>
            <w:numPr>
              <w:numId w:val="32"/>
            </w:numPr>
            <w:ind w:left="720" w:hanging="360"/>
            <w:jc w:val="both"/>
          </w:pPr>
        </w:pPrChange>
      </w:pPr>
      <w:del w:id="1367" w:author="Екатерина Луткова" w:date="2016-04-20T13:01:00Z">
        <w:r w:rsidDel="00C42FE2">
          <w:delText>электроэнергия прочая(сумма);</w:delText>
        </w:r>
      </w:del>
    </w:p>
    <w:p w14:paraId="331B1933" w14:textId="650F91F8" w:rsidR="00947AAF" w:rsidDel="00C42FE2" w:rsidRDefault="00947AAF">
      <w:pPr>
        <w:rPr>
          <w:del w:id="1368" w:author="Екатерина Луткова" w:date="2016-04-20T13:01:00Z"/>
          <w:lang w:eastAsia="ru-RU"/>
        </w:rPr>
        <w:pPrChange w:id="1369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0" w:author="Екатерина Луткова" w:date="2016-04-20T13:01:00Z">
        <w:r w:rsidDel="00C42FE2">
          <w:rPr>
            <w:lang w:eastAsia="ru-RU"/>
          </w:rPr>
          <w:delText>Группировка осуществлена по номеру наряда. В конце ставится итого по наряду.</w:delText>
        </w:r>
      </w:del>
    </w:p>
    <w:p w14:paraId="31A27ACB" w14:textId="702BAF03" w:rsidR="00947AAF" w:rsidDel="00C42FE2" w:rsidRDefault="00947AAF">
      <w:pPr>
        <w:rPr>
          <w:del w:id="1371" w:author="Екатерина Луткова" w:date="2016-04-20T13:01:00Z"/>
          <w:lang w:eastAsia="ru-RU"/>
        </w:rPr>
        <w:pPrChange w:id="1372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3" w:author="Екатерина Луткова" w:date="2016-04-20T13:01:00Z">
        <w:r w:rsidDel="00C42FE2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C42FE2">
          <w:rPr>
            <w:lang w:eastAsia="ru-RU"/>
          </w:rPr>
          <w:delText>[</w:delText>
        </w:r>
        <w:r w:rsidDel="00C42FE2">
          <w:rPr>
            <w:lang w:eastAsia="ru-RU"/>
          </w:rPr>
          <w:delText>п. 4.5.3</w:delText>
        </w:r>
        <w:r w:rsidRPr="00FB39AE" w:rsidDel="00C42FE2">
          <w:rPr>
            <w:lang w:eastAsia="ru-RU"/>
          </w:rPr>
          <w:delText>]</w:delText>
        </w:r>
        <w:r w:rsidDel="00C42FE2">
          <w:rPr>
            <w:lang w:eastAsia="ru-RU"/>
          </w:rPr>
          <w:delText>.</w:delText>
        </w:r>
      </w:del>
    </w:p>
    <w:p w14:paraId="414D793D" w14:textId="5B878E2E" w:rsidR="00947AAF" w:rsidDel="00C42FE2" w:rsidRDefault="00947AAF">
      <w:pPr>
        <w:rPr>
          <w:del w:id="1374" w:author="Екатерина Луткова" w:date="2016-04-20T13:01:00Z"/>
          <w:lang w:eastAsia="ru-RU"/>
        </w:rPr>
        <w:pPrChange w:id="1375" w:author="Екатерина Луткова" w:date="2016-04-20T13:01:00Z">
          <w:pPr>
            <w:pStyle w:val="a4"/>
            <w:spacing w:line="360" w:lineRule="auto"/>
            <w:ind w:left="0" w:firstLine="709"/>
          </w:pPr>
        </w:pPrChange>
      </w:pPr>
      <w:del w:id="1376" w:author="Екатерина Луткова" w:date="2016-04-20T13:01:00Z">
        <w:r w:rsidDel="00C42FE2">
          <w:rPr>
            <w:lang w:eastAsia="ru-RU"/>
          </w:rPr>
          <w:delText xml:space="preserve">Отчет формируется </w:delText>
        </w:r>
      </w:del>
      <w:del w:id="1377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</w:p>
    <w:p w14:paraId="5430FB8A" w14:textId="77777777" w:rsidR="00FB39AE" w:rsidRPr="00FB39AE" w:rsidRDefault="00FB39AE">
      <w:pPr>
        <w:spacing w:before="100" w:beforeAutospacing="1" w:after="100" w:afterAutospacing="1" w:line="360" w:lineRule="auto"/>
        <w:jc w:val="center"/>
        <w:rPr>
          <w:lang w:eastAsia="ru-RU"/>
        </w:rPr>
        <w:pPrChange w:id="1378" w:author="Екатерина Луткова" w:date="2016-04-20T13:01:00Z">
          <w:pPr>
            <w:pStyle w:val="a4"/>
          </w:pPr>
        </w:pPrChange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1379" w:name="_Toc451251832"/>
      <w:commentRangeStart w:id="1380"/>
      <w:r>
        <w:rPr>
          <w:lang w:eastAsia="ru-RU"/>
        </w:rPr>
        <w:t>Модуль «Отгрузка»</w:t>
      </w:r>
      <w:bookmarkEnd w:id="1379"/>
      <w:commentRangeEnd w:id="1380"/>
      <w:r w:rsidR="00BF38CE">
        <w:rPr>
          <w:rStyle w:val="af0"/>
          <w:rFonts w:eastAsia="Calibri"/>
          <w:b w:val="0"/>
        </w:rPr>
        <w:commentReference w:id="1380"/>
      </w:r>
    </w:p>
    <w:p w14:paraId="7C057F68" w14:textId="42D87019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  <w:ins w:id="1381" w:author="Екатерина Луткова" w:date="2016-05-26T16:15:00Z">
        <w:r w:rsidR="007722D4">
          <w:rPr>
            <w:lang w:eastAsia="ru-RU"/>
          </w:rPr>
          <w:t xml:space="preserve"> </w:t>
        </w:r>
      </w:ins>
      <w:ins w:id="1382" w:author="Екатерина Луткова" w:date="2016-05-26T16:16:00Z">
        <w:r w:rsidR="007722D4">
          <w:rPr>
            <w:lang w:eastAsia="ru-RU"/>
          </w:rPr>
          <w:t>Информация по отгрузке автоматически добавляется в журнал «Распоряжение на отгрузку». Журнал – это реестр всех произведенных отгрузок.</w:t>
        </w:r>
      </w:ins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</w:t>
      </w:r>
      <w:commentRangeStart w:id="1383"/>
      <w:r w:rsidRPr="0050217A">
        <w:rPr>
          <w:lang w:eastAsia="ru-RU"/>
        </w:rPr>
        <w:t xml:space="preserve">по замене брака </w:t>
      </w:r>
      <w:commentRangeEnd w:id="1383"/>
      <w:r w:rsidR="00B4152C">
        <w:rPr>
          <w:rStyle w:val="af0"/>
        </w:rPr>
        <w:commentReference w:id="1383"/>
      </w:r>
      <w:r w:rsidRPr="0050217A">
        <w:rPr>
          <w:lang w:eastAsia="ru-RU"/>
        </w:rPr>
        <w:t xml:space="preserve">к номеру документа добавляется литер «Б», в цене проставляется «0». При </w:t>
      </w:r>
      <w:commentRangeStart w:id="1384"/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</w:t>
      </w:r>
      <w:commentRangeEnd w:id="1384"/>
      <w:r w:rsidR="00B4152C">
        <w:rPr>
          <w:rStyle w:val="af0"/>
        </w:rPr>
        <w:commentReference w:id="1384"/>
      </w:r>
      <w:r w:rsidRPr="0050217A">
        <w:rPr>
          <w:lang w:eastAsia="ru-RU"/>
        </w:rPr>
        <w:t>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Основание для накладной – номер выставленного счета. </w:t>
      </w:r>
      <w:commentRangeStart w:id="1385"/>
      <w:r>
        <w:rPr>
          <w:lang w:eastAsia="ru-RU"/>
        </w:rPr>
        <w:t>Прописывается вручную</w:t>
      </w:r>
      <w:commentRangeEnd w:id="1385"/>
      <w:r w:rsidR="00B4152C">
        <w:rPr>
          <w:rStyle w:val="af0"/>
        </w:rPr>
        <w:commentReference w:id="1385"/>
      </w:r>
      <w:r>
        <w:rPr>
          <w:lang w:eastAsia="ru-RU"/>
        </w:rPr>
        <w:t xml:space="preserve">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59EF1B00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заполняются поля таблицы для товарной накладной. Выбирается номер чертежа, слева появляется соответствующая ему группа и наименование детали. </w:t>
      </w:r>
      <w:commentRangeStart w:id="1386"/>
      <w:r>
        <w:rPr>
          <w:lang w:eastAsia="ru-RU"/>
        </w:rPr>
        <w:t>Код</w:t>
      </w:r>
      <w:commentRangeEnd w:id="1386"/>
      <w:r w:rsidR="00B4152C">
        <w:rPr>
          <w:rStyle w:val="af0"/>
        </w:rPr>
        <w:commentReference w:id="1386"/>
      </w:r>
      <w:r>
        <w:rPr>
          <w:lang w:eastAsia="ru-RU"/>
        </w:rPr>
        <w:t xml:space="preserve">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>.</w:t>
      </w:r>
      <w:ins w:id="1387" w:author="Екатерина Луткова" w:date="2016-05-26T16:22:00Z">
        <w:r w:rsidR="007722D4">
          <w:rPr>
            <w:lang w:eastAsia="ru-RU"/>
          </w:rPr>
          <w:t xml:space="preserve"> Код – это код единиц измерения</w:t>
        </w:r>
      </w:ins>
      <w:ins w:id="1388" w:author="Екатерина Луткова" w:date="2016-05-26T16:23:00Z">
        <w:r w:rsidR="007722D4">
          <w:rPr>
            <w:lang w:eastAsia="ru-RU"/>
          </w:rPr>
          <w:t xml:space="preserve"> (</w:t>
        </w:r>
      </w:ins>
      <w:ins w:id="1389" w:author="Екатерина Луткова" w:date="2016-05-26T16:25:00Z">
        <w:r w:rsidR="007722D4">
          <w:rPr>
            <w:lang w:eastAsia="ru-RU"/>
          </w:rPr>
          <w:t>есть в справочнике единиц измерения)</w:t>
        </w:r>
      </w:ins>
      <w:ins w:id="1390" w:author="Екатерина Луткова" w:date="2016-05-26T16:26:00Z">
        <w:r w:rsidR="007722D4">
          <w:rPr>
            <w:lang w:eastAsia="ru-RU"/>
          </w:rPr>
          <w:t>.</w:t>
        </w:r>
      </w:ins>
      <w:r>
        <w:rPr>
          <w:lang w:eastAsia="ru-RU"/>
        </w:rPr>
        <w:t xml:space="preserve"> Количество </w:t>
      </w:r>
      <w:ins w:id="1391" w:author="Екатерина Луткова" w:date="2016-05-17T11:54:00Z">
        <w:r w:rsidR="0069220B">
          <w:rPr>
            <w:lang w:eastAsia="ru-RU"/>
          </w:rPr>
          <w:t>заполняется вручную.</w:t>
        </w:r>
      </w:ins>
      <w:ins w:id="1392" w:author="Екатерина Луткова" w:date="2016-05-17T11:55:00Z">
        <w:r w:rsidR="0069220B">
          <w:rPr>
            <w:lang w:eastAsia="ru-RU"/>
          </w:rPr>
          <w:t xml:space="preserve"> </w:t>
        </w:r>
        <w:commentRangeStart w:id="1393"/>
        <w:r w:rsidR="0069220B">
          <w:rPr>
            <w:lang w:eastAsia="ru-RU"/>
          </w:rPr>
          <w:t>Партия берется из модуля «Наряд»</w:t>
        </w:r>
      </w:ins>
      <w:commentRangeEnd w:id="1393"/>
      <w:r w:rsidR="00B4152C">
        <w:rPr>
          <w:rStyle w:val="af0"/>
        </w:rPr>
        <w:commentReference w:id="1393"/>
      </w:r>
      <w:del w:id="1394" w:author="Екатерина Луткова" w:date="2016-05-17T11:55:00Z">
        <w:r w:rsidDel="0069220B">
          <w:rPr>
            <w:lang w:eastAsia="ru-RU"/>
          </w:rPr>
          <w:delText>и ном</w:delText>
        </w:r>
      </w:del>
      <w:del w:id="1395" w:author="Екатерина Луткова" w:date="2016-05-17T11:54:00Z">
        <w:r w:rsidDel="0069220B">
          <w:rPr>
            <w:lang w:eastAsia="ru-RU"/>
          </w:rPr>
          <w:delText>ер партии вручную</w:delText>
        </w:r>
      </w:del>
      <w:r>
        <w:rPr>
          <w:lang w:eastAsia="ru-RU"/>
        </w:rPr>
        <w:t xml:space="preserve">. </w:t>
      </w:r>
      <w:ins w:id="1396" w:author="Екатерина Луткова" w:date="2016-05-26T16:28:00Z">
        <w:r w:rsidR="00CB5A45">
          <w:rPr>
            <w:lang w:eastAsia="ru-RU"/>
          </w:rPr>
          <w:t xml:space="preserve">Партия берется автоматически самая ранняя (если работа по заявке велась несколько дней). </w:t>
        </w:r>
      </w:ins>
      <w:r>
        <w:rPr>
          <w:lang w:eastAsia="ru-RU"/>
        </w:rPr>
        <w:t xml:space="preserve">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</w:t>
      </w:r>
      <w:commentRangeStart w:id="1397"/>
      <w:r>
        <w:rPr>
          <w:lang w:eastAsia="ru-RU"/>
        </w:rPr>
        <w:t>сумма без НДС и с учетом НДС</w:t>
      </w:r>
      <w:commentRangeEnd w:id="1397"/>
      <w:r w:rsidR="00B4152C">
        <w:rPr>
          <w:rStyle w:val="af0"/>
        </w:rPr>
        <w:commentReference w:id="1397"/>
      </w:r>
      <w:r>
        <w:rPr>
          <w:lang w:eastAsia="ru-RU"/>
        </w:rPr>
        <w:t xml:space="preserve">. </w:t>
      </w:r>
      <w:ins w:id="1398" w:author="Екатерина Луткова" w:date="2016-05-26T16:30:00Z">
        <w:r w:rsidR="00CB5A45">
          <w:rPr>
            <w:lang w:eastAsia="ru-RU"/>
          </w:rPr>
          <w:t>Сумма считается как цена по чертежу * количество.</w:t>
        </w:r>
      </w:ins>
    </w:p>
    <w:p w14:paraId="421FAF1A" w14:textId="4940613E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Считается </w:t>
      </w:r>
      <w:commentRangeStart w:id="1399"/>
      <w:r>
        <w:rPr>
          <w:lang w:eastAsia="ru-RU"/>
        </w:rPr>
        <w:t xml:space="preserve">масса нетто </w:t>
      </w:r>
      <w:commentRangeEnd w:id="1399"/>
      <w:r w:rsidR="00B4152C">
        <w:rPr>
          <w:rStyle w:val="af0"/>
        </w:rPr>
        <w:commentReference w:id="1399"/>
      </w:r>
      <w:r>
        <w:rPr>
          <w:lang w:eastAsia="ru-RU"/>
        </w:rPr>
        <w:t>всей отгрузки и итоговая сумма с НДС и без НДС.</w:t>
      </w:r>
      <w:ins w:id="1400" w:author="Екатерина Луткова" w:date="2016-05-26T16:34:00Z">
        <w:r w:rsidR="00CB5A45">
          <w:rPr>
            <w:lang w:eastAsia="ru-RU"/>
          </w:rPr>
          <w:t xml:space="preserve"> Масса нетто считается по фактической массе, если фактическая масса не задана </w:t>
        </w:r>
      </w:ins>
      <w:ins w:id="1401" w:author="Екатерина Луткова" w:date="2016-05-26T16:35:00Z">
        <w:r w:rsidR="00CB5A45">
          <w:rPr>
            <w:lang w:eastAsia="ru-RU"/>
          </w:rPr>
          <w:t>–</w:t>
        </w:r>
      </w:ins>
      <w:ins w:id="1402" w:author="Екатерина Луткова" w:date="2016-05-26T16:34:00Z">
        <w:r w:rsidR="00CB5A45">
          <w:rPr>
            <w:lang w:eastAsia="ru-RU"/>
          </w:rPr>
          <w:t xml:space="preserve"> считается </w:t>
        </w:r>
      </w:ins>
      <w:ins w:id="1403" w:author="Екатерина Луткова" w:date="2016-05-26T16:35:00Z">
        <w:r w:rsidR="00CB5A45">
          <w:rPr>
            <w:lang w:eastAsia="ru-RU"/>
          </w:rPr>
          <w:t>по массе детали по чертежу.</w:t>
        </w:r>
      </w:ins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1404" w:name="_Toc451251833"/>
      <w:commentRangeStart w:id="1405"/>
      <w:r>
        <w:rPr>
          <w:lang w:eastAsia="ru-RU"/>
        </w:rPr>
        <w:t>1 ТТН</w:t>
      </w:r>
      <w:bookmarkEnd w:id="1404"/>
      <w:commentRangeEnd w:id="1405"/>
      <w:r w:rsidR="005B1F70">
        <w:rPr>
          <w:rStyle w:val="af0"/>
          <w:rFonts w:eastAsia="Calibri"/>
          <w:b w:val="0"/>
        </w:rPr>
        <w:commentReference w:id="1405"/>
      </w:r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406" w:author="Екатерина Луткова" w:date="2016-05-26T16:38:00Z"/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39F9E973" w14:textId="48B51959" w:rsidR="005139D4" w:rsidRDefault="005139D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407" w:author="Екатерина Луткова" w:date="2016-05-26T16:38:00Z">
        <w:r>
          <w:rPr>
            <w:lang w:eastAsia="ru-RU"/>
          </w:rPr>
          <w:t xml:space="preserve">Форма заполняется для дальнейшего формирования товарно-транспортной накладной (приложение 9). </w:t>
        </w:r>
      </w:ins>
      <w:ins w:id="1408" w:author="Екатерина Луткова" w:date="2016-05-26T16:39:00Z">
        <w:r>
          <w:rPr>
            <w:lang w:eastAsia="ru-RU"/>
          </w:rPr>
          <w:t>То есть заполненные данные ТТН переносятся в приложение 9.</w:t>
        </w:r>
      </w:ins>
    </w:p>
    <w:p w14:paraId="239AAFE2" w14:textId="469343B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commentRangeStart w:id="1409"/>
      <w:r>
        <w:rPr>
          <w:lang w:eastAsia="ru-RU"/>
        </w:rPr>
        <w:lastRenderedPageBreak/>
        <w:t>Номер присваивается автоматически</w:t>
      </w:r>
      <w:commentRangeEnd w:id="1409"/>
      <w:r w:rsidR="005B1F70">
        <w:rPr>
          <w:rStyle w:val="af0"/>
        </w:rPr>
        <w:commentReference w:id="1409"/>
      </w:r>
      <w:r>
        <w:rPr>
          <w:lang w:eastAsia="ru-RU"/>
        </w:rPr>
        <w:t>.</w:t>
      </w:r>
      <w:ins w:id="1410" w:author="Екатерина Луткова" w:date="2016-05-26T16:41:00Z">
        <w:r w:rsidR="005139D4">
          <w:rPr>
            <w:lang w:eastAsia="ru-RU"/>
          </w:rPr>
          <w:t xml:space="preserve"> Номер ТТН соответствует номеру товарно-транспортной накладной.</w:t>
        </w:r>
      </w:ins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1" w:name="_Toc451251834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1411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2" w:name="_Toc451251835"/>
      <w:r>
        <w:rPr>
          <w:lang w:eastAsia="ru-RU"/>
        </w:rPr>
        <w:t>4.7.3 Счет-фактура</w:t>
      </w:r>
      <w:bookmarkEnd w:id="1412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3" w:name="_Toc451251836"/>
      <w:r>
        <w:rPr>
          <w:lang w:eastAsia="ru-RU"/>
        </w:rPr>
        <w:t>4.7.4 Товарно-транспортная накладная</w:t>
      </w:r>
      <w:bookmarkEnd w:id="1413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1414" w:name="_Toc451251837"/>
      <w:r>
        <w:rPr>
          <w:lang w:eastAsia="ru-RU"/>
        </w:rPr>
        <w:t>4.7.5 Паспорт</w:t>
      </w:r>
      <w:bookmarkEnd w:id="1414"/>
    </w:p>
    <w:p w14:paraId="4E07FDD1" w14:textId="77777777" w:rsidR="00D32A6E" w:rsidDel="00362A64" w:rsidRDefault="00D32A6E" w:rsidP="005B1F70">
      <w:pPr>
        <w:spacing w:before="100" w:beforeAutospacing="1" w:after="100" w:afterAutospacing="1" w:line="360" w:lineRule="auto"/>
        <w:ind w:firstLine="709"/>
        <w:jc w:val="both"/>
        <w:rPr>
          <w:del w:id="1415" w:author="Екатерина Луткова" w:date="2016-04-20T13:02:00Z"/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4910A47E" w14:textId="77777777" w:rsidR="00362A64" w:rsidRDefault="00362A64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20275B08" w14:textId="77777777" w:rsidR="00362A64" w:rsidRDefault="00362A64" w:rsidP="005B1F70">
      <w:pPr>
        <w:pStyle w:val="3"/>
        <w:ind w:firstLine="709"/>
        <w:rPr>
          <w:lang w:eastAsia="ru-RU"/>
        </w:rPr>
      </w:pPr>
      <w:bookmarkStart w:id="1416" w:name="_Toc451251838"/>
      <w:r>
        <w:rPr>
          <w:lang w:eastAsia="ru-RU"/>
        </w:rPr>
        <w:lastRenderedPageBreak/>
        <w:t>4.7.6 Универсальный передаточный документ</w:t>
      </w:r>
      <w:bookmarkEnd w:id="1416"/>
    </w:p>
    <w:p w14:paraId="1B32F6A6" w14:textId="03C10910" w:rsidR="001E1753" w:rsidRDefault="00362A64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см. приложение № 11 к договору 2016-04-01 от 1 апреля 2016 г.</w:t>
      </w:r>
    </w:p>
    <w:p w14:paraId="2CE1F157" w14:textId="5BC4F86C" w:rsidR="00295E57" w:rsidRDefault="00295E57" w:rsidP="005B1F70">
      <w:pPr>
        <w:pStyle w:val="2"/>
        <w:numPr>
          <w:ilvl w:val="1"/>
          <w:numId w:val="18"/>
        </w:numPr>
        <w:ind w:left="0" w:firstLine="709"/>
        <w:rPr>
          <w:lang w:eastAsia="ru-RU"/>
        </w:rPr>
      </w:pPr>
      <w:bookmarkStart w:id="1417" w:name="_Toc451251839"/>
      <w:r>
        <w:rPr>
          <w:lang w:eastAsia="ru-RU"/>
        </w:rPr>
        <w:t>Модуль «Отчеты»</w:t>
      </w:r>
      <w:bookmarkEnd w:id="1417"/>
    </w:p>
    <w:p w14:paraId="22729BB1" w14:textId="1A95120D" w:rsidR="00C42FE2" w:rsidRDefault="00C42FE2" w:rsidP="00C42FE2">
      <w:pPr>
        <w:pStyle w:val="3"/>
        <w:ind w:firstLine="708"/>
        <w:rPr>
          <w:lang w:eastAsia="ru-RU"/>
        </w:rPr>
      </w:pPr>
      <w:bookmarkStart w:id="1418" w:name="_Toc451251840"/>
      <w:commentRangeStart w:id="1419"/>
      <w:r>
        <w:rPr>
          <w:lang w:eastAsia="ru-RU"/>
        </w:rPr>
        <w:t>4.8.1.  Сводный отчет по способу изготовления</w:t>
      </w:r>
      <w:bookmarkEnd w:id="1418"/>
      <w:commentRangeEnd w:id="1419"/>
      <w:r w:rsidR="005A1EE3">
        <w:rPr>
          <w:rStyle w:val="af0"/>
          <w:rFonts w:eastAsia="Calibri"/>
          <w:b w:val="0"/>
        </w:rPr>
        <w:commentReference w:id="1419"/>
      </w:r>
    </w:p>
    <w:p w14:paraId="21CBA04E" w14:textId="77777777" w:rsidR="00C42FE2" w:rsidRDefault="00C42FE2" w:rsidP="00C42FE2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 следующую информацию по заявкам:</w:t>
      </w:r>
    </w:p>
    <w:p w14:paraId="1BD1A35C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5474BDC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1DA1BF28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612F3407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6AEBC9DB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72ABC42D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4291E8A9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ins w:id="1420" w:author="Екатерина Луткова" w:date="2016-05-26T17:32:00Z"/>
          <w:lang w:eastAsia="ru-RU"/>
        </w:rPr>
      </w:pPr>
      <w:r>
        <w:rPr>
          <w:lang w:eastAsia="ru-RU"/>
        </w:rPr>
        <w:t xml:space="preserve">Группировка ведется по </w:t>
      </w:r>
      <w:commentRangeStart w:id="1421"/>
      <w:r>
        <w:rPr>
          <w:lang w:eastAsia="ru-RU"/>
        </w:rPr>
        <w:t xml:space="preserve">всем способам изготовления </w:t>
      </w:r>
      <w:commentRangeEnd w:id="1421"/>
      <w:r w:rsidR="005A1EE3">
        <w:rPr>
          <w:rStyle w:val="af0"/>
        </w:rPr>
        <w:commentReference w:id="1421"/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BA730E5" w14:textId="1FF7F639" w:rsidR="00EB6146" w:rsidRDefault="00EB6146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ins w:id="1422" w:author="Екатерина Луткова" w:date="2016-05-26T17:32:00Z">
        <w:r>
          <w:rPr>
            <w:noProof/>
            <w:lang w:eastAsia="ru-RU"/>
          </w:rPr>
          <w:drawing>
            <wp:inline distT="0" distB="0" distL="0" distR="0" wp14:anchorId="06ADBA15" wp14:editId="51C87525">
              <wp:extent cx="4800600" cy="2924175"/>
              <wp:effectExtent l="0" t="0" r="0" b="9525"/>
              <wp:docPr id="7" name="Рисунок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0600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DA7B9C" w14:textId="72976E0A" w:rsidR="00575532" w:rsidRDefault="00C42FE2" w:rsidP="005B1F70">
      <w:pPr>
        <w:ind w:firstLine="709"/>
        <w:rPr>
          <w:lang w:eastAsia="ru-RU"/>
        </w:rPr>
      </w:pPr>
      <w:r>
        <w:rPr>
          <w:lang w:eastAsia="ru-RU"/>
        </w:rPr>
        <w:t>Отчет формируется за заданный период (предусмотреть ввод диапазона дат: с … по …).</w:t>
      </w:r>
    </w:p>
    <w:p w14:paraId="57FBB458" w14:textId="7305C699" w:rsidR="00C42FE2" w:rsidRDefault="00C42FE2" w:rsidP="00C42FE2">
      <w:pPr>
        <w:pStyle w:val="3"/>
        <w:ind w:firstLine="708"/>
        <w:rPr>
          <w:lang w:eastAsia="ru-RU"/>
        </w:rPr>
      </w:pPr>
      <w:bookmarkStart w:id="1423" w:name="_Toc451251841"/>
      <w:r>
        <w:rPr>
          <w:lang w:eastAsia="ru-RU"/>
        </w:rPr>
        <w:t>4.8.2.  Заказы и отгрузка по чертежу</w:t>
      </w:r>
      <w:bookmarkEnd w:id="1423"/>
    </w:p>
    <w:p w14:paraId="6E4280FD" w14:textId="6D8F6A6E" w:rsidR="00C42FE2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Данный отчет содержит информацию о количестве заказанной и отгруженной продукции и разнице между ними, которая показывает с</w:t>
      </w:r>
      <w:r w:rsidR="00CE3CB8">
        <w:rPr>
          <w:lang w:eastAsia="ru-RU"/>
        </w:rPr>
        <w:t>колько деталей нужно изготовить (см. рис.).</w:t>
      </w:r>
    </w:p>
    <w:p w14:paraId="5504B7A8" w14:textId="651DD23D" w:rsidR="0045628D" w:rsidRDefault="0045628D" w:rsidP="005B1F7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Содержит следующие поля:</w:t>
      </w:r>
    </w:p>
    <w:p w14:paraId="085B4EC4" w14:textId="77777777" w:rsidR="00C42FE2" w:rsidRDefault="00C42FE2" w:rsidP="00C42FE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чертежа;</w:t>
      </w:r>
    </w:p>
    <w:p w14:paraId="31E97B90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Наименование детали;</w:t>
      </w:r>
    </w:p>
    <w:p w14:paraId="65360C4A" w14:textId="77777777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4D7C8ACD" w14:textId="3DE5A64D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lastRenderedPageBreak/>
        <w:t>Заказчик;</w:t>
      </w:r>
    </w:p>
    <w:p w14:paraId="65826FF0" w14:textId="23197D78" w:rsidR="00C42FE2" w:rsidRDefault="00C42FE2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Номер заявки</w:t>
      </w:r>
      <w:r w:rsidR="00362A64">
        <w:rPr>
          <w:lang w:eastAsia="ru-RU"/>
        </w:rPr>
        <w:t xml:space="preserve"> (заявок, если данный чертеж был заказан в нескольких заявках)</w:t>
      </w:r>
      <w:r>
        <w:rPr>
          <w:lang w:eastAsia="ru-RU"/>
        </w:rPr>
        <w:t>;</w:t>
      </w:r>
    </w:p>
    <w:p w14:paraId="580D2A18" w14:textId="23EF36CB" w:rsidR="00C42FE2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регистрации заявки (-</w:t>
      </w:r>
      <w:proofErr w:type="spellStart"/>
      <w:r>
        <w:rPr>
          <w:lang w:eastAsia="ru-RU"/>
        </w:rPr>
        <w:t>ок</w:t>
      </w:r>
      <w:proofErr w:type="spellEnd"/>
      <w:r>
        <w:rPr>
          <w:lang w:eastAsia="ru-RU"/>
        </w:rPr>
        <w:t>);</w:t>
      </w:r>
    </w:p>
    <w:p w14:paraId="4BB53716" w14:textId="196B5D0E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Количество заявленного по заявке (-</w:t>
      </w:r>
      <w:proofErr w:type="spellStart"/>
      <w:r>
        <w:rPr>
          <w:lang w:eastAsia="ru-RU"/>
        </w:rPr>
        <w:t>кам</w:t>
      </w:r>
      <w:proofErr w:type="spellEnd"/>
      <w:r>
        <w:rPr>
          <w:lang w:eastAsia="ru-RU"/>
        </w:rPr>
        <w:t>);</w:t>
      </w:r>
    </w:p>
    <w:p w14:paraId="563BF84E" w14:textId="2B15C730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№ товарной накладной (-ых) (при отгрузке);</w:t>
      </w:r>
    </w:p>
    <w:p w14:paraId="0F8ED623" w14:textId="75B9AB3E" w:rsidR="0045628D" w:rsidRDefault="0045628D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1BBB5D9B" w14:textId="69277B4B" w:rsidR="00362A64" w:rsidRDefault="00362A64" w:rsidP="00C42FE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commentRangeStart w:id="1424"/>
      <w:r>
        <w:rPr>
          <w:lang w:eastAsia="ru-RU"/>
        </w:rPr>
        <w:t>Количество отгруженного по накладной</w:t>
      </w:r>
      <w:commentRangeEnd w:id="1424"/>
      <w:r w:rsidR="005A1EE3">
        <w:rPr>
          <w:rStyle w:val="af0"/>
        </w:rPr>
        <w:commentReference w:id="1424"/>
      </w:r>
      <w:r>
        <w:rPr>
          <w:lang w:eastAsia="ru-RU"/>
        </w:rPr>
        <w:t>;</w:t>
      </w:r>
    </w:p>
    <w:p w14:paraId="2250149E" w14:textId="40830C55" w:rsidR="0045628D" w:rsidRDefault="0045628D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  <w:pPrChange w:id="1425" w:author="Екатерина Луткова" w:date="2016-04-20T13:15:00Z">
          <w:pPr>
            <w:pStyle w:val="a4"/>
            <w:numPr>
              <w:numId w:val="30"/>
            </w:numPr>
            <w:spacing w:before="100" w:beforeAutospacing="1" w:after="100" w:afterAutospacing="1" w:line="360" w:lineRule="auto"/>
            <w:ind w:hanging="360"/>
            <w:jc w:val="both"/>
          </w:pPr>
        </w:pPrChange>
      </w:pPr>
      <w:r>
        <w:rPr>
          <w:lang w:eastAsia="ru-RU"/>
        </w:rPr>
        <w:t xml:space="preserve">Разница </w:t>
      </w:r>
      <w:proofErr w:type="gramStart"/>
      <w:r>
        <w:rPr>
          <w:lang w:eastAsia="ru-RU"/>
        </w:rPr>
        <w:t xml:space="preserve">( </w:t>
      </w:r>
      <w:proofErr w:type="gramEnd"/>
      <w:r>
        <w:rPr>
          <w:lang w:eastAsia="ru-RU"/>
        </w:rPr>
        <w:t>количество заявленного – количество отгруженного).</w:t>
      </w:r>
    </w:p>
    <w:p w14:paraId="0C14C7BE" w14:textId="77777777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143F8284" w14:textId="0E9121B8" w:rsidR="00C42FE2" w:rsidRDefault="00C42FE2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r w:rsidR="00CE3CB8">
        <w:rPr>
          <w:lang w:eastAsia="ru-RU"/>
        </w:rPr>
        <w:t>за заданный период по конкретному чертежу, так же по всем чертежам.</w:t>
      </w:r>
    </w:p>
    <w:p w14:paraId="4417509E" w14:textId="1E9EBA6A" w:rsidR="0045628D" w:rsidRPr="00FB39AE" w:rsidRDefault="00CE3CB8" w:rsidP="00C42FE2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A62273C" wp14:editId="69592851">
            <wp:extent cx="6202045" cy="309753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193C" w14:textId="187C0508" w:rsidR="00C42FE2" w:rsidRDefault="00C42FE2" w:rsidP="00C42FE2">
      <w:pPr>
        <w:pStyle w:val="3"/>
        <w:ind w:firstLine="708"/>
        <w:rPr>
          <w:noProof/>
          <w:lang w:eastAsia="ru-RU"/>
        </w:rPr>
      </w:pPr>
      <w:bookmarkStart w:id="1426" w:name="_Toc451251842"/>
      <w:r>
        <w:rPr>
          <w:lang w:eastAsia="ru-RU"/>
        </w:rPr>
        <w:t xml:space="preserve">4.8.3. </w:t>
      </w:r>
      <w:r>
        <w:rPr>
          <w:noProof/>
          <w:lang w:eastAsia="ru-RU"/>
        </w:rPr>
        <w:t xml:space="preserve"> </w:t>
      </w:r>
      <w:commentRangeStart w:id="1427"/>
      <w:r>
        <w:rPr>
          <w:noProof/>
          <w:lang w:eastAsia="ru-RU"/>
        </w:rPr>
        <w:t>Учет переработанного материала</w:t>
      </w:r>
      <w:bookmarkEnd w:id="1426"/>
      <w:commentRangeEnd w:id="1427"/>
      <w:r w:rsidR="005A1EE3">
        <w:rPr>
          <w:rStyle w:val="af0"/>
          <w:rFonts w:eastAsia="Calibri"/>
          <w:b w:val="0"/>
        </w:rPr>
        <w:commentReference w:id="1427"/>
      </w:r>
    </w:p>
    <w:p w14:paraId="6827EAB0" w14:textId="77777777" w:rsidR="00C42FE2" w:rsidRDefault="00C42FE2" w:rsidP="00C42FE2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E633E3F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2057EEB3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686D0D82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AAC352E" w14:textId="4D8E3A0D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 (из «Наряда»);</w:t>
      </w:r>
    </w:p>
    <w:p w14:paraId="7B80F056" w14:textId="38A08A7C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 (из «Наряда»);</w:t>
      </w:r>
    </w:p>
    <w:p w14:paraId="1C911026" w14:textId="77777777" w:rsidR="00C42FE2" w:rsidRDefault="00C42FE2" w:rsidP="00C42FE2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Использовано материала (выполнено деталей 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042553DB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270EA811" w14:textId="77777777" w:rsidR="00C42FE2" w:rsidRDefault="00C42FE2" w:rsidP="00C42FE2">
      <w:pPr>
        <w:pStyle w:val="a4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55441B8B" w14:textId="762A7BC5" w:rsidR="00C42FE2" w:rsidRDefault="00C42FE2" w:rsidP="00C42FE2">
      <w:pPr>
        <w:pStyle w:val="3"/>
        <w:ind w:firstLine="708"/>
        <w:rPr>
          <w:lang w:eastAsia="ru-RU"/>
        </w:rPr>
      </w:pPr>
      <w:bookmarkStart w:id="1428" w:name="_Toc451251843"/>
      <w:r>
        <w:rPr>
          <w:lang w:eastAsia="ru-RU"/>
        </w:rPr>
        <w:t>4.8.4.  Учет прямых затрат на заявку</w:t>
      </w:r>
      <w:bookmarkEnd w:id="1428"/>
    </w:p>
    <w:p w14:paraId="30E180EF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Выбирается номер заявки и формируется сводная таблица.</w:t>
      </w:r>
    </w:p>
    <w:p w14:paraId="561C17B5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Анализ ведется по единице детали в заявке, а так же по всей заявке.</w:t>
      </w:r>
    </w:p>
    <w:p w14:paraId="0EC64E27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>Цена детали – цена по чертежу из модуля «Чертежи».</w:t>
      </w:r>
    </w:p>
    <w:p w14:paraId="68B0E803" w14:textId="77777777" w:rsidR="00C42FE2" w:rsidRDefault="00C42FE2" w:rsidP="00C42FE2">
      <w:pPr>
        <w:ind w:firstLine="708"/>
        <w:rPr>
          <w:lang w:eastAsia="ru-RU"/>
        </w:rPr>
      </w:pPr>
      <w:r>
        <w:rPr>
          <w:lang w:eastAsia="ru-RU"/>
        </w:rPr>
        <w:t xml:space="preserve">% доли прямых затрат = «по </w:t>
      </w:r>
      <w:commentRangeStart w:id="1429"/>
      <w:r>
        <w:rPr>
          <w:lang w:eastAsia="ru-RU"/>
        </w:rPr>
        <w:t xml:space="preserve">калькуляции </w:t>
      </w:r>
      <w:commentRangeEnd w:id="1429"/>
      <w:r w:rsidR="005B1F70">
        <w:rPr>
          <w:rStyle w:val="af0"/>
        </w:rPr>
        <w:commentReference w:id="1429"/>
      </w:r>
      <w:r>
        <w:rPr>
          <w:lang w:eastAsia="ru-RU"/>
        </w:rPr>
        <w:t xml:space="preserve">на шт.» * 100 </w:t>
      </w:r>
      <w:r w:rsidRPr="002E2A46">
        <w:rPr>
          <w:lang w:eastAsia="ru-RU"/>
        </w:rPr>
        <w:t>/</w:t>
      </w:r>
      <w:r>
        <w:rPr>
          <w:lang w:eastAsia="ru-RU"/>
        </w:rPr>
        <w:t xml:space="preserve"> «цена».</w:t>
      </w:r>
    </w:p>
    <w:p w14:paraId="65C19D9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lastRenderedPageBreak/>
        <w:t>По калькуляции = «по калькуляции на шт.» * количество деталей.</w:t>
      </w:r>
    </w:p>
    <w:p w14:paraId="4FC8B121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>
        <w:rPr>
          <w:lang w:eastAsia="ru-RU"/>
        </w:rPr>
        <w:t>Сумма на прочие расходы = «сумма по заявке» - «Всего по калькуляции».</w:t>
      </w:r>
    </w:p>
    <w:p w14:paraId="61402D0E" w14:textId="77777777" w:rsidR="00C42FE2" w:rsidRDefault="00C42FE2" w:rsidP="00C42FE2">
      <w:pPr>
        <w:spacing w:line="480" w:lineRule="auto"/>
        <w:ind w:firstLine="708"/>
        <w:rPr>
          <w:lang w:eastAsia="ru-RU"/>
        </w:rPr>
      </w:pPr>
      <w:r w:rsidRPr="00E457D0">
        <w:rPr>
          <w:noProof/>
          <w:lang w:eastAsia="ru-RU"/>
        </w:rPr>
        <w:drawing>
          <wp:inline distT="0" distB="0" distL="0" distR="0" wp14:anchorId="760D6BC4" wp14:editId="7BEC3DCD">
            <wp:extent cx="6438900" cy="325172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41277" cy="32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E9E" w14:textId="345FA108" w:rsidR="00C42FE2" w:rsidRDefault="00C42FE2" w:rsidP="00C42FE2">
      <w:pPr>
        <w:pStyle w:val="3"/>
        <w:ind w:firstLine="708"/>
        <w:rPr>
          <w:lang w:eastAsia="ru-RU"/>
        </w:rPr>
      </w:pPr>
      <w:bookmarkStart w:id="1430" w:name="_Toc451251844"/>
      <w:r>
        <w:rPr>
          <w:lang w:eastAsia="ru-RU"/>
        </w:rPr>
        <w:t xml:space="preserve">4.8.5.  </w:t>
      </w:r>
      <w:commentRangeStart w:id="1431"/>
      <w:r>
        <w:rPr>
          <w:lang w:eastAsia="ru-RU"/>
        </w:rPr>
        <w:t>Учет прямых затрат на наряд</w:t>
      </w:r>
      <w:bookmarkEnd w:id="1430"/>
      <w:commentRangeEnd w:id="1431"/>
      <w:r w:rsidR="005A1EE3">
        <w:rPr>
          <w:rStyle w:val="af0"/>
          <w:rFonts w:eastAsia="Calibri"/>
          <w:b w:val="0"/>
        </w:rPr>
        <w:commentReference w:id="1431"/>
      </w:r>
    </w:p>
    <w:p w14:paraId="64F09BB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7D934A31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1692444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0451D852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2E47FAE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32"/>
      <w:r>
        <w:rPr>
          <w:lang w:eastAsia="ru-RU"/>
        </w:rPr>
        <w:t>выполнено деталей</w:t>
      </w:r>
      <w:commentRangeEnd w:id="1432"/>
      <w:r w:rsidR="005A1EE3">
        <w:rPr>
          <w:rStyle w:val="af0"/>
        </w:rPr>
        <w:commentReference w:id="1432"/>
      </w:r>
      <w:r>
        <w:rPr>
          <w:lang w:eastAsia="ru-RU"/>
        </w:rPr>
        <w:t>;</w:t>
      </w:r>
    </w:p>
    <w:p w14:paraId="23031167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7BF5211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11BC321E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7BDB578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28B8C8F4" w14:textId="77777777" w:rsidR="00C42FE2" w:rsidRDefault="00C42FE2" w:rsidP="00C42FE2">
      <w:pPr>
        <w:numPr>
          <w:ilvl w:val="0"/>
          <w:numId w:val="32"/>
        </w:numPr>
        <w:jc w:val="both"/>
        <w:rPr>
          <w:ins w:id="1433" w:author="Екатерина Луткова" w:date="2016-05-26T17:58:00Z"/>
        </w:rPr>
      </w:pPr>
      <w:r>
        <w:t>электроэнергия прочая(сумма);</w:t>
      </w:r>
    </w:p>
    <w:p w14:paraId="29038C96" w14:textId="05B016BD" w:rsidR="00893F68" w:rsidRDefault="00893F68">
      <w:pPr>
        <w:ind w:left="720"/>
        <w:jc w:val="both"/>
        <w:rPr>
          <w:ins w:id="1434" w:author="Екатерина Луткова" w:date="2016-05-26T17:52:00Z"/>
        </w:rPr>
        <w:pPrChange w:id="1435" w:author="Екатерина Луткова" w:date="2016-05-26T17:58:00Z">
          <w:pPr>
            <w:numPr>
              <w:numId w:val="32"/>
            </w:numPr>
            <w:ind w:left="720" w:hanging="360"/>
            <w:jc w:val="both"/>
          </w:pPr>
        </w:pPrChange>
      </w:pPr>
      <w:ins w:id="1436" w:author="Екатерина Луткова" w:date="2016-05-26T17:58:00Z">
        <w:r>
          <w:rPr>
            <w:noProof/>
            <w:lang w:eastAsia="ru-RU"/>
          </w:rPr>
          <w:drawing>
            <wp:inline distT="0" distB="0" distL="0" distR="0" wp14:anchorId="4F650B67" wp14:editId="317A197C">
              <wp:extent cx="6211019" cy="2062480"/>
              <wp:effectExtent l="0" t="0" r="0" b="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2391" cy="20629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27D22C" w14:textId="0C7614AB" w:rsidR="00893F68" w:rsidRDefault="00893F68">
      <w:pPr>
        <w:ind w:left="720"/>
        <w:jc w:val="both"/>
        <w:pPrChange w:id="1437" w:author="Екатерина Луткова" w:date="2016-05-26T17:52:00Z">
          <w:pPr>
            <w:numPr>
              <w:numId w:val="32"/>
            </w:numPr>
            <w:ind w:left="720" w:hanging="360"/>
            <w:jc w:val="both"/>
          </w:pPr>
        </w:pPrChange>
      </w:pPr>
      <w:ins w:id="1438" w:author="Екатерина Луткова" w:date="2016-05-26T17:52:00Z">
        <w:r>
          <w:lastRenderedPageBreak/>
          <w:t>Все суммы берутся из калькуляции, в отчете каждая сумма умножается на количество деталей</w:t>
        </w:r>
      </w:ins>
      <w:ins w:id="1439" w:author="Екатерина Луткова" w:date="2016-05-26T17:53:00Z">
        <w:r>
          <w:t>.</w:t>
        </w:r>
      </w:ins>
    </w:p>
    <w:p w14:paraId="5402116E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6E638C2A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</w:t>
      </w:r>
      <w:r w:rsidRPr="005A1EE3">
        <w:rPr>
          <w:b/>
          <w:lang w:eastAsia="ru-RU"/>
          <w:rPrChange w:id="1440" w:author="Мухамедшин" w:date="2016-05-24T16:19:00Z">
            <w:rPr>
              <w:lang w:eastAsia="ru-RU"/>
            </w:rPr>
          </w:rPrChange>
        </w:rPr>
        <w:t>фактической калькуляции</w:t>
      </w:r>
      <w:r>
        <w:rPr>
          <w:lang w:eastAsia="ru-RU"/>
        </w:rPr>
        <w:t xml:space="preserve">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7C0513FA" w14:textId="46B95612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174AE101" w14:textId="527D8510" w:rsidR="00C42FE2" w:rsidRDefault="00C42FE2" w:rsidP="00C42FE2">
      <w:pPr>
        <w:pStyle w:val="3"/>
        <w:ind w:firstLine="708"/>
        <w:rPr>
          <w:lang w:eastAsia="ru-RU"/>
        </w:rPr>
      </w:pPr>
      <w:bookmarkStart w:id="1441" w:name="_Toc451251845"/>
      <w:r>
        <w:rPr>
          <w:lang w:eastAsia="ru-RU"/>
        </w:rPr>
        <w:t xml:space="preserve">4.8.6. </w:t>
      </w:r>
      <w:commentRangeStart w:id="1442"/>
      <w:r>
        <w:rPr>
          <w:lang w:eastAsia="ru-RU"/>
        </w:rPr>
        <w:t>Учет прямых затрат на отгрузку</w:t>
      </w:r>
      <w:bookmarkEnd w:id="1441"/>
      <w:commentRangeEnd w:id="1442"/>
      <w:r w:rsidR="005A1EE3">
        <w:rPr>
          <w:rStyle w:val="af0"/>
          <w:rFonts w:eastAsia="Calibri"/>
          <w:b w:val="0"/>
        </w:rPr>
        <w:commentReference w:id="1442"/>
      </w:r>
    </w:p>
    <w:p w14:paraId="2EA6A2FB" w14:textId="77777777" w:rsidR="00C42FE2" w:rsidRDefault="00C42FE2" w:rsidP="00C42FE2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9C732D4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79F5B8F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62C5E6A5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5D2E3F27" w14:textId="77777777" w:rsidR="00C42FE2" w:rsidRDefault="00C42FE2" w:rsidP="00C42FE2">
      <w:pPr>
        <w:pStyle w:val="a4"/>
        <w:numPr>
          <w:ilvl w:val="0"/>
          <w:numId w:val="32"/>
        </w:numPr>
        <w:rPr>
          <w:lang w:eastAsia="ru-RU"/>
        </w:rPr>
      </w:pPr>
      <w:commentRangeStart w:id="1443"/>
      <w:r>
        <w:rPr>
          <w:lang w:eastAsia="ru-RU"/>
        </w:rPr>
        <w:t>отгружено деталей</w:t>
      </w:r>
      <w:commentRangeEnd w:id="1443"/>
      <w:r w:rsidR="005A1EE3">
        <w:rPr>
          <w:rStyle w:val="af0"/>
        </w:rPr>
        <w:commentReference w:id="1443"/>
      </w:r>
      <w:r>
        <w:rPr>
          <w:lang w:eastAsia="ru-RU"/>
        </w:rPr>
        <w:t>;</w:t>
      </w:r>
    </w:p>
    <w:p w14:paraId="523994A2" w14:textId="77777777" w:rsidR="00C42FE2" w:rsidRDefault="00C42FE2" w:rsidP="00C42FE2">
      <w:pPr>
        <w:numPr>
          <w:ilvl w:val="0"/>
          <w:numId w:val="32"/>
        </w:numPr>
        <w:jc w:val="both"/>
      </w:pPr>
      <w:r>
        <w:t>сырье и материалы (</w:t>
      </w:r>
      <w:commentRangeStart w:id="1444"/>
      <w:r>
        <w:t>сумма</w:t>
      </w:r>
      <w:commentRangeEnd w:id="1444"/>
      <w:r w:rsidR="006B202C">
        <w:rPr>
          <w:rStyle w:val="af0"/>
        </w:rPr>
        <w:commentReference w:id="1444"/>
      </w:r>
      <w:r>
        <w:t>);</w:t>
      </w:r>
    </w:p>
    <w:p w14:paraId="0607E00D" w14:textId="77777777" w:rsidR="00C42FE2" w:rsidRDefault="00C42FE2" w:rsidP="00C42FE2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772AF3FD" w14:textId="77777777" w:rsidR="00C42FE2" w:rsidRDefault="00C42FE2" w:rsidP="00C42FE2">
      <w:pPr>
        <w:numPr>
          <w:ilvl w:val="0"/>
          <w:numId w:val="32"/>
        </w:numPr>
        <w:jc w:val="both"/>
      </w:pPr>
      <w:r>
        <w:t>транспортные (сумма);</w:t>
      </w:r>
    </w:p>
    <w:p w14:paraId="45DF23A0" w14:textId="77777777" w:rsidR="00C42FE2" w:rsidRDefault="00C42FE2" w:rsidP="00C42FE2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1C668E90" w14:textId="77777777" w:rsidR="00C42FE2" w:rsidRDefault="00C42FE2" w:rsidP="00C42FE2">
      <w:pPr>
        <w:numPr>
          <w:ilvl w:val="0"/>
          <w:numId w:val="32"/>
        </w:numPr>
        <w:jc w:val="both"/>
        <w:rPr>
          <w:ins w:id="1445" w:author="Екатерина Луткова" w:date="2016-05-26T18:14:00Z"/>
        </w:rPr>
      </w:pPr>
      <w:r>
        <w:t>электроэнергия прочая(сумма);</w:t>
      </w:r>
    </w:p>
    <w:p w14:paraId="1C7A3FF7" w14:textId="715A8FF9" w:rsidR="002E0001" w:rsidRDefault="002E0001">
      <w:pPr>
        <w:ind w:left="720"/>
        <w:jc w:val="both"/>
        <w:pPrChange w:id="1446" w:author="Екатерина Луткова" w:date="2016-05-26T18:14:00Z">
          <w:pPr>
            <w:numPr>
              <w:numId w:val="32"/>
            </w:numPr>
            <w:ind w:left="720" w:hanging="360"/>
            <w:jc w:val="both"/>
          </w:pPr>
        </w:pPrChange>
      </w:pPr>
      <w:ins w:id="1447" w:author="Екатерина Луткова" w:date="2016-05-26T18:14:00Z">
        <w:r>
          <w:rPr>
            <w:noProof/>
            <w:lang w:eastAsia="ru-RU"/>
          </w:rPr>
          <w:drawing>
            <wp:inline distT="0" distB="0" distL="0" distR="0" wp14:anchorId="3A524070" wp14:editId="4940D5F6">
              <wp:extent cx="6210935" cy="2047240"/>
              <wp:effectExtent l="0" t="0" r="0" b="0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13923" cy="20482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77F132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Группировка осуществлена по </w:t>
      </w:r>
      <w:commentRangeStart w:id="1448"/>
      <w:r>
        <w:rPr>
          <w:lang w:eastAsia="ru-RU"/>
        </w:rPr>
        <w:t>номеру документа</w:t>
      </w:r>
      <w:commentRangeEnd w:id="1448"/>
      <w:r w:rsidR="006B202C">
        <w:rPr>
          <w:rStyle w:val="af0"/>
        </w:rPr>
        <w:commentReference w:id="1448"/>
      </w:r>
      <w:r>
        <w:rPr>
          <w:lang w:eastAsia="ru-RU"/>
        </w:rPr>
        <w:t>. В конце ставится итого по накладной.</w:t>
      </w:r>
    </w:p>
    <w:p w14:paraId="056CDE90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3CA2F428" w14:textId="77777777" w:rsidR="00C42FE2" w:rsidRDefault="00C42FE2" w:rsidP="00C42FE2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Отчет формируется за заданный период.</w:t>
      </w:r>
    </w:p>
    <w:p w14:paraId="63E2390A" w14:textId="60319AD6" w:rsidR="00C42FE2" w:rsidRDefault="00362A64" w:rsidP="006B202C">
      <w:pPr>
        <w:pStyle w:val="3"/>
        <w:ind w:firstLine="709"/>
        <w:rPr>
          <w:lang w:eastAsia="ru-RU"/>
        </w:rPr>
      </w:pPr>
      <w:bookmarkStart w:id="1449" w:name="_Toc451251846"/>
      <w:r>
        <w:rPr>
          <w:lang w:eastAsia="ru-RU"/>
        </w:rPr>
        <w:t>4.8.7</w:t>
      </w:r>
      <w:commentRangeStart w:id="1450"/>
      <w:r>
        <w:rPr>
          <w:lang w:eastAsia="ru-RU"/>
        </w:rPr>
        <w:t>. Отчет по заработной плате</w:t>
      </w:r>
      <w:bookmarkEnd w:id="1449"/>
      <w:commentRangeEnd w:id="1450"/>
      <w:r w:rsidR="006B202C">
        <w:rPr>
          <w:rStyle w:val="af0"/>
          <w:rFonts w:eastAsia="Calibri"/>
          <w:b w:val="0"/>
        </w:rPr>
        <w:commentReference w:id="1450"/>
      </w:r>
    </w:p>
    <w:p w14:paraId="2CAC11BF" w14:textId="77CDB331" w:rsidR="00362A64" w:rsidRDefault="00362A64" w:rsidP="006B202C">
      <w:pPr>
        <w:ind w:firstLine="709"/>
        <w:rPr>
          <w:ins w:id="1451" w:author="Екатерина Луткова" w:date="2016-05-26T18:34:00Z"/>
          <w:lang w:eastAsia="ru-RU"/>
        </w:rPr>
      </w:pPr>
      <w:r>
        <w:rPr>
          <w:lang w:eastAsia="ru-RU"/>
        </w:rPr>
        <w:t>Отчет формируется из модуля «Наряд».</w:t>
      </w:r>
    </w:p>
    <w:p w14:paraId="0211EFED" w14:textId="0F1A482D" w:rsidR="009C0E56" w:rsidRDefault="009C0E56" w:rsidP="006B202C">
      <w:pPr>
        <w:ind w:firstLine="709"/>
        <w:rPr>
          <w:lang w:eastAsia="ru-RU"/>
        </w:rPr>
      </w:pPr>
      <w:ins w:id="1452" w:author="Екатерина Луткова" w:date="2016-05-26T18:34:00Z">
        <w:r>
          <w:rPr>
            <w:noProof/>
            <w:lang w:eastAsia="ru-RU"/>
          </w:rPr>
          <w:lastRenderedPageBreak/>
          <w:drawing>
            <wp:inline distT="0" distB="0" distL="0" distR="0" wp14:anchorId="7E4F9912" wp14:editId="4EB0469E">
              <wp:extent cx="4191000" cy="1924050"/>
              <wp:effectExtent l="0" t="0" r="0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1000" cy="1924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AB8828" w14:textId="6C77C014" w:rsidR="00362A64" w:rsidRPr="00575532" w:rsidRDefault="00362A64" w:rsidP="006B202C">
      <w:pPr>
        <w:ind w:firstLine="709"/>
        <w:rPr>
          <w:lang w:eastAsia="ru-RU"/>
        </w:rPr>
      </w:pPr>
      <w:r>
        <w:rPr>
          <w:lang w:eastAsia="ru-RU"/>
        </w:rPr>
        <w:t xml:space="preserve">Формируется по конкретному исполнителю (сотруднику), так же по всем исполнителям (сотрудникам) за текущий день и за заданный месяц. В данном отчете приводится основная заработная плата (берется из «Наряда»). </w:t>
      </w:r>
    </w:p>
    <w:p w14:paraId="0D2D0E68" w14:textId="7CB5520D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1453" w:name="_Toc451251847"/>
      <w:r>
        <w:rPr>
          <w:lang w:eastAsia="ru-RU"/>
        </w:rPr>
        <w:t>4.</w:t>
      </w:r>
      <w:ins w:id="1454" w:author="Екатерина Луткова" w:date="2016-04-20T12:07:00Z">
        <w:r w:rsidR="00295E57">
          <w:rPr>
            <w:lang w:eastAsia="ru-RU"/>
          </w:rPr>
          <w:t>9</w:t>
        </w:r>
      </w:ins>
      <w:del w:id="1455" w:author="Екатерина Луткова" w:date="2016-04-20T12:07:00Z">
        <w:r w:rsidDel="00295E57">
          <w:rPr>
            <w:lang w:eastAsia="ru-RU"/>
          </w:rPr>
          <w:delText>8</w:delText>
        </w:r>
      </w:del>
      <w:r>
        <w:rPr>
          <w:lang w:eastAsia="ru-RU"/>
        </w:rPr>
        <w:t xml:space="preserve"> </w:t>
      </w:r>
      <w:r w:rsidR="00DD7803" w:rsidRPr="00D32A6E">
        <w:t>Журнал обрезки облоя</w:t>
      </w:r>
      <w:bookmarkEnd w:id="1453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23B4C761" w:rsidR="00FD3E1A" w:rsidRDefault="00FD3E1A" w:rsidP="00FD3E1A">
      <w:pPr>
        <w:pStyle w:val="3"/>
        <w:ind w:firstLine="708"/>
      </w:pPr>
      <w:bookmarkStart w:id="1456" w:name="_Toc451251848"/>
      <w:r>
        <w:t>4.</w:t>
      </w:r>
      <w:r w:rsidR="00295E57">
        <w:t>9</w:t>
      </w:r>
      <w:r>
        <w:t>.1 Реестр брака</w:t>
      </w:r>
      <w:bookmarkEnd w:id="1456"/>
      <w:r w:rsidR="00DD7803">
        <w:t xml:space="preserve"> </w:t>
      </w:r>
    </w:p>
    <w:p w14:paraId="0B34B9FA" w14:textId="77777777" w:rsidR="00FD3E1A" w:rsidRDefault="00FD3E1A" w:rsidP="00FD3E1A">
      <w:pPr>
        <w:jc w:val="both"/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r>
        <w:tab/>
        <w:t>Реестр выводится по всем исполнителям, а так же есть возможность выбора конкретного исполнителя.</w:t>
      </w:r>
    </w:p>
    <w:p w14:paraId="00CF576F" w14:textId="77777777" w:rsidR="00FD3E1A" w:rsidRDefault="00FD3E1A" w:rsidP="00FD3E1A">
      <w:pPr>
        <w:jc w:val="both"/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 w:rsidP="00CB1252">
      <w:pPr>
        <w:pStyle w:val="a4"/>
        <w:numPr>
          <w:ilvl w:val="0"/>
          <w:numId w:val="38"/>
        </w:numPr>
        <w:jc w:val="both"/>
      </w:pPr>
      <w:r>
        <w:t>заявка;</w:t>
      </w:r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</w:pPr>
      <w:r>
        <w:t>материал;</w:t>
      </w:r>
    </w:p>
    <w:p w14:paraId="7538D445" w14:textId="2E57C614" w:rsidR="00495E8B" w:rsidRDefault="00495E8B" w:rsidP="00FD3E1A">
      <w:pPr>
        <w:numPr>
          <w:ilvl w:val="0"/>
          <w:numId w:val="28"/>
        </w:numPr>
        <w:jc w:val="both"/>
      </w:pPr>
      <w:r>
        <w:t>убыток по материалу, кг (</w:t>
      </w:r>
      <w:commentRangeStart w:id="1457"/>
      <w:r>
        <w:t xml:space="preserve">вес детали </w:t>
      </w:r>
      <w:proofErr w:type="gramStart"/>
      <w:r>
        <w:t>по</w:t>
      </w:r>
      <w:proofErr w:type="gramEnd"/>
      <w:r>
        <w:t xml:space="preserve"> </w:t>
      </w:r>
      <w:proofErr w:type="gramStart"/>
      <w:r>
        <w:t>черт</w:t>
      </w:r>
      <w:commentRangeEnd w:id="1457"/>
      <w:proofErr w:type="gramEnd"/>
      <w:r w:rsidR="006B202C">
        <w:rPr>
          <w:rStyle w:val="af0"/>
        </w:rPr>
        <w:commentReference w:id="1457"/>
      </w:r>
      <w:r>
        <w:t>. из модуля «Чертежи»</w:t>
      </w:r>
      <w:r w:rsidR="003F5BA8">
        <w:t xml:space="preserve">  * </w:t>
      </w:r>
      <w:r>
        <w:t xml:space="preserve"> умножается на количество брака);</w:t>
      </w:r>
    </w:p>
    <w:p w14:paraId="31095FAB" w14:textId="7B45EF98" w:rsidR="00495E8B" w:rsidRDefault="00495E8B" w:rsidP="00FD3E1A">
      <w:pPr>
        <w:numPr>
          <w:ilvl w:val="0"/>
          <w:numId w:val="28"/>
        </w:numPr>
        <w:jc w:val="both"/>
      </w:pPr>
      <w:r>
        <w:t xml:space="preserve">убыток материала, </w:t>
      </w:r>
      <w:proofErr w:type="spellStart"/>
      <w:r>
        <w:t>руб</w:t>
      </w:r>
      <w:proofErr w:type="spellEnd"/>
      <w:r>
        <w:t xml:space="preserve"> (цена материала из справочника «Материалы» </w:t>
      </w:r>
      <w:r w:rsidR="003F5BA8">
        <w:t>* умножается вес детали по черт</w:t>
      </w:r>
      <w:proofErr w:type="gramStart"/>
      <w:r w:rsidR="003F5BA8">
        <w:t>.</w:t>
      </w:r>
      <w:proofErr w:type="gramEnd"/>
      <w:r w:rsidR="003F5BA8">
        <w:t xml:space="preserve">* </w:t>
      </w:r>
      <w:proofErr w:type="gramStart"/>
      <w:r w:rsidR="003F5BA8">
        <w:t>к</w:t>
      </w:r>
      <w:proofErr w:type="gramEnd"/>
      <w:r w:rsidR="003F5BA8">
        <w:t>оличество брака);</w:t>
      </w:r>
    </w:p>
    <w:p w14:paraId="69740773" w14:textId="705BAC21" w:rsidR="003F5BA8" w:rsidRDefault="003F5BA8" w:rsidP="00FD3E1A">
      <w:pPr>
        <w:numPr>
          <w:ilvl w:val="0"/>
          <w:numId w:val="28"/>
        </w:numPr>
        <w:jc w:val="both"/>
      </w:pPr>
      <w:r>
        <w:t xml:space="preserve">прямые затраты (берутся из </w:t>
      </w:r>
      <w:ins w:id="1458" w:author="Екатерина Луткова" w:date="2016-05-26T18:35:00Z">
        <w:r w:rsidR="006F6E63">
          <w:rPr>
            <w:b/>
          </w:rPr>
          <w:t xml:space="preserve">фактической </w:t>
        </w:r>
      </w:ins>
      <w:del w:id="1459" w:author="Екатерина Луткова" w:date="2016-05-26T18:35:00Z">
        <w:r w:rsidRPr="006B202C" w:rsidDel="006F6E63">
          <w:rPr>
            <w:b/>
            <w:rPrChange w:id="1460" w:author="Мухамедшин" w:date="2016-05-24T16:32:00Z">
              <w:rPr/>
            </w:rPrChange>
          </w:rPr>
          <w:delText>плановой</w:delText>
        </w:r>
        <w:r w:rsidDel="006F6E63">
          <w:delText xml:space="preserve"> </w:delText>
        </w:r>
      </w:del>
      <w:r>
        <w:t>калькуляции):</w:t>
      </w:r>
    </w:p>
    <w:p w14:paraId="234EC20A" w14:textId="4127CADC" w:rsidR="003F5BA8" w:rsidRDefault="003F5BA8" w:rsidP="00CB1252">
      <w:pPr>
        <w:ind w:left="1416"/>
        <w:jc w:val="both"/>
      </w:pPr>
      <w:r>
        <w:t>- транспортные, руб.;</w:t>
      </w:r>
    </w:p>
    <w:p w14:paraId="2E9E2514" w14:textId="1F002EAB" w:rsidR="003F5BA8" w:rsidRDefault="003F5BA8" w:rsidP="00CB1252">
      <w:pPr>
        <w:ind w:left="1416"/>
        <w:jc w:val="both"/>
      </w:pPr>
      <w:r>
        <w:t>- основная заработная плата, руб.;</w:t>
      </w:r>
    </w:p>
    <w:p w14:paraId="650B2192" w14:textId="2363348D" w:rsidR="003F5BA8" w:rsidRDefault="003F5BA8" w:rsidP="00CB1252">
      <w:pPr>
        <w:ind w:left="1416"/>
        <w:jc w:val="both"/>
      </w:pPr>
      <w:r>
        <w:t xml:space="preserve">- дополнительная </w:t>
      </w:r>
      <w:proofErr w:type="spellStart"/>
      <w:r>
        <w:t>зп</w:t>
      </w:r>
      <w:proofErr w:type="spellEnd"/>
      <w:r>
        <w:t>, руб.;</w:t>
      </w:r>
    </w:p>
    <w:p w14:paraId="7713DADE" w14:textId="476CC9D1" w:rsidR="003F5BA8" w:rsidRDefault="003F5BA8" w:rsidP="00CB1252">
      <w:pPr>
        <w:ind w:left="1416"/>
        <w:jc w:val="both"/>
      </w:pPr>
      <w:r>
        <w:t>- отчисления ЕСН, руб.;</w:t>
      </w:r>
    </w:p>
    <w:p w14:paraId="50B83F9A" w14:textId="63CB67DB" w:rsidR="003F5BA8" w:rsidRDefault="003F5BA8" w:rsidP="00CB1252">
      <w:pPr>
        <w:ind w:left="1416"/>
        <w:jc w:val="both"/>
      </w:pPr>
      <w:r>
        <w:t>- электроэнергия для формовых, руб.;</w:t>
      </w:r>
    </w:p>
    <w:p w14:paraId="0E5BD940" w14:textId="255D647B" w:rsidR="003F5BA8" w:rsidRDefault="003F5BA8" w:rsidP="00CB1252">
      <w:pPr>
        <w:ind w:left="1416"/>
        <w:jc w:val="both"/>
      </w:pPr>
      <w:r>
        <w:t>- электроэнергия прочая, руб.</w:t>
      </w:r>
    </w:p>
    <w:p w14:paraId="6BE02C60" w14:textId="425A77DA" w:rsidR="000D4006" w:rsidRDefault="000D4006" w:rsidP="00CB1252">
      <w:pPr>
        <w:pStyle w:val="2"/>
        <w:spacing w:before="100" w:beforeAutospacing="1" w:after="100" w:afterAutospacing="1" w:line="360" w:lineRule="auto"/>
        <w:ind w:left="1129" w:firstLine="0"/>
        <w:jc w:val="both"/>
      </w:pPr>
      <w:bookmarkStart w:id="1461" w:name="_Toc451251849"/>
      <w:r>
        <w:t>4.</w:t>
      </w:r>
      <w:r w:rsidR="00295E57">
        <w:t>10</w:t>
      </w:r>
      <w:r>
        <w:t xml:space="preserve"> Журнал прихода материалов</w:t>
      </w:r>
      <w:bookmarkEnd w:id="1461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bookmarkStart w:id="1462" w:name="OLE_LINK104"/>
            <w:bookmarkStart w:id="1463" w:name="OLE_LINK105"/>
            <w:bookmarkStart w:id="1464" w:name="OLE_LINK128"/>
            <w:r>
              <w:rPr>
                <w:szCs w:val="24"/>
              </w:rPr>
              <w:t>№ СФ</w:t>
            </w:r>
            <w:bookmarkEnd w:id="1462"/>
            <w:bookmarkEnd w:id="1463"/>
            <w:bookmarkEnd w:id="1464"/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5" w:name="OLE_LINK106"/>
            <w:bookmarkStart w:id="1466" w:name="OLE_LINK108"/>
            <w:bookmarkStart w:id="1467" w:name="OLE_LINK129"/>
            <w:r w:rsidRPr="00135028">
              <w:rPr>
                <w:szCs w:val="20"/>
              </w:rPr>
              <w:t>Поставщик</w:t>
            </w:r>
            <w:bookmarkEnd w:id="1465"/>
            <w:bookmarkEnd w:id="1466"/>
            <w:bookmarkEnd w:id="1467"/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Поставщик материала. Выбирается из справочника «Поставщики» [п. </w:t>
            </w:r>
            <w:r w:rsidRPr="00135028">
              <w:rPr>
                <w:szCs w:val="20"/>
              </w:rPr>
              <w:lastRenderedPageBreak/>
              <w:t>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lastRenderedPageBreak/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68" w:name="OLE_LINK109"/>
            <w:bookmarkStart w:id="1469" w:name="OLE_LINK110"/>
            <w:bookmarkStart w:id="1470" w:name="OLE_LINK130"/>
            <w:r>
              <w:rPr>
                <w:szCs w:val="20"/>
              </w:rPr>
              <w:lastRenderedPageBreak/>
              <w:t>Сумма по СФ</w:t>
            </w:r>
            <w:bookmarkEnd w:id="1468"/>
            <w:bookmarkEnd w:id="1469"/>
            <w:bookmarkEnd w:id="1470"/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1" w:name="OLE_LINK111"/>
            <w:bookmarkStart w:id="1472" w:name="OLE_LINK112"/>
            <w:bookmarkStart w:id="1473" w:name="OLE_LINK131"/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  <w:bookmarkEnd w:id="1471"/>
            <w:bookmarkEnd w:id="1472"/>
            <w:bookmarkEnd w:id="1473"/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4" w:name="OLE_LINK113"/>
            <w:bookmarkStart w:id="1475" w:name="OLE_LINK114"/>
            <w:r w:rsidRPr="00135028">
              <w:rPr>
                <w:szCs w:val="20"/>
              </w:rPr>
              <w:t>№ накладной</w:t>
            </w:r>
            <w:bookmarkEnd w:id="1474"/>
            <w:bookmarkEnd w:id="1475"/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6" w:name="OLE_LINK115"/>
            <w:bookmarkStart w:id="1477" w:name="OLE_LINK116"/>
            <w:r w:rsidRPr="00135028">
              <w:rPr>
                <w:szCs w:val="20"/>
              </w:rPr>
              <w:t>Материал</w:t>
            </w:r>
            <w:bookmarkEnd w:id="1476"/>
            <w:bookmarkEnd w:id="1477"/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78" w:name="OLE_LINK117"/>
            <w:bookmarkStart w:id="1479" w:name="OLE_LINK118"/>
            <w:bookmarkStart w:id="1480" w:name="OLE_LINK119"/>
            <w:r>
              <w:rPr>
                <w:szCs w:val="20"/>
              </w:rPr>
              <w:t>Единицы измерения</w:t>
            </w:r>
            <w:bookmarkEnd w:id="1478"/>
            <w:bookmarkEnd w:id="1479"/>
            <w:bookmarkEnd w:id="1480"/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1" w:name="OLE_LINK120"/>
            <w:bookmarkStart w:id="1482" w:name="OLE_LINK121"/>
            <w:r w:rsidRPr="00135028">
              <w:rPr>
                <w:szCs w:val="20"/>
              </w:rPr>
              <w:t>Цена</w:t>
            </w:r>
            <w:bookmarkEnd w:id="1481"/>
            <w:bookmarkEnd w:id="1482"/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3" w:name="OLE_LINK122"/>
            <w:bookmarkStart w:id="1484" w:name="OLE_LINK123"/>
            <w:r w:rsidRPr="00135028">
              <w:rPr>
                <w:szCs w:val="20"/>
              </w:rPr>
              <w:t>Количество</w:t>
            </w:r>
            <w:bookmarkEnd w:id="1483"/>
            <w:bookmarkEnd w:id="1484"/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5" w:name="OLE_LINK124"/>
            <w:bookmarkStart w:id="1486" w:name="OLE_LINK125"/>
            <w:r w:rsidRPr="00135028">
              <w:rPr>
                <w:szCs w:val="20"/>
              </w:rPr>
              <w:t>Сумма</w:t>
            </w:r>
            <w:bookmarkEnd w:id="1485"/>
            <w:bookmarkEnd w:id="1486"/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bookmarkStart w:id="1487" w:name="OLE_LINK126"/>
            <w:bookmarkStart w:id="1488" w:name="OLE_LINK127"/>
            <w:r>
              <w:rPr>
                <w:szCs w:val="20"/>
              </w:rPr>
              <w:t>Передано</w:t>
            </w:r>
            <w:bookmarkEnd w:id="1487"/>
            <w:bookmarkEnd w:id="1488"/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 w:rsidP="00642CA6"/>
    <w:p w14:paraId="1D477144" w14:textId="01D95CFC" w:rsidR="003F5BA8" w:rsidRDefault="003F5BA8" w:rsidP="00642CA6">
      <w:pPr>
        <w:ind w:firstLine="708"/>
      </w:pPr>
      <w:r>
        <w:t>Предусмотреть формирование отчета по приходу конкретного материала за заданный период:</w:t>
      </w:r>
    </w:p>
    <w:p w14:paraId="42A88B6C" w14:textId="4242F7AD" w:rsidR="00DD7803" w:rsidRDefault="00295E57" w:rsidP="00101CB7">
      <w:pPr>
        <w:pStyle w:val="2"/>
        <w:numPr>
          <w:ilvl w:val="1"/>
          <w:numId w:val="40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489" w:name="_Toc451251850"/>
      <w:commentRangeStart w:id="1490"/>
      <w:r w:rsidR="00DD7803">
        <w:t>Журнал учета оплаченной и отгруженной продукции</w:t>
      </w:r>
      <w:bookmarkEnd w:id="1489"/>
      <w:commentRangeEnd w:id="1490"/>
      <w:r w:rsidR="00101CB7">
        <w:rPr>
          <w:rStyle w:val="af0"/>
          <w:rFonts w:eastAsia="Calibri"/>
          <w:b w:val="0"/>
        </w:rPr>
        <w:commentReference w:id="1490"/>
      </w:r>
    </w:p>
    <w:p w14:paraId="12701A46" w14:textId="057EB588" w:rsidR="00CB1252" w:rsidRDefault="00CB1252" w:rsidP="006E25FC">
      <w:pPr>
        <w:spacing w:before="100" w:beforeAutospacing="1" w:after="100" w:afterAutospacing="1" w:line="360" w:lineRule="auto"/>
        <w:ind w:firstLine="709"/>
        <w:jc w:val="both"/>
        <w:rPr>
          <w:ins w:id="1491" w:author="Екатерина Луткова" w:date="2016-05-27T14:49:00Z"/>
        </w:rPr>
      </w:pPr>
      <w:ins w:id="1492" w:author="Мухамедшин" w:date="2016-05-24T15:57:00Z">
        <w:r>
          <w:t>Ведется в разрезе заявок.</w:t>
        </w:r>
      </w:ins>
    </w:p>
    <w:p w14:paraId="396397DB" w14:textId="3EC846CC" w:rsidR="00BF7D16" w:rsidRDefault="00BF7D16">
      <w:pPr>
        <w:spacing w:before="100" w:beforeAutospacing="1" w:after="100" w:afterAutospacing="1" w:line="360" w:lineRule="auto"/>
        <w:ind w:firstLine="709"/>
        <w:jc w:val="both"/>
        <w:rPr>
          <w:ins w:id="1493" w:author="Мухамедшин" w:date="2016-05-24T15:57:00Z"/>
        </w:rPr>
      </w:pPr>
      <w:ins w:id="1494" w:author="Екатерина Луткова" w:date="2016-05-27T14:49:00Z">
        <w:r>
          <w:t xml:space="preserve">Предлагаю сделать </w:t>
        </w:r>
        <w:proofErr w:type="spellStart"/>
        <w:r>
          <w:t>автозаполнение</w:t>
        </w:r>
        <w:proofErr w:type="spellEnd"/>
        <w:r>
          <w:t xml:space="preserve"> строк № счета, дата, заказчик, сумма (если заявка отдана в производство). </w:t>
        </w:r>
      </w:ins>
      <w:ins w:id="1495" w:author="Екатерина Луткова" w:date="2016-05-27T14:50:00Z">
        <w:r>
          <w:t xml:space="preserve"> Так же по отгрузке (СФ, </w:t>
        </w:r>
      </w:ins>
      <w:ins w:id="1496" w:author="Екатерина Луткова" w:date="2016-05-27T14:51:00Z">
        <w:r>
          <w:t>дата отгрузки, сумма отгрузки). Даты оплат</w:t>
        </w:r>
      </w:ins>
      <w:ins w:id="1497" w:author="Екатерина Луткова" w:date="2016-05-27T14:52:00Z">
        <w:r>
          <w:t xml:space="preserve">, № </w:t>
        </w:r>
        <w:proofErr w:type="spellStart"/>
        <w:r>
          <w:t>п.п</w:t>
        </w:r>
        <w:proofErr w:type="spellEnd"/>
        <w:r>
          <w:t>. и суммы предоплаты будут вноситься вручную.</w:t>
        </w:r>
      </w:ins>
    </w:p>
    <w:p w14:paraId="56F97890" w14:textId="369591CB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  <w:r w:rsidR="007154D3">
        <w:t xml:space="preserve"> (авто расширяемые – это возможность добавить строку в случае частичной оплаты). </w:t>
      </w:r>
      <w:commentRangeStart w:id="1498"/>
      <w:r w:rsidR="007154D3">
        <w:t>То есть заказчик уже не выбирается, заполняются только суммы, даты выплат по этой заявке</w:t>
      </w:r>
      <w:commentRangeEnd w:id="1498"/>
      <w:r w:rsidR="00CB1252">
        <w:rPr>
          <w:rStyle w:val="af0"/>
        </w:rPr>
        <w:commentReference w:id="1498"/>
      </w:r>
      <w:r w:rsidR="007154D3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34CBA4BF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Заказчик автоматически подтягивается из заявки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Сумма по счету, руб.</w:t>
            </w:r>
          </w:p>
        </w:tc>
        <w:tc>
          <w:tcPr>
            <w:tcW w:w="3297" w:type="dxa"/>
          </w:tcPr>
          <w:p w14:paraId="252CBECB" w14:textId="037BF33B" w:rsidR="00DD7803" w:rsidRPr="00135028" w:rsidRDefault="0069220B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Общая с</w:t>
            </w:r>
            <w:r w:rsidR="00DD7803" w:rsidRPr="00135028">
              <w:rPr>
                <w:szCs w:val="24"/>
              </w:rPr>
              <w:t>умма по счету, руб.</w:t>
            </w:r>
            <w:ins w:id="1499" w:author="Екатерина Луткова" w:date="2016-05-17T11:59:00Z">
              <w:r>
                <w:rPr>
                  <w:szCs w:val="24"/>
                </w:rPr>
                <w:t xml:space="preserve"> </w:t>
              </w:r>
            </w:ins>
            <w:r>
              <w:rPr>
                <w:szCs w:val="24"/>
              </w:rPr>
              <w:t>(с НДС)</w:t>
            </w:r>
          </w:p>
        </w:tc>
        <w:tc>
          <w:tcPr>
            <w:tcW w:w="2648" w:type="dxa"/>
          </w:tcPr>
          <w:p w14:paraId="40A02D3D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CB1252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CB1252">
              <w:rPr>
                <w:szCs w:val="24"/>
              </w:rPr>
              <w:t>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149270A0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  <w:ins w:id="1500" w:author="Екатерина Луткова" w:date="2016-05-17T12:00:00Z">
              <w:r w:rsidR="0069220B">
                <w:rPr>
                  <w:szCs w:val="24"/>
                </w:rPr>
                <w:t xml:space="preserve">. </w:t>
              </w:r>
            </w:ins>
          </w:p>
        </w:tc>
        <w:tc>
          <w:tcPr>
            <w:tcW w:w="2648" w:type="dxa"/>
          </w:tcPr>
          <w:p w14:paraId="32E6A5B7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CB1252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5D5A39" w:rsidRPr="00D84E5B" w14:paraId="5E8B466C" w14:textId="77777777" w:rsidTr="00135028">
        <w:trPr>
          <w:trHeight w:val="529"/>
          <w:jc w:val="center"/>
        </w:trPr>
        <w:tc>
          <w:tcPr>
            <w:tcW w:w="3547" w:type="dxa"/>
          </w:tcPr>
          <w:p w14:paraId="188C46D0" w14:textId="4534B21B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5885611E" w14:textId="11A189CE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0FEBA7A6" w14:textId="4621A0BD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5D5A39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1C37998E" w:rsidR="005D5A39" w:rsidRPr="00CC0EC8" w:rsidRDefault="005D5A39" w:rsidP="00CC0EC8">
            <w:pPr>
              <w:spacing w:before="100" w:beforeAutospacing="1" w:after="100" w:afterAutospacing="1" w:line="360" w:lineRule="auto"/>
              <w:jc w:val="both"/>
              <w:rPr>
                <w:b/>
                <w:szCs w:val="24"/>
                <w:rPrChange w:id="1501" w:author="Мухамедшин" w:date="2016-05-30T20:26:00Z">
                  <w:rPr>
                    <w:szCs w:val="24"/>
                  </w:rPr>
                </w:rPrChange>
              </w:rPr>
            </w:pPr>
            <w:commentRangeStart w:id="1502"/>
            <w:r w:rsidRPr="00135028">
              <w:rPr>
                <w:szCs w:val="24"/>
              </w:rPr>
              <w:t xml:space="preserve">Дата </w:t>
            </w:r>
            <w:proofErr w:type="spellStart"/>
            <w:r w:rsidRPr="00135028">
              <w:rPr>
                <w:szCs w:val="24"/>
              </w:rPr>
              <w:t>огрузки</w:t>
            </w:r>
            <w:commentRangeEnd w:id="1502"/>
            <w:proofErr w:type="spellEnd"/>
            <w:r w:rsidR="00CB1252">
              <w:rPr>
                <w:rStyle w:val="af0"/>
              </w:rPr>
              <w:commentReference w:id="1502"/>
            </w:r>
            <w:ins w:id="1503" w:author="Мухамедшин" w:date="2016-05-30T20:26:00Z">
              <w:r w:rsidR="00CC0EC8">
                <w:rPr>
                  <w:szCs w:val="24"/>
                </w:rPr>
                <w:t>. Е</w:t>
              </w:r>
              <w:r w:rsidR="00CC0EC8" w:rsidRPr="00CC0EC8">
                <w:rPr>
                  <w:szCs w:val="24"/>
                </w:rPr>
                <w:t>сли несколько отгрузок по заявке</w:t>
              </w:r>
              <w:r w:rsidR="00CC0EC8">
                <w:rPr>
                  <w:szCs w:val="24"/>
                </w:rPr>
                <w:t>,</w:t>
              </w:r>
              <w:r w:rsidR="00CC0EC8" w:rsidRPr="00CC0EC8">
                <w:rPr>
                  <w:szCs w:val="24"/>
                </w:rPr>
                <w:t xml:space="preserve"> прописыва</w:t>
              </w:r>
              <w:r w:rsidR="00CC0EC8">
                <w:rPr>
                  <w:szCs w:val="24"/>
                </w:rPr>
                <w:t>ю</w:t>
              </w:r>
              <w:r w:rsidR="00CC0EC8" w:rsidRPr="00CC0EC8">
                <w:rPr>
                  <w:szCs w:val="24"/>
                </w:rPr>
                <w:t>тся все даты отгрузок</w:t>
              </w:r>
            </w:ins>
          </w:p>
        </w:tc>
        <w:tc>
          <w:tcPr>
            <w:tcW w:w="2648" w:type="dxa"/>
          </w:tcPr>
          <w:p w14:paraId="3886BC33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D86B1AF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04"/>
            <w:r w:rsidRPr="00135028">
              <w:rPr>
                <w:szCs w:val="24"/>
              </w:rPr>
              <w:t>Сумма</w:t>
            </w:r>
            <w:commentRangeEnd w:id="1504"/>
            <w:r w:rsidR="00CB1252">
              <w:rPr>
                <w:rStyle w:val="af0"/>
              </w:rPr>
              <w:commentReference w:id="1504"/>
            </w:r>
            <w:r w:rsidRPr="00135028">
              <w:rPr>
                <w:szCs w:val="24"/>
              </w:rPr>
              <w:t>, руб.</w:t>
            </w:r>
            <w:r>
              <w:rPr>
                <w:szCs w:val="24"/>
              </w:rPr>
              <w:t xml:space="preserve"> </w:t>
            </w:r>
            <w:ins w:id="1505" w:author="Мухамедшин" w:date="2016-05-30T20:25:00Z">
              <w:r w:rsidR="00CC0EC8" w:rsidRPr="00CC0EC8">
                <w:rPr>
                  <w:szCs w:val="24"/>
                </w:rPr>
                <w:t xml:space="preserve">суммируем все суммы по отгрузкам </w:t>
              </w:r>
              <w:proofErr w:type="gramStart"/>
              <w:r w:rsidR="00CC0EC8" w:rsidRPr="00CC0EC8">
                <w:rPr>
                  <w:szCs w:val="24"/>
                </w:rPr>
                <w:t xml:space="preserve">( </w:t>
              </w:r>
              <w:proofErr w:type="gramEnd"/>
              <w:r w:rsidR="00CC0EC8" w:rsidRPr="00CC0EC8">
                <w:rPr>
                  <w:szCs w:val="24"/>
                </w:rPr>
                <w:t>в случае если отгрузок по заявке было несколько)</w:t>
              </w:r>
            </w:ins>
            <w:del w:id="1506" w:author="Мухамедшин" w:date="2016-05-30T20:25:00Z">
              <w:r w:rsidDel="00CC0EC8">
                <w:rPr>
                  <w:szCs w:val="24"/>
                </w:rPr>
                <w:delText>Заполняется вручную</w:delText>
              </w:r>
            </w:del>
          </w:p>
        </w:tc>
        <w:tc>
          <w:tcPr>
            <w:tcW w:w="2648" w:type="dxa"/>
          </w:tcPr>
          <w:p w14:paraId="31714EA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5D5A39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736912B4" w14:textId="5169554E" w:rsidR="007154D3" w:rsidRDefault="007154D3" w:rsidP="00CB1252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  <w:rPr>
          <w:ins w:id="1507" w:author="Мухамедшин" w:date="2016-05-24T16:16:00Z"/>
        </w:rPr>
      </w:pPr>
      <w:bookmarkStart w:id="1508" w:name="_Toc451251851"/>
      <w:r>
        <w:t>Журнал учета оснастки</w:t>
      </w:r>
      <w:bookmarkEnd w:id="1508"/>
    </w:p>
    <w:p w14:paraId="46F709E7" w14:textId="0E43BABD" w:rsidR="005A1EE3" w:rsidRPr="005A1EE3" w:rsidRDefault="005A1EE3">
      <w:pPr>
        <w:pPrChange w:id="1509" w:author="Мухамедшин" w:date="2016-05-24T16:16:00Z">
          <w:pPr>
            <w:pStyle w:val="2"/>
            <w:numPr>
              <w:ilvl w:val="1"/>
              <w:numId w:val="51"/>
            </w:numPr>
            <w:spacing w:before="100" w:beforeAutospacing="1" w:after="100" w:afterAutospacing="1" w:line="360" w:lineRule="auto"/>
            <w:ind w:left="1129" w:hanging="420"/>
            <w:jc w:val="both"/>
          </w:pPr>
        </w:pPrChange>
      </w:pPr>
      <w:ins w:id="1510" w:author="Мухамедшин" w:date="2016-05-24T16:16:00Z">
        <w:r>
          <w:t>Ведется в разрезе чертежей.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7154D3" w:rsidRPr="00135028" w14:paraId="271E3AAF" w14:textId="77777777" w:rsidTr="00A35CE5">
        <w:trPr>
          <w:jc w:val="center"/>
        </w:trPr>
        <w:tc>
          <w:tcPr>
            <w:tcW w:w="3547" w:type="dxa"/>
          </w:tcPr>
          <w:p w14:paraId="7B3D2027" w14:textId="100958CD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730779A4" w14:textId="51A07542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00D283FD" w14:textId="13BF351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154D3" w:rsidRPr="00135028" w14:paraId="08F181AC" w14:textId="77777777" w:rsidTr="00A35CE5">
        <w:trPr>
          <w:jc w:val="center"/>
        </w:trPr>
        <w:tc>
          <w:tcPr>
            <w:tcW w:w="3547" w:type="dxa"/>
          </w:tcPr>
          <w:p w14:paraId="4DBE00C6" w14:textId="2963FA69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0D308FED" w14:textId="7B8A662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48" w:type="dxa"/>
          </w:tcPr>
          <w:p w14:paraId="1B0E26C1" w14:textId="077F0354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5D5A39" w:rsidRPr="00135028" w14:paraId="3996D8FF" w14:textId="77777777" w:rsidTr="00A35CE5">
        <w:trPr>
          <w:jc w:val="center"/>
        </w:trPr>
        <w:tc>
          <w:tcPr>
            <w:tcW w:w="3547" w:type="dxa"/>
          </w:tcPr>
          <w:p w14:paraId="71F9B3B1" w14:textId="469B259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оснастки</w:t>
            </w:r>
          </w:p>
        </w:tc>
        <w:tc>
          <w:tcPr>
            <w:tcW w:w="3297" w:type="dxa"/>
          </w:tcPr>
          <w:p w14:paraId="136F875D" w14:textId="48FDE61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Соответствует номеру чертежа. Выбирается из списка или при помощи </w:t>
            </w:r>
            <w:proofErr w:type="spellStart"/>
            <w:r>
              <w:rPr>
                <w:szCs w:val="24"/>
              </w:rPr>
              <w:t>автоподстановки</w:t>
            </w:r>
            <w:proofErr w:type="spellEnd"/>
          </w:p>
        </w:tc>
        <w:tc>
          <w:tcPr>
            <w:tcW w:w="2648" w:type="dxa"/>
          </w:tcPr>
          <w:p w14:paraId="38A8AA37" w14:textId="4F704709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 (15)</w:t>
            </w:r>
          </w:p>
        </w:tc>
      </w:tr>
      <w:tr w:rsidR="007154D3" w:rsidRPr="00135028" w14:paraId="3FE2BF12" w14:textId="77777777" w:rsidTr="00A35CE5">
        <w:trPr>
          <w:jc w:val="center"/>
        </w:trPr>
        <w:tc>
          <w:tcPr>
            <w:tcW w:w="3547" w:type="dxa"/>
          </w:tcPr>
          <w:p w14:paraId="4725A3F4" w14:textId="6F560E6F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0A0F9AE4" w14:textId="6E7CDC8E" w:rsidR="007154D3" w:rsidRPr="00135028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Появляется автоматически при выборе номера чертежа (</w:t>
            </w:r>
            <w:r w:rsidRPr="000E1787">
              <w:rPr>
                <w:b/>
                <w:szCs w:val="24"/>
              </w:rPr>
              <w:t>наименование</w:t>
            </w:r>
            <w:r>
              <w:rPr>
                <w:szCs w:val="24"/>
              </w:rPr>
              <w:t xml:space="preserve"> оснастка хранится в справочнике «Оснастка»)</w:t>
            </w:r>
          </w:p>
        </w:tc>
        <w:tc>
          <w:tcPr>
            <w:tcW w:w="2648" w:type="dxa"/>
          </w:tcPr>
          <w:p w14:paraId="13B5C8BD" w14:textId="401FC17B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5D5A39" w:rsidRPr="00135028" w14:paraId="5A9CBC3F" w14:textId="77777777" w:rsidTr="00A35CE5">
        <w:trPr>
          <w:jc w:val="center"/>
        </w:trPr>
        <w:tc>
          <w:tcPr>
            <w:tcW w:w="3547" w:type="dxa"/>
          </w:tcPr>
          <w:p w14:paraId="4E106495" w14:textId="272D8FC2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65EF7CB9" w14:textId="71EB5FB3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Количество форм. Появляется автоматически при выборе номера чертежа </w:t>
            </w:r>
          </w:p>
        </w:tc>
        <w:tc>
          <w:tcPr>
            <w:tcW w:w="2648" w:type="dxa"/>
          </w:tcPr>
          <w:p w14:paraId="2F90A1D2" w14:textId="45F97786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7FBAEA7" w14:textId="77777777" w:rsidTr="00A35CE5">
        <w:trPr>
          <w:jc w:val="center"/>
        </w:trPr>
        <w:tc>
          <w:tcPr>
            <w:tcW w:w="3547" w:type="dxa"/>
          </w:tcPr>
          <w:p w14:paraId="49EE9740" w14:textId="0E6B2D0B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Гнездность</w:t>
            </w:r>
          </w:p>
        </w:tc>
        <w:tc>
          <w:tcPr>
            <w:tcW w:w="3297" w:type="dxa"/>
          </w:tcPr>
          <w:p w14:paraId="612D4E56" w14:textId="56132EBF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231C26" w14:textId="17C7C82A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</w:t>
            </w:r>
            <w:r>
              <w:rPr>
                <w:szCs w:val="24"/>
              </w:rPr>
              <w:t>2</w:t>
            </w:r>
            <w:r w:rsidRPr="00CB1252">
              <w:rPr>
                <w:szCs w:val="24"/>
              </w:rPr>
              <w:t>)</w:t>
            </w:r>
          </w:p>
        </w:tc>
      </w:tr>
      <w:tr w:rsidR="005D5A39" w:rsidRPr="00135028" w14:paraId="3F73AB20" w14:textId="77777777" w:rsidTr="00A35CE5">
        <w:trPr>
          <w:jc w:val="center"/>
        </w:trPr>
        <w:tc>
          <w:tcPr>
            <w:tcW w:w="3547" w:type="dxa"/>
          </w:tcPr>
          <w:p w14:paraId="4D681622" w14:textId="6656ACBA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2D25EB8C" w14:textId="32EAA12E" w:rsidR="005D5A39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форм*гнездность. Появляется автоматически при выборе номера чертежа</w:t>
            </w:r>
          </w:p>
        </w:tc>
        <w:tc>
          <w:tcPr>
            <w:tcW w:w="2648" w:type="dxa"/>
          </w:tcPr>
          <w:p w14:paraId="22CA217E" w14:textId="313B59BD" w:rsidR="005D5A39" w:rsidRPr="00CB1252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  <w:lang w:val="en-US"/>
              </w:rPr>
              <w:t>Char</w:t>
            </w:r>
            <w:r w:rsidRPr="00CB1252">
              <w:rPr>
                <w:szCs w:val="24"/>
              </w:rPr>
              <w:t>(5)</w:t>
            </w:r>
          </w:p>
        </w:tc>
      </w:tr>
      <w:tr w:rsidR="007154D3" w:rsidRPr="00135028" w14:paraId="623A95FB" w14:textId="77777777" w:rsidTr="00A35CE5">
        <w:trPr>
          <w:jc w:val="center"/>
        </w:trPr>
        <w:tc>
          <w:tcPr>
            <w:tcW w:w="3547" w:type="dxa"/>
          </w:tcPr>
          <w:p w14:paraId="71FBB326" w14:textId="7C98AEA6" w:rsidR="007154D3" w:rsidRP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6014B9D4" w14:textId="736B4290" w:rsidR="007154D3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Изготовитель оснастки. Заполняется вручную</w:t>
            </w:r>
          </w:p>
        </w:tc>
        <w:tc>
          <w:tcPr>
            <w:tcW w:w="2648" w:type="dxa"/>
          </w:tcPr>
          <w:p w14:paraId="1629F221" w14:textId="0901C820" w:rsidR="007154D3" w:rsidRPr="00CB1252" w:rsidRDefault="007154D3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5D5A39" w:rsidRPr="00135028" w14:paraId="0FDD9BBC" w14:textId="77777777" w:rsidTr="00A35CE5">
        <w:trPr>
          <w:jc w:val="center"/>
        </w:trPr>
        <w:tc>
          <w:tcPr>
            <w:tcW w:w="3547" w:type="dxa"/>
          </w:tcPr>
          <w:p w14:paraId="1557A6DB" w14:textId="43AC3717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5EA8E65D" w14:textId="40CA453F" w:rsidR="005D5A39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рабочих дней. Заполняется вручную</w:t>
            </w:r>
          </w:p>
        </w:tc>
        <w:tc>
          <w:tcPr>
            <w:tcW w:w="2648" w:type="dxa"/>
          </w:tcPr>
          <w:p w14:paraId="109A7094" w14:textId="52358A4E" w:rsidR="005D5A39" w:rsidRPr="00CB1252" w:rsidRDefault="005D5A39" w:rsidP="007154D3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7154D3" w:rsidRPr="00135028" w14:paraId="5C77CF9A" w14:textId="77777777" w:rsidTr="00A35CE5">
        <w:trPr>
          <w:jc w:val="center"/>
        </w:trPr>
        <w:tc>
          <w:tcPr>
            <w:tcW w:w="3547" w:type="dxa"/>
          </w:tcPr>
          <w:p w14:paraId="55862C80" w14:textId="0AD7EC0C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3297" w:type="dxa"/>
          </w:tcPr>
          <w:p w14:paraId="1766035E" w14:textId="74E129F2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Дата изготовления</w:t>
            </w:r>
          </w:p>
        </w:tc>
        <w:tc>
          <w:tcPr>
            <w:tcW w:w="2648" w:type="dxa"/>
          </w:tcPr>
          <w:p w14:paraId="3F9BF0F5" w14:textId="3E7D57F6" w:rsidR="007154D3" w:rsidRPr="00135028" w:rsidRDefault="005D5A39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5D5A39" w:rsidRPr="00135028" w14:paraId="341F26C0" w14:textId="77777777" w:rsidTr="00A35CE5">
        <w:trPr>
          <w:jc w:val="center"/>
        </w:trPr>
        <w:tc>
          <w:tcPr>
            <w:tcW w:w="3547" w:type="dxa"/>
          </w:tcPr>
          <w:p w14:paraId="3CB141BC" w14:textId="76F53AB3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77339ABE" w14:textId="18E8A972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  <w:r>
              <w:rPr>
                <w:szCs w:val="24"/>
              </w:rPr>
              <w:t>. Заполняется вручную</w:t>
            </w:r>
          </w:p>
        </w:tc>
        <w:tc>
          <w:tcPr>
            <w:tcW w:w="2648" w:type="dxa"/>
          </w:tcPr>
          <w:p w14:paraId="11C455E0" w14:textId="4A3F3FB7" w:rsidR="005D5A39" w:rsidRPr="00135028" w:rsidRDefault="005D5A39" w:rsidP="005D5A39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7154D3" w:rsidRPr="00135028" w14:paraId="2D7B227A" w14:textId="77777777" w:rsidTr="00A35CE5">
        <w:trPr>
          <w:jc w:val="center"/>
        </w:trPr>
        <w:tc>
          <w:tcPr>
            <w:tcW w:w="3547" w:type="dxa"/>
          </w:tcPr>
          <w:p w14:paraId="7B6436A9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4E91EAE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EEE77EA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7154D3" w:rsidRPr="00135028" w14:paraId="2372A841" w14:textId="77777777" w:rsidTr="00A35CE5">
        <w:trPr>
          <w:jc w:val="center"/>
        </w:trPr>
        <w:tc>
          <w:tcPr>
            <w:tcW w:w="3547" w:type="dxa"/>
          </w:tcPr>
          <w:p w14:paraId="67E66D52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0DFCDC2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89767B7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7154D3" w:rsidRPr="00135028" w14:paraId="17895080" w14:textId="77777777" w:rsidTr="00A35CE5">
        <w:trPr>
          <w:jc w:val="center"/>
        </w:trPr>
        <w:tc>
          <w:tcPr>
            <w:tcW w:w="3547" w:type="dxa"/>
          </w:tcPr>
          <w:p w14:paraId="00AD981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1EB1437D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1176D9AC" w14:textId="77777777" w:rsidR="007154D3" w:rsidRPr="00135028" w:rsidRDefault="007154D3" w:rsidP="00A35CE5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474F89E1" w14:textId="77777777" w:rsidR="007154D3" w:rsidRPr="00A35CE5" w:rsidRDefault="007154D3" w:rsidP="000E1787">
      <w:pPr>
        <w:pStyle w:val="a4"/>
        <w:ind w:left="1129"/>
      </w:pPr>
    </w:p>
    <w:p w14:paraId="34D67ADE" w14:textId="014769DC" w:rsidR="00FF1128" w:rsidRDefault="00295E57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jc w:val="both"/>
      </w:pPr>
      <w:r>
        <w:t xml:space="preserve"> </w:t>
      </w:r>
      <w:bookmarkStart w:id="1511" w:name="_Toc451251852"/>
      <w:r w:rsidR="00FF1128">
        <w:t>Журнал вальцовщика</w:t>
      </w:r>
      <w:bookmarkEnd w:id="1511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0E1787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0E1787">
              <w:rPr>
                <w:szCs w:val="24"/>
              </w:rPr>
              <w:t>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12" w:name="OLE_LINK132"/>
            <w:bookmarkStart w:id="1513" w:name="OLE_LINK133"/>
            <w:bookmarkStart w:id="1514" w:name="OLE_LINK134"/>
            <w:bookmarkStart w:id="1515" w:name="OLE_LINK135"/>
            <w:bookmarkStart w:id="1516" w:name="OLE_LINK136"/>
            <w:r>
              <w:t>Дата</w:t>
            </w:r>
            <w:bookmarkEnd w:id="1512"/>
            <w:bookmarkEnd w:id="1513"/>
            <w:bookmarkEnd w:id="1514"/>
            <w:bookmarkEnd w:id="1515"/>
            <w:bookmarkEnd w:id="1516"/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0E1787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0E1787">
              <w:t>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17" w:name="OLE_LINK137"/>
            <w:bookmarkStart w:id="1518" w:name="OLE_LINK138"/>
            <w:bookmarkStart w:id="1519" w:name="OLE_LINK148"/>
            <w:r>
              <w:t>Заказчик</w:t>
            </w:r>
            <w:bookmarkEnd w:id="1517"/>
            <w:bookmarkEnd w:id="1518"/>
            <w:bookmarkEnd w:id="1519"/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20" w:name="OLE_LINK139"/>
            <w:bookmarkStart w:id="1521" w:name="OLE_LINK140"/>
            <w:bookmarkStart w:id="1522" w:name="OLE_LINK149"/>
            <w:r>
              <w:t>Чертеж</w:t>
            </w:r>
            <w:bookmarkEnd w:id="1520"/>
            <w:bookmarkEnd w:id="1521"/>
            <w:bookmarkEnd w:id="1522"/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bookmarkStart w:id="1523" w:name="OLE_LINK141"/>
            <w:bookmarkStart w:id="1524" w:name="OLE_LINK142"/>
            <w:bookmarkStart w:id="1525" w:name="OLE_LINK150"/>
            <w:r>
              <w:t>Материал</w:t>
            </w:r>
            <w:bookmarkEnd w:id="1523"/>
            <w:bookmarkEnd w:id="1524"/>
            <w:bookmarkEnd w:id="1525"/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commentRangeStart w:id="1526"/>
            <w:r w:rsidRPr="007E697D">
              <w:rPr>
                <w:szCs w:val="24"/>
              </w:rPr>
              <w:t>Наименование(обозначение) материала</w:t>
            </w:r>
            <w:commentRangeEnd w:id="1526"/>
            <w:r w:rsidR="005A1EE3">
              <w:rPr>
                <w:rStyle w:val="af0"/>
              </w:rPr>
              <w:commentReference w:id="1526"/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27" w:name="OLE_LINK143"/>
            <w:bookmarkStart w:id="1528" w:name="OLE_LINK144"/>
            <w:bookmarkStart w:id="1529" w:name="_Hlk450314913"/>
            <w:r>
              <w:t>Количество деталей</w:t>
            </w:r>
            <w:bookmarkEnd w:id="1527"/>
            <w:bookmarkEnd w:id="1528"/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30" w:name="OLE_LINK145"/>
            <w:bookmarkStart w:id="1531" w:name="OLE_LINK146"/>
            <w:bookmarkStart w:id="1532" w:name="OLE_LINK154"/>
            <w:bookmarkEnd w:id="1529"/>
            <w:commentRangeStart w:id="1533"/>
            <w:r>
              <w:t>Партия</w:t>
            </w:r>
            <w:bookmarkEnd w:id="1530"/>
            <w:bookmarkEnd w:id="1531"/>
            <w:bookmarkEnd w:id="1532"/>
          </w:p>
        </w:tc>
        <w:tc>
          <w:tcPr>
            <w:tcW w:w="3260" w:type="dxa"/>
          </w:tcPr>
          <w:p w14:paraId="6D9A4493" w14:textId="6CF630AB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  <w:commentRangeEnd w:id="1533"/>
            <w:r w:rsidR="000E1787">
              <w:rPr>
                <w:rStyle w:val="af0"/>
              </w:rPr>
              <w:commentReference w:id="1533"/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bookmarkStart w:id="1534" w:name="OLE_LINK147"/>
            <w:bookmarkStart w:id="1535" w:name="OLE_LINK155"/>
            <w:r>
              <w:t>Примечание</w:t>
            </w:r>
            <w:bookmarkEnd w:id="1534"/>
            <w:bookmarkEnd w:id="1535"/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36" w:name="_Toc451251853"/>
      <w:r>
        <w:t>Распоряжение на отгрузку</w:t>
      </w:r>
      <w:r w:rsidR="0038185E">
        <w:t xml:space="preserve"> (</w:t>
      </w:r>
      <w:commentRangeStart w:id="1537"/>
      <w:r w:rsidR="0038185E">
        <w:t>журнал</w:t>
      </w:r>
      <w:commentRangeEnd w:id="1537"/>
      <w:r w:rsidR="000E1787">
        <w:rPr>
          <w:rStyle w:val="af0"/>
          <w:rFonts w:eastAsia="Calibri"/>
          <w:b w:val="0"/>
        </w:rPr>
        <w:commentReference w:id="1537"/>
      </w:r>
      <w:r w:rsidR="0038185E">
        <w:t>)</w:t>
      </w:r>
      <w:bookmarkEnd w:id="1536"/>
    </w:p>
    <w:p w14:paraId="56BCD4DD" w14:textId="77777777" w:rsidR="0038185E" w:rsidRDefault="0038185E" w:rsidP="0038185E">
      <w:pPr>
        <w:ind w:left="708"/>
        <w:rPr>
          <w:ins w:id="1538" w:author="Екатерина Луткова" w:date="2016-05-27T15:01:00Z"/>
        </w:rPr>
      </w:pPr>
      <w:r>
        <w:t>Предусмотрена печатная форма данного журнала.</w:t>
      </w:r>
    </w:p>
    <w:p w14:paraId="7AEE1CDB" w14:textId="38819440" w:rsidR="001F35B7" w:rsidRPr="0038185E" w:rsidRDefault="001F35B7" w:rsidP="0038185E">
      <w:pPr>
        <w:ind w:left="708"/>
      </w:pPr>
      <w:ins w:id="1539" w:author="Екатерина Луткова" w:date="2016-05-27T15:01:00Z">
        <w:r>
          <w:lastRenderedPageBreak/>
          <w:t>Журнал заполняется автоматически при произведении отгрузки (поля заполняются из отгрузки)</w:t>
        </w:r>
      </w:ins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commentRangeStart w:id="1540"/>
            <w:r>
              <w:t>Партия</w:t>
            </w:r>
          </w:p>
        </w:tc>
        <w:tc>
          <w:tcPr>
            <w:tcW w:w="3427" w:type="dxa"/>
          </w:tcPr>
          <w:p w14:paraId="33DD51BF" w14:textId="78386ED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r w:rsidR="00910A02">
              <w:t>текущей</w:t>
            </w:r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  <w:commentRangeEnd w:id="1540"/>
            <w:r w:rsidR="000E1787">
              <w:rPr>
                <w:rStyle w:val="af0"/>
              </w:rPr>
              <w:commentReference w:id="1540"/>
            </w:r>
          </w:p>
        </w:tc>
      </w:tr>
    </w:tbl>
    <w:p w14:paraId="6CE06E22" w14:textId="77777777" w:rsidR="00DD7803" w:rsidRDefault="00DD7803" w:rsidP="000E1787">
      <w:pPr>
        <w:pStyle w:val="2"/>
        <w:numPr>
          <w:ilvl w:val="1"/>
          <w:numId w:val="51"/>
        </w:numPr>
        <w:spacing w:before="100" w:beforeAutospacing="1" w:after="100" w:afterAutospacing="1" w:line="360" w:lineRule="auto"/>
        <w:ind w:left="0" w:firstLine="709"/>
        <w:jc w:val="both"/>
      </w:pPr>
      <w:bookmarkStart w:id="1541" w:name="_Toc451251854"/>
      <w:r>
        <w:t>Модуль «</w:t>
      </w:r>
      <w:r w:rsidRPr="005A357F">
        <w:t xml:space="preserve">Расход </w:t>
      </w:r>
      <w:commentRangeStart w:id="1542"/>
      <w:r w:rsidRPr="005A357F">
        <w:t>материалов</w:t>
      </w:r>
      <w:commentRangeEnd w:id="1542"/>
      <w:r w:rsidR="000E1787">
        <w:rPr>
          <w:rStyle w:val="af0"/>
          <w:rFonts w:eastAsia="Calibri"/>
          <w:b w:val="0"/>
        </w:rPr>
        <w:commentReference w:id="1542"/>
      </w:r>
      <w:r>
        <w:t>»</w:t>
      </w:r>
      <w:bookmarkEnd w:id="1541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4EB9FADA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</w:t>
      </w:r>
      <w:ins w:id="1543" w:author="Екатерина Луткова" w:date="2016-05-27T15:11:00Z">
        <w:r w:rsidR="00991647">
          <w:t xml:space="preserve"> (детали)</w:t>
        </w:r>
      </w:ins>
      <w:r>
        <w:t>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commentRangeStart w:id="1544"/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 xml:space="preserve">отгружено </w:t>
      </w:r>
      <w:commentRangeEnd w:id="1544"/>
      <w:r w:rsidR="000E1787">
        <w:rPr>
          <w:rStyle w:val="af0"/>
        </w:rPr>
        <w:commentReference w:id="1544"/>
      </w:r>
      <w:r w:rsidR="0038185E">
        <w:t>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commentRangeStart w:id="1545"/>
      <w:r>
        <w:t>Далее считается разница между блоками</w:t>
      </w:r>
      <w:commentRangeEnd w:id="1545"/>
      <w:r w:rsidR="000E1787">
        <w:rPr>
          <w:rStyle w:val="af0"/>
        </w:rPr>
        <w:commentReference w:id="1545"/>
      </w:r>
      <w:r>
        <w:t xml:space="preserve">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commentRangeStart w:id="1546"/>
      <w:r>
        <w:t xml:space="preserve">Подсчет ведется по каждому конкретному материалу </w:t>
      </w:r>
      <w:commentRangeEnd w:id="1546"/>
      <w:r w:rsidR="00A35CE5">
        <w:rPr>
          <w:rStyle w:val="af0"/>
        </w:rPr>
        <w:commentReference w:id="1546"/>
      </w:r>
      <w:r>
        <w:t>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commentRangeStart w:id="1547"/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  <w:commentRangeEnd w:id="1547"/>
      <w:r w:rsidR="00A35CE5">
        <w:rPr>
          <w:rStyle w:val="af0"/>
        </w:rPr>
        <w:commentReference w:id="1547"/>
      </w:r>
    </w:p>
    <w:p w14:paraId="0E3DD211" w14:textId="4FD96A8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«За</w:t>
      </w:r>
      <w:ins w:id="1548" w:author="Екатерина Луткова" w:date="2016-05-27T15:13:00Z">
        <w:r w:rsidR="00991647">
          <w:t>яв</w:t>
        </w:r>
      </w:ins>
      <w:del w:id="1549" w:author="Екатерина Луткова" w:date="2016-05-27T15:13:00Z">
        <w:r w:rsidDel="00991647">
          <w:delText>вя</w:delText>
        </w:r>
      </w:del>
      <w:r>
        <w:t xml:space="preserve">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1550" w:name="_Toc451251855"/>
      <w:r>
        <w:lastRenderedPageBreak/>
        <w:t>5 ТРЕБОВАНИЯ К НАДЕЖНОСТИ</w:t>
      </w:r>
      <w:bookmarkEnd w:id="1550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1551" w:name="_Toc418591219"/>
      <w:bookmarkStart w:id="1552" w:name="_Toc432605163"/>
      <w:bookmarkStart w:id="1553" w:name="_Toc451251856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1551"/>
      <w:bookmarkEnd w:id="1552"/>
      <w:bookmarkEnd w:id="1553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54" w:name="_Toc418591220"/>
      <w:bookmarkStart w:id="1555" w:name="_Toc432605164"/>
      <w:bookmarkStart w:id="1556" w:name="_Toc451251857"/>
      <w:r>
        <w:t>5</w:t>
      </w:r>
      <w:r w:rsidRPr="00B45BC2">
        <w:t>.1. Архитектура системы</w:t>
      </w:r>
      <w:bookmarkEnd w:id="1554"/>
      <w:bookmarkEnd w:id="1555"/>
      <w:bookmarkEnd w:id="1556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1557" w:name="_Toc418591221"/>
      <w:bookmarkStart w:id="1558" w:name="_Toc432605165"/>
      <w:bookmarkStart w:id="1559" w:name="_Toc451251858"/>
      <w:r>
        <w:t>5</w:t>
      </w:r>
      <w:r w:rsidRPr="00B45BC2">
        <w:t>.2. Требования к аппаратному обеспечению системы</w:t>
      </w:r>
      <w:bookmarkEnd w:id="1557"/>
      <w:bookmarkEnd w:id="1558"/>
      <w:bookmarkEnd w:id="1559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50" w:author="staff" w:date="2016-03-25T08:00:00Z" w:initials="s">
    <w:p w14:paraId="05E0F99A" w14:textId="77777777" w:rsidR="00B30F1F" w:rsidRDefault="00B30F1F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B30F1F" w:rsidRPr="00D2120D" w:rsidRDefault="00B30F1F">
      <w:pPr>
        <w:pStyle w:val="af1"/>
      </w:pPr>
    </w:p>
  </w:comment>
  <w:comment w:id="646" w:author="staff" w:date="2016-03-29T20:52:00Z" w:initials="s">
    <w:p w14:paraId="551DB649" w14:textId="77777777" w:rsidR="00B30F1F" w:rsidRDefault="00B30F1F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B30F1F" w:rsidRDefault="00B30F1F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647" w:author="staff" w:date="2016-03-29T20:52:00Z" w:initials="s">
    <w:p w14:paraId="4E1AF39D" w14:textId="77777777" w:rsidR="00B30F1F" w:rsidRDefault="00B30F1F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B30F1F" w:rsidRDefault="00B30F1F">
      <w:pPr>
        <w:pStyle w:val="af1"/>
      </w:pPr>
      <w:r>
        <w:t>Артикул, Код</w:t>
      </w:r>
    </w:p>
  </w:comment>
  <w:comment w:id="684" w:author="staff" w:date="2016-04-03T16:24:00Z" w:initials="s">
    <w:p w14:paraId="0F6A7106" w14:textId="704D53AA" w:rsidR="00B30F1F" w:rsidRPr="00DC1026" w:rsidRDefault="00B30F1F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  <w:comment w:id="1294" w:author="Eugene" w:date="2016-05-16T22:50:00Z" w:initials="E">
    <w:p w14:paraId="788C32E2" w14:textId="634FFE41" w:rsidR="00B30F1F" w:rsidRDefault="00B30F1F">
      <w:pPr>
        <w:pStyle w:val="af1"/>
      </w:pPr>
      <w:r>
        <w:rPr>
          <w:rStyle w:val="af0"/>
        </w:rPr>
        <w:annotationRef/>
      </w:r>
      <w:r>
        <w:t xml:space="preserve">На скриншоте ниже Сумма </w:t>
      </w:r>
      <w:r w:rsidRPr="0029510C">
        <w:rPr>
          <w:b/>
          <w:sz w:val="32"/>
        </w:rPr>
        <w:t>с</w:t>
      </w:r>
      <w:r>
        <w:t xml:space="preserve"> НДС, получается надо добавить НДС еще?</w:t>
      </w:r>
    </w:p>
  </w:comment>
  <w:comment w:id="1296" w:author="Мухамедшин" w:date="2016-05-24T16:39:00Z" w:initials="Е.Р.">
    <w:p w14:paraId="25961AD5" w14:textId="254B6192" w:rsidR="00B30F1F" w:rsidRDefault="00B30F1F">
      <w:pPr>
        <w:pStyle w:val="af1"/>
      </w:pPr>
      <w:r>
        <w:rPr>
          <w:rStyle w:val="af0"/>
        </w:rPr>
        <w:annotationRef/>
      </w:r>
      <w:r>
        <w:t xml:space="preserve">Как понять, сколько деталей изготовлено? </w:t>
      </w:r>
    </w:p>
  </w:comment>
  <w:comment w:id="1380" w:author="Мухамедшин" w:date="2016-05-24T15:34:00Z" w:initials="Е.Р.">
    <w:p w14:paraId="7A476682" w14:textId="6A6DEDAD" w:rsidR="00B30F1F" w:rsidRDefault="00B30F1F">
      <w:pPr>
        <w:pStyle w:val="af1"/>
      </w:pPr>
      <w:r>
        <w:rPr>
          <w:rStyle w:val="af0"/>
        </w:rPr>
        <w:annotationRef/>
      </w:r>
      <w:r>
        <w:t>Как модель Отгрузка связан с журналом «распоряжение на отгрузку»? Информация вроде одна и та же, вводится в одном месте или параллельно там и тут?</w:t>
      </w:r>
    </w:p>
    <w:p w14:paraId="610DD33E" w14:textId="5EAB0F9F" w:rsidR="00B30F1F" w:rsidRDefault="00B30F1F">
      <w:pPr>
        <w:pStyle w:val="af1"/>
      </w:pPr>
      <w:r>
        <w:t>Или Распоряжение на отгрузку – это отчет, в котором не вводятся данные?</w:t>
      </w:r>
    </w:p>
  </w:comment>
  <w:comment w:id="1383" w:author="Мухамедшин" w:date="2016-05-24T15:42:00Z" w:initials="Е.Р.">
    <w:p w14:paraId="0397310E" w14:textId="667FFDFC" w:rsidR="00B30F1F" w:rsidRDefault="00B30F1F">
      <w:pPr>
        <w:pStyle w:val="af1"/>
      </w:pPr>
      <w:r>
        <w:rPr>
          <w:rStyle w:val="af0"/>
        </w:rPr>
        <w:annotationRef/>
      </w:r>
      <w:r>
        <w:t>Это должны быть галочки где-то предусмотрены?</w:t>
      </w:r>
    </w:p>
  </w:comment>
  <w:comment w:id="1384" w:author="Мухамедшин" w:date="2016-05-24T15:42:00Z" w:initials="Е.Р.">
    <w:p w14:paraId="573F8E67" w14:textId="3EC8E780" w:rsidR="00B30F1F" w:rsidRDefault="00B30F1F">
      <w:pPr>
        <w:pStyle w:val="af1"/>
      </w:pPr>
      <w:r>
        <w:rPr>
          <w:rStyle w:val="af0"/>
        </w:rPr>
        <w:annotationRef/>
      </w:r>
      <w:r>
        <w:t xml:space="preserve">Это должны быть галочки где-то предусмотрены? </w:t>
      </w:r>
    </w:p>
    <w:p w14:paraId="2CEA9127" w14:textId="1FFDFB64" w:rsidR="00B30F1F" w:rsidRDefault="00B30F1F">
      <w:pPr>
        <w:pStyle w:val="af1"/>
      </w:pPr>
      <w:r>
        <w:t xml:space="preserve">Да, можно предусмотреть галочки в случае отгрузки по замене брака или </w:t>
      </w:r>
      <w:proofErr w:type="spellStart"/>
      <w:r>
        <w:t>довозе</w:t>
      </w:r>
      <w:proofErr w:type="spellEnd"/>
      <w:r>
        <w:t xml:space="preserve"> продукции</w:t>
      </w:r>
    </w:p>
  </w:comment>
  <w:comment w:id="1385" w:author="Мухамедшин" w:date="2016-05-24T15:41:00Z" w:initials="Е.Р.">
    <w:p w14:paraId="306FAC0E" w14:textId="0E30FEA4" w:rsidR="00B30F1F" w:rsidRDefault="00B30F1F">
      <w:pPr>
        <w:pStyle w:val="af1"/>
      </w:pPr>
      <w:r>
        <w:rPr>
          <w:rStyle w:val="af0"/>
        </w:rPr>
        <w:annotationRef/>
      </w:r>
      <w:r>
        <w:t>Что если прописывается номер несуществующего счета? Может сделать выбор заявки? А если заявок много? Не удобно будет искать в длиннющем списке. Можно сделать при вводе несуществующего счета – уведомление об ошибке</w:t>
      </w:r>
    </w:p>
  </w:comment>
  <w:comment w:id="1386" w:author="Мухамедшин" w:date="2016-05-24T15:40:00Z" w:initials="Е.Р.">
    <w:p w14:paraId="642AA9AB" w14:textId="699912B5" w:rsidR="00B30F1F" w:rsidRDefault="00B30F1F">
      <w:pPr>
        <w:pStyle w:val="af1"/>
      </w:pPr>
      <w:r>
        <w:rPr>
          <w:rStyle w:val="af0"/>
        </w:rPr>
        <w:annotationRef/>
      </w:r>
      <w:r>
        <w:t>Код чего?</w:t>
      </w:r>
    </w:p>
  </w:comment>
  <w:comment w:id="1393" w:author="Мухамедшин" w:date="2016-05-24T15:39:00Z" w:initials="Е.Р.">
    <w:p w14:paraId="2A71EE86" w14:textId="77777777" w:rsidR="00B30F1F" w:rsidRDefault="00B30F1F" w:rsidP="00B4152C">
      <w:pPr>
        <w:pStyle w:val="af1"/>
      </w:pPr>
      <w:r>
        <w:rPr>
          <w:rStyle w:val="af0"/>
        </w:rPr>
        <w:annotationRef/>
      </w:r>
    </w:p>
    <w:p w14:paraId="0905F7FF" w14:textId="77777777" w:rsidR="00B30F1F" w:rsidRDefault="00B30F1F" w:rsidP="00B4152C">
      <w:pPr>
        <w:pStyle w:val="af1"/>
        <w:numPr>
          <w:ilvl w:val="0"/>
          <w:numId w:val="53"/>
        </w:numPr>
      </w:pPr>
      <w:r>
        <w:t xml:space="preserve">Что если несколько партий (работы по заявке шли несколько дней)? </w:t>
      </w:r>
    </w:p>
    <w:p w14:paraId="68E97B9C" w14:textId="01C84290" w:rsidR="00B30F1F" w:rsidRDefault="00B30F1F" w:rsidP="00B4152C">
      <w:pPr>
        <w:pStyle w:val="af1"/>
        <w:numPr>
          <w:ilvl w:val="0"/>
          <w:numId w:val="53"/>
        </w:numPr>
      </w:pPr>
      <w:r>
        <w:t>В каком порядке ставить партии, если их несколько? Дать выбрать, или автоматически выбирать самую раннюю?</w:t>
      </w:r>
    </w:p>
    <w:p w14:paraId="7AAE344C" w14:textId="7F758152" w:rsidR="00B30F1F" w:rsidRDefault="00B30F1F" w:rsidP="00B4152C">
      <w:pPr>
        <w:pStyle w:val="af1"/>
        <w:numPr>
          <w:ilvl w:val="0"/>
          <w:numId w:val="53"/>
        </w:numPr>
      </w:pPr>
      <w:r>
        <w:t>Если введенное количество больше, чем количество в партии, что делать? Предлагаю в таких случаях ругаться и давать выбрать партию и устанавливать количество по партии. Для контроля, не давать пользователю ввести количество больше, чем в партии</w:t>
      </w:r>
    </w:p>
    <w:p w14:paraId="0FA70503" w14:textId="1414BEF3" w:rsidR="00B30F1F" w:rsidRDefault="00B30F1F" w:rsidP="00B4152C">
      <w:pPr>
        <w:pStyle w:val="af1"/>
      </w:pPr>
      <w:r>
        <w:t xml:space="preserve"> Если работы велись несколькими партиями, и будет браться самая ранняя, то количество может быть внесено больше ранней партии? Может быть не давать вводить количество больше, чем сумма по партиям (если работы велись несколькими партиями)?</w:t>
      </w:r>
    </w:p>
    <w:p w14:paraId="676498C1" w14:textId="77777777" w:rsidR="00B30F1F" w:rsidRDefault="00B30F1F" w:rsidP="00B4152C">
      <w:pPr>
        <w:pStyle w:val="af1"/>
      </w:pPr>
    </w:p>
  </w:comment>
  <w:comment w:id="1397" w:author="Мухамедшин" w:date="2016-05-24T15:40:00Z" w:initials="Е.Р.">
    <w:p w14:paraId="7CFBACDB" w14:textId="0D147073" w:rsidR="00B30F1F" w:rsidRDefault="00B30F1F">
      <w:pPr>
        <w:pStyle w:val="af1"/>
      </w:pPr>
      <w:r>
        <w:rPr>
          <w:rStyle w:val="af0"/>
        </w:rPr>
        <w:annotationRef/>
      </w:r>
      <w:r>
        <w:t>По цене по чертежу или по калькуляции?</w:t>
      </w:r>
    </w:p>
  </w:comment>
  <w:comment w:id="1399" w:author="Мухамедшин" w:date="2016-05-24T15:39:00Z" w:initials="Е.Р.">
    <w:p w14:paraId="64546300" w14:textId="493B24B2" w:rsidR="00B30F1F" w:rsidRDefault="00B30F1F">
      <w:pPr>
        <w:pStyle w:val="af1"/>
      </w:pPr>
      <w:r>
        <w:rPr>
          <w:rStyle w:val="af0"/>
        </w:rPr>
        <w:annotationRef/>
      </w:r>
      <w:r>
        <w:t>По фактической массе?</w:t>
      </w:r>
    </w:p>
  </w:comment>
  <w:comment w:id="1405" w:author="Мухамедшин" w:date="2016-05-24T15:45:00Z" w:initials="Е.Р.">
    <w:p w14:paraId="47125DC8" w14:textId="4D73D107" w:rsidR="00B30F1F" w:rsidRDefault="00B30F1F">
      <w:pPr>
        <w:pStyle w:val="af1"/>
      </w:pPr>
      <w:r>
        <w:rPr>
          <w:rStyle w:val="af0"/>
        </w:rPr>
        <w:annotationRef/>
      </w:r>
      <w:r>
        <w:t>Я правильно понимаю, должна форма выводиться из приложения 9?</w:t>
      </w:r>
    </w:p>
  </w:comment>
  <w:comment w:id="1409" w:author="Мухамедшин" w:date="2016-05-24T15:48:00Z" w:initials="Е.Р.">
    <w:p w14:paraId="6F26CCF0" w14:textId="1F16AB0F" w:rsidR="00B30F1F" w:rsidRDefault="00B30F1F">
      <w:pPr>
        <w:pStyle w:val="af1"/>
      </w:pPr>
      <w:r>
        <w:rPr>
          <w:rStyle w:val="af0"/>
        </w:rPr>
        <w:annotationRef/>
      </w:r>
      <w:r>
        <w:t>Номер соответствует номеру в отгрузке?</w:t>
      </w:r>
    </w:p>
  </w:comment>
  <w:comment w:id="1419" w:author="Мухамедшин" w:date="2016-05-24T16:23:00Z" w:initials="Е.Р.">
    <w:p w14:paraId="65C6498A" w14:textId="3631E4C8" w:rsidR="00B30F1F" w:rsidRDefault="00B30F1F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21" w:author="Мухамедшин" w:date="2016-05-24T16:22:00Z" w:initials="Е.Р.">
    <w:p w14:paraId="6605B1EC" w14:textId="39783151" w:rsidR="00B30F1F" w:rsidRDefault="00B30F1F">
      <w:pPr>
        <w:pStyle w:val="af1"/>
      </w:pPr>
      <w:r>
        <w:rPr>
          <w:rStyle w:val="af0"/>
        </w:rPr>
        <w:annotationRef/>
      </w:r>
      <w:r>
        <w:t>Где в этом отчете способ изготовления? Способ изготовления задается в характеристиках каждого чертежа, по нему и группируется</w:t>
      </w:r>
    </w:p>
  </w:comment>
  <w:comment w:id="1424" w:author="Мухамедшин" w:date="2016-05-24T16:21:00Z" w:initials="Е.Р.">
    <w:p w14:paraId="30BD25CE" w14:textId="7A6DEC0D" w:rsidR="00B30F1F" w:rsidRDefault="00B30F1F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5308B090" w14:textId="7D85894F" w:rsidR="00B30F1F" w:rsidRDefault="00B30F1F">
      <w:pPr>
        <w:pStyle w:val="af1"/>
      </w:pPr>
      <w:r>
        <w:t>Значение за конкретный заданный период. Задается ПЕРИОД, текущая дата не имеется значения, если она не задана концом периода</w:t>
      </w:r>
    </w:p>
  </w:comment>
  <w:comment w:id="1427" w:author="Мухамедшин" w:date="2016-05-24T16:23:00Z" w:initials="Е.Р.">
    <w:p w14:paraId="22CE719B" w14:textId="5B22E915" w:rsidR="00B30F1F" w:rsidRDefault="00B30F1F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29" w:author="Мухамедшин" w:date="2016-05-24T15:51:00Z" w:initials="Е.Р.">
    <w:p w14:paraId="1F855141" w14:textId="3C2859B5" w:rsidR="00B30F1F" w:rsidRDefault="00B30F1F">
      <w:pPr>
        <w:pStyle w:val="af1"/>
      </w:pPr>
      <w:r>
        <w:rPr>
          <w:rStyle w:val="af0"/>
        </w:rPr>
        <w:annotationRef/>
      </w:r>
      <w:r>
        <w:t xml:space="preserve">Плановая или фактическая? берется фактическая </w:t>
      </w:r>
      <w:proofErr w:type="spellStart"/>
      <w:r>
        <w:t>клаькуляция</w:t>
      </w:r>
      <w:proofErr w:type="spellEnd"/>
    </w:p>
  </w:comment>
  <w:comment w:id="1431" w:author="Мухамедшин" w:date="2016-05-24T16:23:00Z" w:initials="Е.Р.">
    <w:p w14:paraId="6554C00A" w14:textId="75767EDB" w:rsidR="00B30F1F" w:rsidRDefault="00B30F1F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32" w:author="Мухамедшин" w:date="2016-05-24T16:20:00Z" w:initials="Е.Р.">
    <w:p w14:paraId="02D89FB7" w14:textId="06B9ECAB" w:rsidR="00B30F1F" w:rsidRDefault="00B30F1F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300C857D" w14:textId="5C108FB2" w:rsidR="00B30F1F" w:rsidRDefault="00B30F1F">
      <w:pPr>
        <w:pStyle w:val="af1"/>
      </w:pPr>
      <w:r>
        <w:t>Значение за конкретно заданный период, т.е. сколько было выполнено деталей за данный период</w:t>
      </w:r>
    </w:p>
  </w:comment>
  <w:comment w:id="1442" w:author="Мухамедшин" w:date="2016-05-24T16:23:00Z" w:initials="Е.Р.">
    <w:p w14:paraId="5DED7CA3" w14:textId="1859CF6F" w:rsidR="00B30F1F" w:rsidRDefault="00B30F1F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43" w:author="Мухамедшин" w:date="2016-05-24T16:24:00Z" w:initials="Е.Р.">
    <w:p w14:paraId="48778AE6" w14:textId="1D54E3C6" w:rsidR="00B30F1F" w:rsidRDefault="00B30F1F">
      <w:pPr>
        <w:pStyle w:val="af1"/>
      </w:pPr>
      <w:r>
        <w:rPr>
          <w:rStyle w:val="af0"/>
        </w:rPr>
        <w:annotationRef/>
      </w:r>
      <w:r>
        <w:t>Значение на конец периода отчета, или на текущую дату?</w:t>
      </w:r>
    </w:p>
    <w:p w14:paraId="152412A3" w14:textId="25252146" w:rsidR="00B30F1F" w:rsidRDefault="00B30F1F">
      <w:pPr>
        <w:pStyle w:val="af1"/>
      </w:pPr>
      <w:r>
        <w:t>На конец заданного периода (сколько было отгружено штук за заданный период, например, месяц)</w:t>
      </w:r>
    </w:p>
  </w:comment>
  <w:comment w:id="1444" w:author="Мухамедшин" w:date="2016-05-24T16:25:00Z" w:initials="Е.Р.">
    <w:p w14:paraId="6912E7B0" w14:textId="54D1F154" w:rsidR="00B30F1F" w:rsidRDefault="00B30F1F">
      <w:pPr>
        <w:pStyle w:val="af1"/>
      </w:pPr>
      <w:r>
        <w:rPr>
          <w:rStyle w:val="af0"/>
        </w:rPr>
        <w:annotationRef/>
      </w:r>
      <w:r>
        <w:t xml:space="preserve">Считается по </w:t>
      </w:r>
      <w:proofErr w:type="gramStart"/>
      <w:r>
        <w:t>количеству</w:t>
      </w:r>
      <w:proofErr w:type="gramEnd"/>
      <w:r>
        <w:t xml:space="preserve"> заявленному или отгруженному, и на конец периода, или на текущую дату? По отгруженному количеству. На конец периода</w:t>
      </w:r>
    </w:p>
  </w:comment>
  <w:comment w:id="1448" w:author="Мухамедшин" w:date="2016-05-24T16:26:00Z" w:initials="Е.Р.">
    <w:p w14:paraId="4D8BB36F" w14:textId="5749FA25" w:rsidR="00B30F1F" w:rsidRDefault="00B30F1F">
      <w:pPr>
        <w:pStyle w:val="af1"/>
      </w:pPr>
      <w:r>
        <w:rPr>
          <w:rStyle w:val="af0"/>
        </w:rPr>
        <w:annotationRef/>
      </w:r>
      <w:r>
        <w:t>Какого? Заявки, отгрузки? Я так понял, документа отгрузки…По номеру отгрузки</w:t>
      </w:r>
    </w:p>
  </w:comment>
  <w:comment w:id="1450" w:author="Мухамедшин" w:date="2016-05-24T16:26:00Z" w:initials="Е.Р.">
    <w:p w14:paraId="78E0C35E" w14:textId="4CE7DB6A" w:rsidR="00B30F1F" w:rsidRDefault="00B30F1F">
      <w:pPr>
        <w:pStyle w:val="af1"/>
      </w:pPr>
      <w:r>
        <w:rPr>
          <w:rStyle w:val="af0"/>
        </w:rPr>
        <w:annotationRef/>
      </w:r>
      <w:r>
        <w:t>Нужен пример отчета</w:t>
      </w:r>
    </w:p>
  </w:comment>
  <w:comment w:id="1457" w:author="Мухамедшин" w:date="2016-05-24T16:32:00Z" w:initials="Е.Р.">
    <w:p w14:paraId="4381FC5A" w14:textId="101D274B" w:rsidR="00B30F1F" w:rsidRDefault="00B30F1F">
      <w:pPr>
        <w:pStyle w:val="af1"/>
      </w:pPr>
      <w:r>
        <w:rPr>
          <w:rStyle w:val="af0"/>
        </w:rPr>
        <w:annotationRef/>
      </w:r>
      <w:r>
        <w:t xml:space="preserve">Масса фактическая, или из расчета массы? Из расчета массы </w:t>
      </w:r>
    </w:p>
  </w:comment>
  <w:comment w:id="1490" w:author="Мухамедшин" w:date="2016-05-24T16:38:00Z" w:initials="Е.Р.">
    <w:p w14:paraId="44B76C2E" w14:textId="4031DA33" w:rsidR="00B30F1F" w:rsidRDefault="00B30F1F">
      <w:pPr>
        <w:pStyle w:val="af1"/>
      </w:pPr>
      <w:r>
        <w:rPr>
          <w:rStyle w:val="af0"/>
        </w:rPr>
        <w:annotationRef/>
      </w:r>
      <w:r>
        <w:t>В этом журнале тоже вводится информация по отгрузкам? Или она как-то берется из модуля Отгрузка или Распоряжение на отгрузку?</w:t>
      </w:r>
    </w:p>
  </w:comment>
  <w:comment w:id="1498" w:author="Мухамедшин" w:date="2016-05-24T15:59:00Z" w:initials="Е.Р.">
    <w:p w14:paraId="6906CF10" w14:textId="4EDCB8E5" w:rsidR="00B30F1F" w:rsidRDefault="00B30F1F">
      <w:pPr>
        <w:pStyle w:val="af1"/>
      </w:pPr>
      <w:r>
        <w:rPr>
          <w:rStyle w:val="af0"/>
        </w:rPr>
        <w:annotationRef/>
      </w:r>
      <w:r>
        <w:t xml:space="preserve">Как это должно выглядеть в интерфейсе? Предлагаю доп. кнопку «добавить к текущей строке», при нажатии открывается окно новой строки, с заполненными полями из текущей строки. Да, введем данную </w:t>
      </w:r>
      <w:proofErr w:type="spellStart"/>
      <w:r>
        <w:t>внопку</w:t>
      </w:r>
      <w:proofErr w:type="spellEnd"/>
    </w:p>
  </w:comment>
  <w:comment w:id="1502" w:author="Мухамедшин" w:date="2016-05-24T16:02:00Z" w:initials="Е.Р.">
    <w:p w14:paraId="559B1107" w14:textId="22C29B10" w:rsidR="00B30F1F" w:rsidRDefault="00B30F1F">
      <w:pPr>
        <w:pStyle w:val="af1"/>
      </w:pPr>
      <w:r>
        <w:rPr>
          <w:rStyle w:val="af0"/>
        </w:rPr>
        <w:annotationRef/>
      </w:r>
      <w:r>
        <w:t xml:space="preserve">Что если несколько отгрузок по заявке было? Будут прописываться все даты отгрузок </w:t>
      </w:r>
    </w:p>
  </w:comment>
  <w:comment w:id="1504" w:author="Мухамедшин" w:date="2016-05-24T16:16:00Z" w:initials="Е.Р.">
    <w:p w14:paraId="4DEC1C1B" w14:textId="415F2E20" w:rsidR="00B30F1F" w:rsidRDefault="00B30F1F">
      <w:pPr>
        <w:pStyle w:val="af1"/>
      </w:pPr>
      <w:r>
        <w:rPr>
          <w:rStyle w:val="af0"/>
        </w:rPr>
        <w:annotationRef/>
      </w:r>
      <w:r>
        <w:t xml:space="preserve">Просто </w:t>
      </w:r>
      <w:proofErr w:type="spellStart"/>
      <w:r>
        <w:t>интересено</w:t>
      </w:r>
      <w:proofErr w:type="spellEnd"/>
      <w:r>
        <w:t xml:space="preserve"> – что это поле означает? Уже есть сумма </w:t>
      </w:r>
      <w:proofErr w:type="spellStart"/>
      <w:r>
        <w:t>предолаты</w:t>
      </w:r>
      <w:proofErr w:type="spellEnd"/>
      <w:r>
        <w:t xml:space="preserve">, сумма по счету, а это что за сумма? </w:t>
      </w:r>
    </w:p>
    <w:p w14:paraId="7B794894" w14:textId="77777777" w:rsidR="00B30F1F" w:rsidRDefault="00B30F1F">
      <w:pPr>
        <w:pStyle w:val="af1"/>
      </w:pPr>
    </w:p>
    <w:p w14:paraId="76E2567D" w14:textId="4CBACB91" w:rsidR="00B30F1F" w:rsidRDefault="00B30F1F">
      <w:pPr>
        <w:pStyle w:val="af1"/>
      </w:pPr>
      <w:r>
        <w:t xml:space="preserve">Если это сумма по отгрузкам, в принципе можем ее считать (суммировать все отгрузки по заявке). Да, суммируем все суммы по отгрузкам </w:t>
      </w:r>
      <w:proofErr w:type="gramStart"/>
      <w:r>
        <w:t xml:space="preserve">( </w:t>
      </w:r>
      <w:proofErr w:type="gramEnd"/>
      <w:r>
        <w:t>в случае если отгрузок по заявке было несколько)</w:t>
      </w:r>
    </w:p>
  </w:comment>
  <w:comment w:id="1526" w:author="Мухамедшин" w:date="2016-05-24T16:17:00Z" w:initials="Е.Р.">
    <w:p w14:paraId="575F93A4" w14:textId="7EF36867" w:rsidR="00B30F1F" w:rsidRDefault="00B30F1F">
      <w:pPr>
        <w:pStyle w:val="af1"/>
      </w:pPr>
      <w:r>
        <w:rPr>
          <w:rStyle w:val="af0"/>
        </w:rPr>
        <w:annotationRef/>
      </w:r>
      <w:r>
        <w:t>Материал фактический? Да, у нас он обозначен как просто «материал». Материал по паспорту не учитывается</w:t>
      </w:r>
    </w:p>
  </w:comment>
  <w:comment w:id="1533" w:author="Мухамедшин" w:date="2016-05-24T16:07:00Z" w:initials="Е.Р.">
    <w:p w14:paraId="22DC34CE" w14:textId="62C2D4A5" w:rsidR="00B30F1F" w:rsidRDefault="00B30F1F">
      <w:pPr>
        <w:pStyle w:val="af1"/>
      </w:pPr>
      <w:r>
        <w:rPr>
          <w:rStyle w:val="af0"/>
        </w:rPr>
        <w:annotationRef/>
      </w:r>
      <w:r>
        <w:t>Как-то связана с партией из наряда? Или это отдельная партия? Если связана, то получается надо брать соответствующую этому чертежу партию, так? Это отдельная партия, никак не связанная с партией наряда</w:t>
      </w:r>
    </w:p>
  </w:comment>
  <w:comment w:id="1537" w:author="Мухамедшин" w:date="2016-05-24T16:18:00Z" w:initials="Е.Р.">
    <w:p w14:paraId="444FA49B" w14:textId="098BD168" w:rsidR="00B30F1F" w:rsidRDefault="00B30F1F">
      <w:pPr>
        <w:pStyle w:val="af1"/>
      </w:pPr>
      <w:r>
        <w:rPr>
          <w:rStyle w:val="af0"/>
        </w:rPr>
        <w:annotationRef/>
      </w:r>
      <w:r>
        <w:t>Эти же данные вводятся в модуле «Отгрузка». Это отчет? Или данные вводятся и там и тут параллельно? Надо как-то проверять соответствие?</w:t>
      </w:r>
    </w:p>
    <w:p w14:paraId="4767D318" w14:textId="77777777" w:rsidR="00B30F1F" w:rsidRDefault="00B30F1F">
      <w:pPr>
        <w:pStyle w:val="af1"/>
      </w:pPr>
    </w:p>
    <w:p w14:paraId="751A2A44" w14:textId="07D457C9" w:rsidR="00B30F1F" w:rsidRDefault="00B30F1F">
      <w:pPr>
        <w:pStyle w:val="af1"/>
      </w:pPr>
      <w:r>
        <w:t>Как взаимосвязаны эти модули?</w:t>
      </w:r>
    </w:p>
  </w:comment>
  <w:comment w:id="1540" w:author="Мухамедшин" w:date="2016-05-24T16:09:00Z" w:initials="Е.Р.">
    <w:p w14:paraId="53ED2B77" w14:textId="5E211F6F" w:rsidR="00B30F1F" w:rsidRDefault="00B30F1F">
      <w:pPr>
        <w:pStyle w:val="af1"/>
      </w:pPr>
      <w:r>
        <w:rPr>
          <w:rStyle w:val="af0"/>
        </w:rPr>
        <w:annotationRef/>
      </w:r>
      <w:r>
        <w:t>Вопросы аналогичные вопросам по партии из модуля «Отгрузка» Ответила в разделе отгрузка</w:t>
      </w:r>
    </w:p>
  </w:comment>
  <w:comment w:id="1542" w:author="Мухамедшин" w:date="2016-05-24T16:14:00Z" w:initials="Е.Р.">
    <w:p w14:paraId="31B9EAA7" w14:textId="764B5005" w:rsidR="00B30F1F" w:rsidRDefault="00B30F1F">
      <w:pPr>
        <w:pStyle w:val="af1"/>
      </w:pPr>
      <w:r>
        <w:rPr>
          <w:rStyle w:val="af0"/>
        </w:rPr>
        <w:annotationRef/>
      </w:r>
      <w:r>
        <w:t>Я так понимаю это отчет?</w:t>
      </w:r>
    </w:p>
    <w:p w14:paraId="68B6FEB8" w14:textId="4F56C065" w:rsidR="00B30F1F" w:rsidRDefault="00B30F1F">
      <w:pPr>
        <w:pStyle w:val="af1"/>
      </w:pPr>
      <w:r>
        <w:t>Непонятно как он должен выглядеть, нужен пример подробный.</w:t>
      </w:r>
    </w:p>
  </w:comment>
  <w:comment w:id="1544" w:author="Мухамедшин" w:date="2016-05-24T16:11:00Z" w:initials="Е.Р.">
    <w:p w14:paraId="336223BA" w14:textId="4B74E307" w:rsidR="00B30F1F" w:rsidRDefault="00B30F1F">
      <w:pPr>
        <w:pStyle w:val="af1"/>
      </w:pPr>
      <w:r>
        <w:rPr>
          <w:rStyle w:val="af0"/>
        </w:rPr>
        <w:annotationRef/>
      </w:r>
      <w:r>
        <w:t>Количество чего? Деталей, или материала? Если материала, то как считать количество материала?</w:t>
      </w:r>
    </w:p>
  </w:comment>
  <w:comment w:id="1545" w:author="Мухамедшин" w:date="2016-05-24T16:12:00Z" w:initials="Е.Р.">
    <w:p w14:paraId="33204D8F" w14:textId="798D0306" w:rsidR="00B30F1F" w:rsidRDefault="00B30F1F">
      <w:pPr>
        <w:pStyle w:val="af1"/>
      </w:pPr>
      <w:r>
        <w:rPr>
          <w:rStyle w:val="af0"/>
        </w:rPr>
        <w:annotationRef/>
      </w:r>
      <w:r>
        <w:t xml:space="preserve">Куда считается? </w:t>
      </w:r>
    </w:p>
  </w:comment>
  <w:comment w:id="1546" w:author="Мухамедшин" w:date="2016-05-24T14:47:00Z" w:initials="Е.Р.">
    <w:p w14:paraId="5C275E85" w14:textId="6D620754" w:rsidR="00B30F1F" w:rsidRDefault="00B30F1F">
      <w:pPr>
        <w:pStyle w:val="af1"/>
      </w:pPr>
      <w:r>
        <w:rPr>
          <w:rStyle w:val="af0"/>
        </w:rPr>
        <w:annotationRef/>
      </w:r>
    </w:p>
  </w:comment>
  <w:comment w:id="1547" w:author="Мухамедшин" w:date="2016-05-24T16:15:00Z" w:initials="Е.Р.">
    <w:p w14:paraId="4249D5B7" w14:textId="77777777" w:rsidR="00B30F1F" w:rsidRDefault="00B30F1F">
      <w:pPr>
        <w:pStyle w:val="af1"/>
      </w:pPr>
      <w:r>
        <w:rPr>
          <w:rStyle w:val="af0"/>
        </w:rPr>
        <w:annotationRef/>
      </w:r>
    </w:p>
    <w:p w14:paraId="2139079A" w14:textId="77777777" w:rsidR="00B30F1F" w:rsidRDefault="00B30F1F" w:rsidP="000E1787">
      <w:pPr>
        <w:pStyle w:val="af1"/>
        <w:numPr>
          <w:ilvl w:val="0"/>
          <w:numId w:val="54"/>
        </w:numPr>
      </w:pPr>
      <w:r>
        <w:t>Как заполняется? В приходе материалов нет ссылки на заявку. Откуда брать эту цифру?</w:t>
      </w:r>
    </w:p>
    <w:p w14:paraId="4C770C37" w14:textId="3494117D" w:rsidR="00B30F1F" w:rsidRPr="00A35CE5" w:rsidRDefault="00B30F1F" w:rsidP="000E1787">
      <w:pPr>
        <w:pStyle w:val="af1"/>
        <w:numPr>
          <w:ilvl w:val="0"/>
          <w:numId w:val="54"/>
        </w:numPr>
      </w:pPr>
      <w:r>
        <w:t>Куда ее ставить, приведите пример отчета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7EE10431" w15:done="0"/>
  <w15:commentEx w15:paraId="5E7571EB" w15:done="0"/>
  <w15:commentEx w15:paraId="0F6A7106" w15:done="0"/>
  <w15:commentEx w15:paraId="788C32E2" w15:done="0"/>
  <w15:commentEx w15:paraId="25961AD5" w15:done="0"/>
  <w15:commentEx w15:paraId="610DD33E" w15:done="0"/>
  <w15:commentEx w15:paraId="0397310E" w15:done="0"/>
  <w15:commentEx w15:paraId="2CEA9127" w15:done="0"/>
  <w15:commentEx w15:paraId="306FAC0E" w15:done="0"/>
  <w15:commentEx w15:paraId="642AA9AB" w15:done="0"/>
  <w15:commentEx w15:paraId="676498C1" w15:done="0"/>
  <w15:commentEx w15:paraId="7CFBACDB" w15:done="0"/>
  <w15:commentEx w15:paraId="64546300" w15:done="0"/>
  <w15:commentEx w15:paraId="47125DC8" w15:done="0"/>
  <w15:commentEx w15:paraId="6F26CCF0" w15:done="0"/>
  <w15:commentEx w15:paraId="65C6498A" w15:done="0"/>
  <w15:commentEx w15:paraId="6605B1EC" w15:done="0"/>
  <w15:commentEx w15:paraId="5308B090" w15:done="0"/>
  <w15:commentEx w15:paraId="22CE719B" w15:done="0"/>
  <w15:commentEx w15:paraId="1F855141" w15:done="0"/>
  <w15:commentEx w15:paraId="6554C00A" w15:done="0"/>
  <w15:commentEx w15:paraId="300C857D" w15:done="0"/>
  <w15:commentEx w15:paraId="5DED7CA3" w15:done="0"/>
  <w15:commentEx w15:paraId="152412A3" w15:done="0"/>
  <w15:commentEx w15:paraId="6912E7B0" w15:done="0"/>
  <w15:commentEx w15:paraId="4D8BB36F" w15:done="0"/>
  <w15:commentEx w15:paraId="78E0C35E" w15:done="0"/>
  <w15:commentEx w15:paraId="4381FC5A" w15:done="0"/>
  <w15:commentEx w15:paraId="44B76C2E" w15:done="0"/>
  <w15:commentEx w15:paraId="6906CF10" w15:done="0"/>
  <w15:commentEx w15:paraId="559B1107" w15:done="0"/>
  <w15:commentEx w15:paraId="76E2567D" w15:done="0"/>
  <w15:commentEx w15:paraId="575F93A4" w15:done="0"/>
  <w15:commentEx w15:paraId="22DC34CE" w15:done="0"/>
  <w15:commentEx w15:paraId="751A2A44" w15:done="0"/>
  <w15:commentEx w15:paraId="53ED2B77" w15:done="0"/>
  <w15:commentEx w15:paraId="68B6FEB8" w15:done="0"/>
  <w15:commentEx w15:paraId="336223BA" w15:done="0"/>
  <w15:commentEx w15:paraId="33204D8F" w15:done="0"/>
  <w15:commentEx w15:paraId="5C275E85" w15:done="0"/>
  <w15:commentEx w15:paraId="4C770C3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F6867"/>
    <w:multiLevelType w:val="hybridMultilevel"/>
    <w:tmpl w:val="EC7E6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2">
    <w:nsid w:val="09F37203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5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7">
    <w:nsid w:val="130A0F74"/>
    <w:multiLevelType w:val="hybridMultilevel"/>
    <w:tmpl w:val="031C8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10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1">
    <w:nsid w:val="1CB32F84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>
    <w:nsid w:val="1F930210"/>
    <w:multiLevelType w:val="hybridMultilevel"/>
    <w:tmpl w:val="782462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0B2D85"/>
    <w:multiLevelType w:val="hybridMultilevel"/>
    <w:tmpl w:val="491A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7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BB4523D"/>
    <w:multiLevelType w:val="multilevel"/>
    <w:tmpl w:val="A1F2606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2">
    <w:nsid w:val="2E203FB8"/>
    <w:multiLevelType w:val="multilevel"/>
    <w:tmpl w:val="8CB2263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3">
    <w:nsid w:val="2E98425F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25">
    <w:nsid w:val="31EF6D87"/>
    <w:multiLevelType w:val="hybridMultilevel"/>
    <w:tmpl w:val="CEA29C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88560D"/>
    <w:multiLevelType w:val="hybridMultilevel"/>
    <w:tmpl w:val="F196C8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29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30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31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517B17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EEE768C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1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44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5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46">
    <w:nsid w:val="67741DD7"/>
    <w:multiLevelType w:val="hybridMultilevel"/>
    <w:tmpl w:val="B2B65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48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0">
    <w:nsid w:val="74484095"/>
    <w:multiLevelType w:val="hybridMultilevel"/>
    <w:tmpl w:val="D3C4A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52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3"/>
  </w:num>
  <w:num w:numId="3">
    <w:abstractNumId w:val="36"/>
  </w:num>
  <w:num w:numId="4">
    <w:abstractNumId w:val="43"/>
  </w:num>
  <w:num w:numId="5">
    <w:abstractNumId w:val="27"/>
  </w:num>
  <w:num w:numId="6">
    <w:abstractNumId w:val="6"/>
  </w:num>
  <w:num w:numId="7">
    <w:abstractNumId w:val="16"/>
  </w:num>
  <w:num w:numId="8">
    <w:abstractNumId w:val="4"/>
  </w:num>
  <w:num w:numId="9">
    <w:abstractNumId w:val="24"/>
  </w:num>
  <w:num w:numId="10">
    <w:abstractNumId w:val="39"/>
  </w:num>
  <w:num w:numId="11">
    <w:abstractNumId w:val="14"/>
  </w:num>
  <w:num w:numId="12">
    <w:abstractNumId w:val="10"/>
  </w:num>
  <w:num w:numId="13">
    <w:abstractNumId w:val="30"/>
  </w:num>
  <w:num w:numId="14">
    <w:abstractNumId w:val="44"/>
  </w:num>
  <w:num w:numId="15">
    <w:abstractNumId w:val="29"/>
  </w:num>
  <w:num w:numId="16">
    <w:abstractNumId w:val="40"/>
  </w:num>
  <w:num w:numId="17">
    <w:abstractNumId w:val="12"/>
  </w:num>
  <w:num w:numId="18">
    <w:abstractNumId w:val="45"/>
  </w:num>
  <w:num w:numId="19">
    <w:abstractNumId w:val="8"/>
  </w:num>
  <w:num w:numId="20">
    <w:abstractNumId w:val="49"/>
  </w:num>
  <w:num w:numId="21">
    <w:abstractNumId w:val="47"/>
  </w:num>
  <w:num w:numId="22">
    <w:abstractNumId w:val="38"/>
  </w:num>
  <w:num w:numId="23">
    <w:abstractNumId w:val="42"/>
  </w:num>
  <w:num w:numId="24">
    <w:abstractNumId w:val="51"/>
  </w:num>
  <w:num w:numId="25">
    <w:abstractNumId w:val="28"/>
  </w:num>
  <w:num w:numId="26">
    <w:abstractNumId w:val="1"/>
  </w:num>
  <w:num w:numId="27">
    <w:abstractNumId w:val="34"/>
  </w:num>
  <w:num w:numId="28">
    <w:abstractNumId w:val="31"/>
  </w:num>
  <w:num w:numId="29">
    <w:abstractNumId w:val="17"/>
  </w:num>
  <w:num w:numId="30">
    <w:abstractNumId w:val="35"/>
  </w:num>
  <w:num w:numId="31">
    <w:abstractNumId w:val="41"/>
  </w:num>
  <w:num w:numId="32">
    <w:abstractNumId w:val="48"/>
  </w:num>
  <w:num w:numId="33">
    <w:abstractNumId w:val="37"/>
  </w:num>
  <w:num w:numId="34">
    <w:abstractNumId w:val="18"/>
  </w:num>
  <w:num w:numId="35">
    <w:abstractNumId w:val="19"/>
  </w:num>
  <w:num w:numId="36">
    <w:abstractNumId w:val="3"/>
  </w:num>
  <w:num w:numId="37">
    <w:abstractNumId w:val="20"/>
  </w:num>
  <w:num w:numId="38">
    <w:abstractNumId w:val="52"/>
  </w:num>
  <w:num w:numId="39">
    <w:abstractNumId w:val="5"/>
  </w:num>
  <w:num w:numId="40">
    <w:abstractNumId w:val="22"/>
  </w:num>
  <w:num w:numId="41">
    <w:abstractNumId w:val="2"/>
  </w:num>
  <w:num w:numId="42">
    <w:abstractNumId w:val="13"/>
  </w:num>
  <w:num w:numId="43">
    <w:abstractNumId w:val="26"/>
  </w:num>
  <w:num w:numId="44">
    <w:abstractNumId w:val="25"/>
  </w:num>
  <w:num w:numId="45">
    <w:abstractNumId w:val="0"/>
  </w:num>
  <w:num w:numId="46">
    <w:abstractNumId w:val="11"/>
  </w:num>
  <w:num w:numId="47">
    <w:abstractNumId w:val="23"/>
  </w:num>
  <w:num w:numId="48">
    <w:abstractNumId w:val="33"/>
  </w:num>
  <w:num w:numId="49">
    <w:abstractNumId w:val="32"/>
  </w:num>
  <w:num w:numId="50">
    <w:abstractNumId w:val="50"/>
  </w:num>
  <w:num w:numId="51">
    <w:abstractNumId w:val="21"/>
  </w:num>
  <w:num w:numId="52">
    <w:abstractNumId w:val="7"/>
  </w:num>
  <w:num w:numId="53">
    <w:abstractNumId w:val="15"/>
  </w:num>
  <w:num w:numId="54">
    <w:abstractNumId w:val="46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704E2"/>
    <w:rsid w:val="0008250A"/>
    <w:rsid w:val="0008562D"/>
    <w:rsid w:val="00086C11"/>
    <w:rsid w:val="00091B2A"/>
    <w:rsid w:val="00093538"/>
    <w:rsid w:val="00095F80"/>
    <w:rsid w:val="000A56E7"/>
    <w:rsid w:val="000A5C36"/>
    <w:rsid w:val="000A76A8"/>
    <w:rsid w:val="000B0911"/>
    <w:rsid w:val="000C0591"/>
    <w:rsid w:val="000C318E"/>
    <w:rsid w:val="000C36DC"/>
    <w:rsid w:val="000D22DE"/>
    <w:rsid w:val="000D4006"/>
    <w:rsid w:val="000D6D2A"/>
    <w:rsid w:val="000E1787"/>
    <w:rsid w:val="00101CB7"/>
    <w:rsid w:val="00104764"/>
    <w:rsid w:val="00104B92"/>
    <w:rsid w:val="00107185"/>
    <w:rsid w:val="00110A97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D6148"/>
    <w:rsid w:val="001E1753"/>
    <w:rsid w:val="001F0198"/>
    <w:rsid w:val="001F35B7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9510C"/>
    <w:rsid w:val="00295E57"/>
    <w:rsid w:val="002A0522"/>
    <w:rsid w:val="002C61D1"/>
    <w:rsid w:val="002D3A69"/>
    <w:rsid w:val="002D3DEC"/>
    <w:rsid w:val="002E0001"/>
    <w:rsid w:val="002F018B"/>
    <w:rsid w:val="00302033"/>
    <w:rsid w:val="00304946"/>
    <w:rsid w:val="003119C2"/>
    <w:rsid w:val="003132CD"/>
    <w:rsid w:val="00314775"/>
    <w:rsid w:val="003303AB"/>
    <w:rsid w:val="003340A5"/>
    <w:rsid w:val="00335E29"/>
    <w:rsid w:val="003416DF"/>
    <w:rsid w:val="0034245A"/>
    <w:rsid w:val="00354840"/>
    <w:rsid w:val="003577D0"/>
    <w:rsid w:val="00361C41"/>
    <w:rsid w:val="00362A64"/>
    <w:rsid w:val="00371148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377D8"/>
    <w:rsid w:val="00443BBD"/>
    <w:rsid w:val="004458EA"/>
    <w:rsid w:val="0045628D"/>
    <w:rsid w:val="00460563"/>
    <w:rsid w:val="00464BA3"/>
    <w:rsid w:val="004662A6"/>
    <w:rsid w:val="00471ED6"/>
    <w:rsid w:val="00473FC9"/>
    <w:rsid w:val="0047463F"/>
    <w:rsid w:val="0047620B"/>
    <w:rsid w:val="0048119F"/>
    <w:rsid w:val="00482052"/>
    <w:rsid w:val="004840E2"/>
    <w:rsid w:val="00484AD8"/>
    <w:rsid w:val="00492ABC"/>
    <w:rsid w:val="00494AFC"/>
    <w:rsid w:val="00495E8B"/>
    <w:rsid w:val="00497E78"/>
    <w:rsid w:val="004A40D5"/>
    <w:rsid w:val="004B5020"/>
    <w:rsid w:val="004C6A62"/>
    <w:rsid w:val="004D111D"/>
    <w:rsid w:val="004D624E"/>
    <w:rsid w:val="004F3161"/>
    <w:rsid w:val="004F3802"/>
    <w:rsid w:val="00501E6D"/>
    <w:rsid w:val="0050217A"/>
    <w:rsid w:val="00506011"/>
    <w:rsid w:val="00507C7D"/>
    <w:rsid w:val="00507E59"/>
    <w:rsid w:val="00511CB4"/>
    <w:rsid w:val="00512C9E"/>
    <w:rsid w:val="0051308F"/>
    <w:rsid w:val="005139D4"/>
    <w:rsid w:val="00514724"/>
    <w:rsid w:val="00515AF3"/>
    <w:rsid w:val="00516D13"/>
    <w:rsid w:val="00521635"/>
    <w:rsid w:val="005238D8"/>
    <w:rsid w:val="00531337"/>
    <w:rsid w:val="0053293A"/>
    <w:rsid w:val="00542BED"/>
    <w:rsid w:val="0055094D"/>
    <w:rsid w:val="005569FE"/>
    <w:rsid w:val="00570FEC"/>
    <w:rsid w:val="0057511B"/>
    <w:rsid w:val="00575532"/>
    <w:rsid w:val="00581219"/>
    <w:rsid w:val="005A1EE3"/>
    <w:rsid w:val="005A34F5"/>
    <w:rsid w:val="005A357F"/>
    <w:rsid w:val="005A4B34"/>
    <w:rsid w:val="005B1F70"/>
    <w:rsid w:val="005C4929"/>
    <w:rsid w:val="005C4B52"/>
    <w:rsid w:val="005D02AD"/>
    <w:rsid w:val="005D1FDF"/>
    <w:rsid w:val="005D380E"/>
    <w:rsid w:val="005D4D92"/>
    <w:rsid w:val="005D5A39"/>
    <w:rsid w:val="005E04DD"/>
    <w:rsid w:val="005E15A3"/>
    <w:rsid w:val="005E5BD2"/>
    <w:rsid w:val="00600758"/>
    <w:rsid w:val="00602B66"/>
    <w:rsid w:val="00603911"/>
    <w:rsid w:val="006336AA"/>
    <w:rsid w:val="0063413A"/>
    <w:rsid w:val="00635B56"/>
    <w:rsid w:val="00635FE0"/>
    <w:rsid w:val="006363D9"/>
    <w:rsid w:val="006423E5"/>
    <w:rsid w:val="00642CA6"/>
    <w:rsid w:val="00646BB9"/>
    <w:rsid w:val="00653E1B"/>
    <w:rsid w:val="00657736"/>
    <w:rsid w:val="00665C89"/>
    <w:rsid w:val="0066634B"/>
    <w:rsid w:val="00667FD0"/>
    <w:rsid w:val="006906E1"/>
    <w:rsid w:val="00690EF4"/>
    <w:rsid w:val="0069220B"/>
    <w:rsid w:val="006A1894"/>
    <w:rsid w:val="006B1DA2"/>
    <w:rsid w:val="006B202C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6F1FFF"/>
    <w:rsid w:val="006F2124"/>
    <w:rsid w:val="006F458E"/>
    <w:rsid w:val="006F6E63"/>
    <w:rsid w:val="007014A0"/>
    <w:rsid w:val="0070262B"/>
    <w:rsid w:val="007154D3"/>
    <w:rsid w:val="00716A76"/>
    <w:rsid w:val="00723DC2"/>
    <w:rsid w:val="00737961"/>
    <w:rsid w:val="00754A51"/>
    <w:rsid w:val="0076134F"/>
    <w:rsid w:val="00761CA9"/>
    <w:rsid w:val="00763F6C"/>
    <w:rsid w:val="007722D4"/>
    <w:rsid w:val="0078778D"/>
    <w:rsid w:val="00787A80"/>
    <w:rsid w:val="007B37CD"/>
    <w:rsid w:val="007B4025"/>
    <w:rsid w:val="007B4BEA"/>
    <w:rsid w:val="007B7900"/>
    <w:rsid w:val="007C1B85"/>
    <w:rsid w:val="007C70A5"/>
    <w:rsid w:val="007D0081"/>
    <w:rsid w:val="007D2B8A"/>
    <w:rsid w:val="007D4C4C"/>
    <w:rsid w:val="007D7618"/>
    <w:rsid w:val="007E62FD"/>
    <w:rsid w:val="007E697D"/>
    <w:rsid w:val="007F4797"/>
    <w:rsid w:val="007F54FB"/>
    <w:rsid w:val="007F7CD7"/>
    <w:rsid w:val="008107DD"/>
    <w:rsid w:val="00814274"/>
    <w:rsid w:val="00827F13"/>
    <w:rsid w:val="0083256D"/>
    <w:rsid w:val="00836695"/>
    <w:rsid w:val="0084743D"/>
    <w:rsid w:val="00862E80"/>
    <w:rsid w:val="0086770D"/>
    <w:rsid w:val="00890A6F"/>
    <w:rsid w:val="00893F68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8F403B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75BFE"/>
    <w:rsid w:val="00985622"/>
    <w:rsid w:val="00991647"/>
    <w:rsid w:val="00994689"/>
    <w:rsid w:val="009946DC"/>
    <w:rsid w:val="00995276"/>
    <w:rsid w:val="00995866"/>
    <w:rsid w:val="009A248E"/>
    <w:rsid w:val="009A2591"/>
    <w:rsid w:val="009A7FA1"/>
    <w:rsid w:val="009C0E56"/>
    <w:rsid w:val="009D36E4"/>
    <w:rsid w:val="009D5C86"/>
    <w:rsid w:val="009E17AB"/>
    <w:rsid w:val="009E1B8F"/>
    <w:rsid w:val="009E556E"/>
    <w:rsid w:val="009E5E70"/>
    <w:rsid w:val="009E6450"/>
    <w:rsid w:val="009F1258"/>
    <w:rsid w:val="009F601C"/>
    <w:rsid w:val="00A0075A"/>
    <w:rsid w:val="00A0364A"/>
    <w:rsid w:val="00A07209"/>
    <w:rsid w:val="00A16D0D"/>
    <w:rsid w:val="00A22838"/>
    <w:rsid w:val="00A350E2"/>
    <w:rsid w:val="00A35CE5"/>
    <w:rsid w:val="00A41863"/>
    <w:rsid w:val="00A45824"/>
    <w:rsid w:val="00A46F39"/>
    <w:rsid w:val="00A54AC5"/>
    <w:rsid w:val="00A57D3A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AF4B7C"/>
    <w:rsid w:val="00B0218A"/>
    <w:rsid w:val="00B06582"/>
    <w:rsid w:val="00B072B6"/>
    <w:rsid w:val="00B1077B"/>
    <w:rsid w:val="00B10C38"/>
    <w:rsid w:val="00B11235"/>
    <w:rsid w:val="00B219EB"/>
    <w:rsid w:val="00B30F1F"/>
    <w:rsid w:val="00B35DE1"/>
    <w:rsid w:val="00B4152C"/>
    <w:rsid w:val="00B41ECE"/>
    <w:rsid w:val="00B45BC2"/>
    <w:rsid w:val="00B50659"/>
    <w:rsid w:val="00B72DC5"/>
    <w:rsid w:val="00B8399F"/>
    <w:rsid w:val="00B87371"/>
    <w:rsid w:val="00B87664"/>
    <w:rsid w:val="00BA083B"/>
    <w:rsid w:val="00BA1D82"/>
    <w:rsid w:val="00BA2EDF"/>
    <w:rsid w:val="00BA53F5"/>
    <w:rsid w:val="00BC640B"/>
    <w:rsid w:val="00BC68CE"/>
    <w:rsid w:val="00BC6CEA"/>
    <w:rsid w:val="00BD39BD"/>
    <w:rsid w:val="00BE3B7C"/>
    <w:rsid w:val="00BE4EA5"/>
    <w:rsid w:val="00BE6DF0"/>
    <w:rsid w:val="00BE7F97"/>
    <w:rsid w:val="00BF38CE"/>
    <w:rsid w:val="00BF4101"/>
    <w:rsid w:val="00BF7D16"/>
    <w:rsid w:val="00C21B2E"/>
    <w:rsid w:val="00C274E1"/>
    <w:rsid w:val="00C27F42"/>
    <w:rsid w:val="00C30AD4"/>
    <w:rsid w:val="00C336FA"/>
    <w:rsid w:val="00C422BE"/>
    <w:rsid w:val="00C42FE2"/>
    <w:rsid w:val="00C503AF"/>
    <w:rsid w:val="00C55817"/>
    <w:rsid w:val="00C75E75"/>
    <w:rsid w:val="00C770FE"/>
    <w:rsid w:val="00C77BBE"/>
    <w:rsid w:val="00C87FB4"/>
    <w:rsid w:val="00C908A7"/>
    <w:rsid w:val="00C92D5C"/>
    <w:rsid w:val="00C95582"/>
    <w:rsid w:val="00CA2D0C"/>
    <w:rsid w:val="00CA7B95"/>
    <w:rsid w:val="00CB1252"/>
    <w:rsid w:val="00CB3367"/>
    <w:rsid w:val="00CB43C9"/>
    <w:rsid w:val="00CB5A45"/>
    <w:rsid w:val="00CC0EC8"/>
    <w:rsid w:val="00CC5345"/>
    <w:rsid w:val="00CC685C"/>
    <w:rsid w:val="00CC6D6C"/>
    <w:rsid w:val="00CE177C"/>
    <w:rsid w:val="00CE3CB8"/>
    <w:rsid w:val="00CF2074"/>
    <w:rsid w:val="00D2120D"/>
    <w:rsid w:val="00D231D4"/>
    <w:rsid w:val="00D241EF"/>
    <w:rsid w:val="00D26461"/>
    <w:rsid w:val="00D30EDF"/>
    <w:rsid w:val="00D32A6E"/>
    <w:rsid w:val="00D33DAB"/>
    <w:rsid w:val="00D4068A"/>
    <w:rsid w:val="00D42574"/>
    <w:rsid w:val="00D73EFB"/>
    <w:rsid w:val="00D76793"/>
    <w:rsid w:val="00D83759"/>
    <w:rsid w:val="00D84E5B"/>
    <w:rsid w:val="00D85523"/>
    <w:rsid w:val="00D90ED4"/>
    <w:rsid w:val="00D92CAE"/>
    <w:rsid w:val="00DB0521"/>
    <w:rsid w:val="00DB067D"/>
    <w:rsid w:val="00DB125F"/>
    <w:rsid w:val="00DB695C"/>
    <w:rsid w:val="00DC00B3"/>
    <w:rsid w:val="00DC1026"/>
    <w:rsid w:val="00DD32E4"/>
    <w:rsid w:val="00DD6FE6"/>
    <w:rsid w:val="00DD7803"/>
    <w:rsid w:val="00DE3461"/>
    <w:rsid w:val="00DE412B"/>
    <w:rsid w:val="00DF3858"/>
    <w:rsid w:val="00DF6907"/>
    <w:rsid w:val="00DF6A9C"/>
    <w:rsid w:val="00E00E8D"/>
    <w:rsid w:val="00E025ED"/>
    <w:rsid w:val="00E027C5"/>
    <w:rsid w:val="00E11528"/>
    <w:rsid w:val="00E13127"/>
    <w:rsid w:val="00E160FF"/>
    <w:rsid w:val="00E17C07"/>
    <w:rsid w:val="00E22B91"/>
    <w:rsid w:val="00E27DB5"/>
    <w:rsid w:val="00E457D0"/>
    <w:rsid w:val="00E54C72"/>
    <w:rsid w:val="00E62938"/>
    <w:rsid w:val="00E669CD"/>
    <w:rsid w:val="00E77AB7"/>
    <w:rsid w:val="00E8222D"/>
    <w:rsid w:val="00E83C03"/>
    <w:rsid w:val="00E86132"/>
    <w:rsid w:val="00E87004"/>
    <w:rsid w:val="00E911A1"/>
    <w:rsid w:val="00E915EC"/>
    <w:rsid w:val="00E9195A"/>
    <w:rsid w:val="00E93671"/>
    <w:rsid w:val="00EA5533"/>
    <w:rsid w:val="00EB1929"/>
    <w:rsid w:val="00EB6146"/>
    <w:rsid w:val="00EC46F4"/>
    <w:rsid w:val="00ED57AE"/>
    <w:rsid w:val="00EE330E"/>
    <w:rsid w:val="00F01530"/>
    <w:rsid w:val="00F034CB"/>
    <w:rsid w:val="00F143C2"/>
    <w:rsid w:val="00F15C23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2DDE"/>
    <w:rsid w:val="00FB39AE"/>
    <w:rsid w:val="00FB755E"/>
    <w:rsid w:val="00FC55E1"/>
    <w:rsid w:val="00FD2116"/>
    <w:rsid w:val="00FD3E1A"/>
    <w:rsid w:val="00FD45D6"/>
    <w:rsid w:val="00FE1C4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C910B-D560-4EAD-B895-A1F286359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2095</TotalTime>
  <Pages>1</Pages>
  <Words>9410</Words>
  <Characters>53639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Ekaterina_Lutkova</dc:creator>
  <cp:lastModifiedBy>Evgeniy Mukhamedshin</cp:lastModifiedBy>
  <cp:revision>17</cp:revision>
  <cp:lastPrinted>2016-03-24T11:23:00Z</cp:lastPrinted>
  <dcterms:created xsi:type="dcterms:W3CDTF">2016-05-05T05:22:00Z</dcterms:created>
  <dcterms:modified xsi:type="dcterms:W3CDTF">2016-06-14T21:28:00Z</dcterms:modified>
</cp:coreProperties>
</file>