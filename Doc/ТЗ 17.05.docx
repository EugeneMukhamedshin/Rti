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</w:ins>
      <w:r w:rsidR="005D5A39">
        <w:rPr>
          <w:noProof/>
          <w:webHidden/>
        </w:rPr>
      </w:r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58" w:name="_Toc448917563"/>
      <w:bookmarkStart w:id="559" w:name="_Toc451251757"/>
      <w:bookmarkStart w:id="560" w:name="_Toc451251774"/>
      <w:bookmarkStart w:id="561" w:name="_GoBack"/>
      <w:bookmarkEnd w:id="558"/>
      <w:bookmarkEnd w:id="559"/>
      <w:bookmarkEnd w:id="561"/>
      <w:r>
        <w:t>Справочник «Единицы измерения»</w:t>
      </w:r>
      <w:bookmarkEnd w:id="560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2" w:name="_Toc451251775"/>
      <w:r w:rsidRPr="00CF2074">
        <w:t>Справочник «Оборудование»</w:t>
      </w:r>
      <w:bookmarkEnd w:id="562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3" w:name="_Toc451251776"/>
      <w:r>
        <w:t>Справочник «Константы»</w:t>
      </w:r>
      <w:bookmarkEnd w:id="563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564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565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566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567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568" w:name="_Toc451251777"/>
      <w:r>
        <w:rPr>
          <w:rStyle w:val="af"/>
          <w:i w:val="0"/>
        </w:rPr>
        <w:t>Справочник «Водители»</w:t>
      </w:r>
      <w:bookmarkEnd w:id="568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569" w:author="Екатерина Луткова" w:date="2016-04-01T15:53:00Z">
            <w:rPr>
              <w:lang w:val="en-US"/>
            </w:rPr>
          </w:rPrChange>
        </w:rPr>
        <w:t>[</w:t>
      </w:r>
      <w:ins w:id="570" w:author="Екатерина Луткова" w:date="2016-04-01T15:53:00Z">
        <w:r w:rsidR="00A22838">
          <w:t>п. 4.7.4</w:t>
        </w:r>
      </w:ins>
      <w:r w:rsidRPr="00A22838">
        <w:rPr>
          <w:rPrChange w:id="571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572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573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 w:rsidP="00101CB7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bookmarkStart w:id="574" w:name="_Toc451251778"/>
      <w:r>
        <w:rPr>
          <w:noProof/>
          <w:lang w:eastAsia="ru-RU"/>
        </w:rPr>
        <w:t>Справочник «Исполнители»</w:t>
      </w:r>
      <w:bookmarkEnd w:id="57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88"/>
        <w:gridCol w:w="2607"/>
        <w:gridCol w:w="2734"/>
        <w:gridCol w:w="2759"/>
      </w:tblGrid>
      <w:tr w:rsidR="00E22B91" w:rsidRPr="00602B66" w14:paraId="42620560" w14:textId="77777777" w:rsidTr="00101CB7">
        <w:tc>
          <w:tcPr>
            <w:tcW w:w="2888" w:type="dxa"/>
          </w:tcPr>
          <w:p w14:paraId="69ADCFF9" w14:textId="0E1FDB96" w:rsidR="00E22B91" w:rsidRPr="007D2B8A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Название</w:t>
            </w:r>
          </w:p>
        </w:tc>
        <w:tc>
          <w:tcPr>
            <w:tcW w:w="2607" w:type="dxa"/>
          </w:tcPr>
          <w:p w14:paraId="4C107B91" w14:textId="7737C79B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Описание</w:t>
            </w:r>
          </w:p>
        </w:tc>
        <w:tc>
          <w:tcPr>
            <w:tcW w:w="2734" w:type="dxa"/>
          </w:tcPr>
          <w:p w14:paraId="366B532C" w14:textId="31533391" w:rsidR="00E22B91" w:rsidRPr="00602B66" w:rsidRDefault="00E22B91" w:rsidP="008F403B">
            <w:pPr>
              <w:rPr>
                <w:szCs w:val="24"/>
              </w:rPr>
            </w:pPr>
            <w:r w:rsidRPr="00602B66">
              <w:rPr>
                <w:szCs w:val="24"/>
              </w:rPr>
              <w:t>1 организация</w:t>
            </w:r>
          </w:p>
        </w:tc>
        <w:tc>
          <w:tcPr>
            <w:tcW w:w="2759" w:type="dxa"/>
          </w:tcPr>
          <w:p w14:paraId="2F614A09" w14:textId="49D988B3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2 организация</w:t>
            </w:r>
          </w:p>
        </w:tc>
      </w:tr>
      <w:tr w:rsidR="00E22B91" w:rsidRPr="00602B66" w14:paraId="2A752312" w14:textId="77777777" w:rsidTr="00101CB7">
        <w:tc>
          <w:tcPr>
            <w:tcW w:w="2888" w:type="dxa"/>
          </w:tcPr>
          <w:p w14:paraId="45750001" w14:textId="5F4E137E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№</w:t>
            </w:r>
          </w:p>
        </w:tc>
        <w:tc>
          <w:tcPr>
            <w:tcW w:w="2607" w:type="dxa"/>
          </w:tcPr>
          <w:p w14:paraId="348DEED2" w14:textId="514EB99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734" w:type="dxa"/>
          </w:tcPr>
          <w:p w14:paraId="37CA059C" w14:textId="395E06A1" w:rsidR="00E22B91" w:rsidRPr="00101CB7" w:rsidRDefault="00E22B91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</w:t>
            </w:r>
          </w:p>
        </w:tc>
        <w:tc>
          <w:tcPr>
            <w:tcW w:w="2759" w:type="dxa"/>
          </w:tcPr>
          <w:p w14:paraId="440FBA91" w14:textId="10F47DD8" w:rsidR="00E22B91" w:rsidRPr="00101CB7" w:rsidRDefault="00602B66" w:rsidP="00101CB7">
            <w:pPr>
              <w:ind w:firstLine="708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eastAsia="ru-RU"/>
              </w:rPr>
              <w:t>2</w:t>
            </w:r>
          </w:p>
        </w:tc>
      </w:tr>
      <w:tr w:rsidR="00E22B91" w:rsidRPr="00602B66" w14:paraId="2E14095D" w14:textId="77777777" w:rsidTr="00101CB7">
        <w:tc>
          <w:tcPr>
            <w:tcW w:w="2888" w:type="dxa"/>
          </w:tcPr>
          <w:p w14:paraId="6ACF2D92" w14:textId="5D341F93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организации</w:t>
            </w:r>
          </w:p>
        </w:tc>
        <w:tc>
          <w:tcPr>
            <w:tcW w:w="2607" w:type="dxa"/>
          </w:tcPr>
          <w:p w14:paraId="2914378C" w14:textId="33AC3EE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Полное наименование организации</w:t>
            </w:r>
          </w:p>
        </w:tc>
        <w:tc>
          <w:tcPr>
            <w:tcW w:w="2734" w:type="dxa"/>
          </w:tcPr>
          <w:p w14:paraId="04AAA3FC" w14:textId="10C8ACF9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ООО «ЭЛМА-1»</w:t>
            </w:r>
          </w:p>
        </w:tc>
        <w:tc>
          <w:tcPr>
            <w:tcW w:w="2759" w:type="dxa"/>
          </w:tcPr>
          <w:p w14:paraId="07A3B2EE" w14:textId="3005D7C4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ООО СКБ «Мысль»</w:t>
            </w:r>
          </w:p>
        </w:tc>
      </w:tr>
      <w:tr w:rsidR="00E22B91" w:rsidRPr="00602B66" w14:paraId="41D055A5" w14:textId="77777777" w:rsidTr="00101CB7">
        <w:tc>
          <w:tcPr>
            <w:tcW w:w="2888" w:type="dxa"/>
          </w:tcPr>
          <w:p w14:paraId="51B7F167" w14:textId="18EC08A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</w:t>
            </w:r>
          </w:p>
        </w:tc>
        <w:tc>
          <w:tcPr>
            <w:tcW w:w="2607" w:type="dxa"/>
          </w:tcPr>
          <w:p w14:paraId="18B4D43D" w14:textId="3213E91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Полный адрес организации</w:t>
            </w:r>
          </w:p>
        </w:tc>
        <w:tc>
          <w:tcPr>
            <w:tcW w:w="2734" w:type="dxa"/>
          </w:tcPr>
          <w:p w14:paraId="39ABE161" w14:textId="3EF250FE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  <w:tc>
          <w:tcPr>
            <w:tcW w:w="2759" w:type="dxa"/>
          </w:tcPr>
          <w:p w14:paraId="6C3ED723" w14:textId="25F694C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</w:tr>
      <w:tr w:rsidR="00E22B91" w:rsidRPr="00602B66" w14:paraId="7749B0BD" w14:textId="77777777" w:rsidTr="00101CB7">
        <w:tc>
          <w:tcPr>
            <w:tcW w:w="2888" w:type="dxa"/>
          </w:tcPr>
          <w:p w14:paraId="70728590" w14:textId="6D03B4B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Ген. директор</w:t>
            </w:r>
          </w:p>
        </w:tc>
        <w:tc>
          <w:tcPr>
            <w:tcW w:w="2607" w:type="dxa"/>
          </w:tcPr>
          <w:p w14:paraId="747AD15B" w14:textId="7D72797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1F9031A" w14:textId="7119EF9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  <w:tc>
          <w:tcPr>
            <w:tcW w:w="2759" w:type="dxa"/>
          </w:tcPr>
          <w:p w14:paraId="26BE8D91" w14:textId="04827549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</w:tr>
      <w:tr w:rsidR="00E22B91" w:rsidRPr="00602B66" w14:paraId="730EF9B3" w14:textId="77777777" w:rsidTr="00101CB7">
        <w:tc>
          <w:tcPr>
            <w:tcW w:w="2888" w:type="dxa"/>
          </w:tcPr>
          <w:p w14:paraId="610E4449" w14:textId="4167A5FC" w:rsidR="00E22B91" w:rsidRPr="00101CB7" w:rsidRDefault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Главный бухгалтер</w:t>
            </w:r>
          </w:p>
        </w:tc>
        <w:tc>
          <w:tcPr>
            <w:tcW w:w="2607" w:type="dxa"/>
          </w:tcPr>
          <w:p w14:paraId="7B5E87A5" w14:textId="029AD039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A5901B0" w14:textId="0B0A8E51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Холодникова Вера Петровна</w:t>
            </w:r>
          </w:p>
        </w:tc>
        <w:tc>
          <w:tcPr>
            <w:tcW w:w="2759" w:type="dxa"/>
          </w:tcPr>
          <w:p w14:paraId="7486D10E" w14:textId="1BDA290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proofErr w:type="spellStart"/>
            <w:r w:rsidRPr="00295E57">
              <w:rPr>
                <w:color w:val="FF0000"/>
                <w:szCs w:val="24"/>
                <w:lang w:eastAsia="ru-RU"/>
              </w:rPr>
              <w:t>Раупова</w:t>
            </w:r>
            <w:proofErr w:type="spellEnd"/>
            <w:r w:rsidRPr="00295E57">
              <w:rPr>
                <w:color w:val="FF0000"/>
                <w:szCs w:val="24"/>
                <w:lang w:eastAsia="ru-RU"/>
              </w:rPr>
              <w:t xml:space="preserve"> Татьяна Васильевна</w:t>
            </w:r>
          </w:p>
        </w:tc>
      </w:tr>
      <w:tr w:rsidR="00E22B91" w:rsidRPr="00602B66" w14:paraId="11659B38" w14:textId="77777777" w:rsidTr="00101CB7">
        <w:tc>
          <w:tcPr>
            <w:tcW w:w="2888" w:type="dxa"/>
          </w:tcPr>
          <w:p w14:paraId="208E2C5C" w14:textId="22AC1544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lastRenderedPageBreak/>
              <w:t>Телефон</w:t>
            </w:r>
          </w:p>
        </w:tc>
        <w:tc>
          <w:tcPr>
            <w:tcW w:w="2607" w:type="dxa"/>
          </w:tcPr>
          <w:p w14:paraId="3EB888D7" w14:textId="77777777" w:rsidR="00E22B91" w:rsidRPr="00101CB7" w:rsidRDefault="00E22B91" w:rsidP="00101CB7">
            <w:pPr>
              <w:spacing w:before="120" w:after="120" w:line="240" w:lineRule="auto"/>
              <w:jc w:val="both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Контактный телефон. </w:t>
            </w:r>
          </w:p>
          <w:p w14:paraId="0948814B" w14:textId="48668512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Шаблон ввода: +7(000) 000-00-00 </w:t>
            </w:r>
          </w:p>
        </w:tc>
        <w:tc>
          <w:tcPr>
            <w:tcW w:w="2734" w:type="dxa"/>
          </w:tcPr>
          <w:p w14:paraId="7177D75A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6E684E82" w14:textId="067F9E05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  <w:tc>
          <w:tcPr>
            <w:tcW w:w="2759" w:type="dxa"/>
          </w:tcPr>
          <w:p w14:paraId="223A6F34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3D94D2BE" w14:textId="36C8F555" w:rsidR="00E22B91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</w:tr>
      <w:tr w:rsidR="00E22B91" w:rsidRPr="00602B66" w14:paraId="30EF95B9" w14:textId="77777777" w:rsidTr="00101CB7">
        <w:tc>
          <w:tcPr>
            <w:tcW w:w="2888" w:type="dxa"/>
          </w:tcPr>
          <w:p w14:paraId="0DE83D07" w14:textId="0B46A986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607" w:type="dxa"/>
          </w:tcPr>
          <w:p w14:paraId="2179E5A6" w14:textId="74F9E65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734" w:type="dxa"/>
          </w:tcPr>
          <w:p w14:paraId="284041D2" w14:textId="6EC2701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6664068381</w:t>
            </w:r>
          </w:p>
        </w:tc>
        <w:tc>
          <w:tcPr>
            <w:tcW w:w="2759" w:type="dxa"/>
          </w:tcPr>
          <w:p w14:paraId="5C6BDC4E" w14:textId="3D536EEC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6661016177</w:t>
            </w:r>
          </w:p>
        </w:tc>
      </w:tr>
      <w:tr w:rsidR="00E22B91" w:rsidRPr="00602B66" w14:paraId="6707D299" w14:textId="77777777" w:rsidTr="00101CB7">
        <w:tc>
          <w:tcPr>
            <w:tcW w:w="2888" w:type="dxa"/>
          </w:tcPr>
          <w:p w14:paraId="724F9792" w14:textId="5CE1FC14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607" w:type="dxa"/>
          </w:tcPr>
          <w:p w14:paraId="7276B32C" w14:textId="6490834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734" w:type="dxa"/>
          </w:tcPr>
          <w:p w14:paraId="151E5550" w14:textId="3452ED9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667901001</w:t>
            </w:r>
          </w:p>
        </w:tc>
        <w:tc>
          <w:tcPr>
            <w:tcW w:w="2759" w:type="dxa"/>
          </w:tcPr>
          <w:p w14:paraId="4EC497FE" w14:textId="1CB19E34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667901001</w:t>
            </w:r>
          </w:p>
        </w:tc>
      </w:tr>
      <w:tr w:rsidR="00E22B91" w:rsidRPr="00602B66" w14:paraId="713254CA" w14:textId="77777777" w:rsidTr="00101CB7">
        <w:tc>
          <w:tcPr>
            <w:tcW w:w="2888" w:type="dxa"/>
          </w:tcPr>
          <w:p w14:paraId="322723EE" w14:textId="74D6900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607" w:type="dxa"/>
          </w:tcPr>
          <w:p w14:paraId="229A2DF7" w14:textId="665F8ED7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734" w:type="dxa"/>
          </w:tcPr>
          <w:p w14:paraId="045D6F31" w14:textId="62E8212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40702810400000004026</w:t>
            </w:r>
          </w:p>
        </w:tc>
        <w:tc>
          <w:tcPr>
            <w:tcW w:w="2759" w:type="dxa"/>
          </w:tcPr>
          <w:p w14:paraId="0FE221AB" w14:textId="78136B35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40702810500000000292</w:t>
            </w:r>
          </w:p>
        </w:tc>
      </w:tr>
      <w:tr w:rsidR="00371148" w:rsidRPr="00602B66" w14:paraId="50319B0D" w14:textId="77777777" w:rsidTr="00101CB7">
        <w:tc>
          <w:tcPr>
            <w:tcW w:w="2888" w:type="dxa"/>
          </w:tcPr>
          <w:p w14:paraId="32EBC803" w14:textId="0DA196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607" w:type="dxa"/>
          </w:tcPr>
          <w:p w14:paraId="1A64F408" w14:textId="0B0AC0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734" w:type="dxa"/>
          </w:tcPr>
          <w:p w14:paraId="268CA1BB" w14:textId="52D8D17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30101810800000000756</w:t>
            </w:r>
          </w:p>
        </w:tc>
        <w:tc>
          <w:tcPr>
            <w:tcW w:w="2759" w:type="dxa"/>
          </w:tcPr>
          <w:p w14:paraId="2DF2A1B0" w14:textId="30C10617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30101810800000000756</w:t>
            </w:r>
          </w:p>
        </w:tc>
      </w:tr>
      <w:tr w:rsidR="00371148" w:rsidRPr="00602B66" w14:paraId="695D51A2" w14:textId="77777777" w:rsidTr="00101CB7">
        <w:tc>
          <w:tcPr>
            <w:tcW w:w="2888" w:type="dxa"/>
          </w:tcPr>
          <w:p w14:paraId="1A1631D1" w14:textId="2AF78E1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607" w:type="dxa"/>
          </w:tcPr>
          <w:p w14:paraId="6081EE93" w14:textId="761281C2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734" w:type="dxa"/>
          </w:tcPr>
          <w:p w14:paraId="3E28E356" w14:textId="7E4E044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25.13</w:t>
            </w:r>
          </w:p>
        </w:tc>
        <w:tc>
          <w:tcPr>
            <w:tcW w:w="2759" w:type="dxa"/>
          </w:tcPr>
          <w:p w14:paraId="73AA5A76" w14:textId="1C04BBB4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45.44.2</w:t>
            </w:r>
          </w:p>
        </w:tc>
      </w:tr>
      <w:tr w:rsidR="00371148" w:rsidRPr="00602B66" w14:paraId="2D4953B0" w14:textId="77777777" w:rsidTr="00101CB7">
        <w:tc>
          <w:tcPr>
            <w:tcW w:w="2888" w:type="dxa"/>
          </w:tcPr>
          <w:p w14:paraId="3C052350" w14:textId="042208E9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607" w:type="dxa"/>
          </w:tcPr>
          <w:p w14:paraId="2C289266" w14:textId="28BC8FB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734" w:type="dxa"/>
          </w:tcPr>
          <w:p w14:paraId="224542FD" w14:textId="1208045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51835367</w:t>
            </w:r>
          </w:p>
        </w:tc>
        <w:tc>
          <w:tcPr>
            <w:tcW w:w="2759" w:type="dxa"/>
          </w:tcPr>
          <w:p w14:paraId="2B8520D5" w14:textId="7CA1AE2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20616938</w:t>
            </w:r>
          </w:p>
        </w:tc>
      </w:tr>
      <w:tr w:rsidR="00371148" w:rsidRPr="00602B66" w14:paraId="14F77CF2" w14:textId="77777777" w:rsidTr="00101CB7">
        <w:tc>
          <w:tcPr>
            <w:tcW w:w="2888" w:type="dxa"/>
          </w:tcPr>
          <w:p w14:paraId="711C4546" w14:textId="5034B03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607" w:type="dxa"/>
          </w:tcPr>
          <w:p w14:paraId="649A936D" w14:textId="10592C2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734" w:type="dxa"/>
          </w:tcPr>
          <w:p w14:paraId="4C768E21" w14:textId="589A8B7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1026605768452</w:t>
            </w:r>
          </w:p>
        </w:tc>
        <w:tc>
          <w:tcPr>
            <w:tcW w:w="2759" w:type="dxa"/>
          </w:tcPr>
          <w:p w14:paraId="1916A653" w14:textId="61A2C5C3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1026605242476</w:t>
            </w:r>
          </w:p>
        </w:tc>
      </w:tr>
      <w:tr w:rsidR="00371148" w:rsidRPr="00602B66" w14:paraId="528EE2EF" w14:textId="77777777" w:rsidTr="00101CB7">
        <w:tc>
          <w:tcPr>
            <w:tcW w:w="2888" w:type="dxa"/>
          </w:tcPr>
          <w:p w14:paraId="75810BA1" w14:textId="419657B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607" w:type="dxa"/>
          </w:tcPr>
          <w:p w14:paraId="72A816C5" w14:textId="3FB065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734" w:type="dxa"/>
          </w:tcPr>
          <w:p w14:paraId="18D8BADC" w14:textId="3BE6221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046577756</w:t>
            </w:r>
          </w:p>
        </w:tc>
        <w:tc>
          <w:tcPr>
            <w:tcW w:w="2759" w:type="dxa"/>
          </w:tcPr>
          <w:p w14:paraId="357E8A5D" w14:textId="0BD6E82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046577756</w:t>
            </w:r>
          </w:p>
        </w:tc>
      </w:tr>
      <w:tr w:rsidR="00371148" w:rsidRPr="00602B66" w14:paraId="4AEE7585" w14:textId="77777777" w:rsidTr="00101CB7">
        <w:tc>
          <w:tcPr>
            <w:tcW w:w="2888" w:type="dxa"/>
          </w:tcPr>
          <w:p w14:paraId="4EA4B9CC" w14:textId="2DFF2C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Банк</w:t>
            </w:r>
          </w:p>
        </w:tc>
        <w:tc>
          <w:tcPr>
            <w:tcW w:w="2607" w:type="dxa"/>
          </w:tcPr>
          <w:p w14:paraId="2078B22F" w14:textId="314976BE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банка</w:t>
            </w:r>
          </w:p>
        </w:tc>
        <w:tc>
          <w:tcPr>
            <w:tcW w:w="2734" w:type="dxa"/>
          </w:tcPr>
          <w:p w14:paraId="0DADAB6B" w14:textId="4464AF1B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  <w:tc>
          <w:tcPr>
            <w:tcW w:w="2759" w:type="dxa"/>
          </w:tcPr>
          <w:p w14:paraId="51587E34" w14:textId="6C13A20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</w:tr>
      <w:tr w:rsidR="00371148" w:rsidRPr="00602B66" w14:paraId="08BD8A7F" w14:textId="77777777" w:rsidTr="00101CB7">
        <w:tc>
          <w:tcPr>
            <w:tcW w:w="2888" w:type="dxa"/>
          </w:tcPr>
          <w:p w14:paraId="34D75AB8" w14:textId="6A76DFA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607" w:type="dxa"/>
          </w:tcPr>
          <w:p w14:paraId="44C019BD" w14:textId="6D6E3E36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734" w:type="dxa"/>
          </w:tcPr>
          <w:p w14:paraId="40DC04B6" w14:textId="2035915A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295-98-56</w:t>
            </w:r>
          </w:p>
        </w:tc>
        <w:tc>
          <w:tcPr>
            <w:tcW w:w="2759" w:type="dxa"/>
          </w:tcPr>
          <w:p w14:paraId="18A839C9" w14:textId="06EC0ECE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7E33AB">
              <w:rPr>
                <w:color w:val="FF0000"/>
                <w:szCs w:val="24"/>
              </w:rPr>
              <w:t>(343) 295-98-56</w:t>
            </w:r>
          </w:p>
        </w:tc>
      </w:tr>
      <w:tr w:rsidR="00371148" w:rsidRPr="00602B66" w14:paraId="3143D381" w14:textId="77777777" w:rsidTr="00101CB7">
        <w:tc>
          <w:tcPr>
            <w:tcW w:w="2888" w:type="dxa"/>
          </w:tcPr>
          <w:p w14:paraId="391F46FC" w14:textId="10E9A55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val="en-US"/>
              </w:rPr>
              <w:t>E</w:t>
            </w:r>
            <w:r w:rsidRPr="00101CB7">
              <w:rPr>
                <w:color w:val="FF0000"/>
                <w:szCs w:val="24"/>
              </w:rPr>
              <w:t>-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</w:p>
        </w:tc>
        <w:tc>
          <w:tcPr>
            <w:tcW w:w="2607" w:type="dxa"/>
          </w:tcPr>
          <w:p w14:paraId="7FF2F8F3" w14:textId="6E7888FD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 электронной почты</w:t>
            </w:r>
          </w:p>
        </w:tc>
        <w:tc>
          <w:tcPr>
            <w:tcW w:w="2734" w:type="dxa"/>
          </w:tcPr>
          <w:p w14:paraId="4739D6D8" w14:textId="3A570F8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  <w:lang w:val="en-US"/>
              </w:rPr>
              <w:t>office</w:t>
            </w:r>
            <w:r w:rsidRPr="00101CB7">
              <w:rPr>
                <w:color w:val="FF0000"/>
                <w:szCs w:val="24"/>
              </w:rPr>
              <w:t>-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elma</w:t>
            </w:r>
            <w:proofErr w:type="spellEnd"/>
            <w:r w:rsidRPr="00101CB7">
              <w:rPr>
                <w:color w:val="FF0000"/>
                <w:szCs w:val="24"/>
              </w:rPr>
              <w:t>1@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  <w:r w:rsidRPr="00101CB7">
              <w:rPr>
                <w:color w:val="FF0000"/>
                <w:szCs w:val="24"/>
              </w:rPr>
              <w:t>.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2759" w:type="dxa"/>
          </w:tcPr>
          <w:p w14:paraId="27458674" w14:textId="0EA9FAD7" w:rsidR="00371148" w:rsidRPr="00101CB7" w:rsidRDefault="00371148" w:rsidP="00371148">
            <w:pPr>
              <w:rPr>
                <w:color w:val="FF0000"/>
                <w:szCs w:val="24"/>
                <w:lang w:val="en-US" w:eastAsia="ru-RU"/>
              </w:rPr>
            </w:pPr>
            <w:r>
              <w:rPr>
                <w:color w:val="FF0000"/>
                <w:szCs w:val="24"/>
                <w:lang w:val="en-US" w:eastAsia="ru-RU"/>
              </w:rPr>
              <w:t>sdo_mysl@mail.ru</w:t>
            </w:r>
          </w:p>
        </w:tc>
      </w:tr>
      <w:tr w:rsidR="00371148" w:rsidRPr="00602B66" w14:paraId="2C4DEEEB" w14:textId="77777777" w:rsidTr="00101CB7">
        <w:tc>
          <w:tcPr>
            <w:tcW w:w="2888" w:type="dxa"/>
          </w:tcPr>
          <w:p w14:paraId="1215BAA8" w14:textId="3B9EFC8F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607" w:type="dxa"/>
          </w:tcPr>
          <w:p w14:paraId="66A67ABF" w14:textId="5D4BD583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734" w:type="dxa"/>
          </w:tcPr>
          <w:p w14:paraId="7C53AE50" w14:textId="77777777" w:rsidR="00371148" w:rsidRPr="00101CB7" w:rsidRDefault="00371148" w:rsidP="00371148">
            <w:pPr>
              <w:rPr>
                <w:szCs w:val="24"/>
              </w:rPr>
            </w:pPr>
          </w:p>
        </w:tc>
        <w:tc>
          <w:tcPr>
            <w:tcW w:w="2759" w:type="dxa"/>
          </w:tcPr>
          <w:p w14:paraId="1BBFE8AD" w14:textId="363F5441" w:rsidR="00371148" w:rsidRPr="00295E57" w:rsidRDefault="00371148" w:rsidP="00371148">
            <w:pPr>
              <w:rPr>
                <w:szCs w:val="24"/>
                <w:lang w:eastAsia="ru-RU"/>
              </w:rPr>
            </w:pPr>
          </w:p>
        </w:tc>
      </w:tr>
    </w:tbl>
    <w:p w14:paraId="3ABD0175" w14:textId="77777777" w:rsidR="008F403B" w:rsidRPr="00101CB7" w:rsidRDefault="008F403B">
      <w:pPr>
        <w:rPr>
          <w:lang w:eastAsia="ru-RU"/>
        </w:rPr>
        <w:pPrChange w:id="575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576" w:name="_Toc451251779"/>
      <w:r>
        <w:rPr>
          <w:noProof/>
          <w:lang w:eastAsia="ru-RU"/>
        </w:rPr>
        <w:t>Модуль «Заявка»</w:t>
      </w:r>
      <w:bookmarkEnd w:id="576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577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578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579" w:author="Екатерина Луткова" w:date="2016-03-30T14:07:00Z">
        <w:r w:rsidR="00AA3C18">
          <w:rPr>
            <w:lang w:eastAsia="ru-RU"/>
          </w:rPr>
          <w:t>задается</w:t>
        </w:r>
      </w:ins>
      <w:ins w:id="580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581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582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583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584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585" w:author="Екатерина Луткова" w:date="2016-03-30T14:07:00Z">
        <w:r w:rsidR="00AA3C18">
          <w:rPr>
            <w:lang w:eastAsia="ru-RU"/>
          </w:rPr>
          <w:t>вводит</w:t>
        </w:r>
      </w:ins>
      <w:ins w:id="586" w:author="Екатерина Луткова" w:date="2016-03-30T14:09:00Z">
        <w:r w:rsidR="00AA3C18">
          <w:rPr>
            <w:lang w:eastAsia="ru-RU"/>
          </w:rPr>
          <w:t>ь</w:t>
        </w:r>
      </w:ins>
      <w:ins w:id="587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588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589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590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591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592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593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594" w:author="staff" w:date="2016-03-29T21:00:00Z">
        <w:del w:id="595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596" w:author="staff" w:date="2016-03-29T20:40:00Z">
        <w:del w:id="597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598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599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600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601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602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603" w:author="staff" w:date="2016-03-29T20:41:00Z">
        <w:r w:rsidR="000A56E7">
          <w:rPr>
            <w:lang w:eastAsia="ru-RU"/>
          </w:rPr>
          <w:t xml:space="preserve"> </w:t>
        </w:r>
      </w:ins>
      <w:ins w:id="604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605" w:author="staff" w:date="2016-03-29T20:41:00Z">
        <w:del w:id="606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607" w:author="Екатерина Луткова" w:date="2016-04-01T16:37:00Z">
        <w:r w:rsidR="00E027C5">
          <w:rPr>
            <w:lang w:eastAsia="ru-RU"/>
          </w:rPr>
          <w:t>6</w:t>
        </w:r>
      </w:ins>
      <w:del w:id="608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609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610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611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612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613" w:author="Екатерина Луткова" w:date="2016-03-30T14:15:00Z">
        <w:r w:rsidR="00511CB4">
          <w:t>т</w:t>
        </w:r>
      </w:ins>
      <w:ins w:id="614" w:author="staff" w:date="2016-03-29T20:42:00Z">
        <w:r w:rsidR="000A56E7">
          <w:t>рен в реестре заявок. Лучше сделать в самом модуле кнопк</w:t>
        </w:r>
      </w:ins>
      <w:ins w:id="615" w:author="Екатерина Луткова" w:date="2016-04-01T16:02:00Z">
        <w:r w:rsidR="00B0218A">
          <w:t>у</w:t>
        </w:r>
      </w:ins>
      <w:ins w:id="616" w:author="staff" w:date="2016-03-29T20:42:00Z">
        <w:del w:id="617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618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619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20" w:author="Екатерина Луткова" w:date="2016-03-30T14:16:00Z"/>
          <w:lang w:eastAsia="ru-RU"/>
        </w:rPr>
      </w:pPr>
      <w:bookmarkStart w:id="621" w:name="_Toc451251780"/>
      <w:r>
        <w:rPr>
          <w:lang w:eastAsia="ru-RU"/>
        </w:rPr>
        <w:lastRenderedPageBreak/>
        <w:t>4.4.1 Отчет «Текущий счет»</w:t>
      </w:r>
      <w:bookmarkEnd w:id="621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2" w:author="Екатерина Луткова" w:date="2016-03-30T14:18:00Z"/>
          <w:lang w:eastAsia="ru-RU"/>
        </w:rPr>
      </w:pPr>
      <w:ins w:id="623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4" w:author="Екатерина Луткова" w:date="2016-03-30T14:18:00Z"/>
          <w:lang w:eastAsia="ru-RU"/>
        </w:rPr>
      </w:pPr>
      <w:ins w:id="625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626" w:author="Екатерина Луткова" w:date="2016-03-30T14:17:00Z"/>
          <w:lang w:eastAsia="ru-RU"/>
        </w:rPr>
      </w:pPr>
      <w:ins w:id="627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8" w:author="Екатерина Луткова" w:date="2016-03-30T14:17:00Z"/>
          <w:lang w:eastAsia="ru-RU"/>
        </w:rPr>
      </w:pPr>
      <w:ins w:id="62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30" w:author="Екатерина Луткова" w:date="2016-03-30T14:17:00Z"/>
          <w:lang w:eastAsia="ru-RU"/>
        </w:rPr>
      </w:pPr>
      <w:ins w:id="631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632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633" w:author="Екатерина Луткова" w:date="2016-03-30T14:18:00Z"/>
          <w:lang w:eastAsia="ru-RU"/>
        </w:rPr>
      </w:pPr>
      <w:del w:id="634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635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6" w:author="Екатерина Луткова" w:date="2016-03-30T14:20:00Z"/>
          <w:lang w:eastAsia="ru-RU"/>
        </w:rPr>
      </w:pPr>
      <w:ins w:id="637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638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9" w:author="Екатерина Луткова" w:date="2016-03-30T14:21:00Z"/>
          <w:lang w:eastAsia="ru-RU"/>
        </w:rPr>
      </w:pPr>
      <w:ins w:id="640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41" w:author="Екатерина Луткова" w:date="2016-03-30T14:23:00Z"/>
          <w:lang w:eastAsia="ru-RU"/>
        </w:rPr>
      </w:pPr>
      <w:ins w:id="642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643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44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45" w:author="Екатерина Луткова" w:date="2016-04-01T16:20:00Z"/>
          <w:lang w:eastAsia="ru-RU"/>
        </w:rPr>
      </w:pPr>
      <w:bookmarkStart w:id="646" w:name="_Toc451251781"/>
      <w:r>
        <w:rPr>
          <w:lang w:eastAsia="ru-RU"/>
        </w:rPr>
        <w:t>4.4.2 Отчет «</w:t>
      </w:r>
      <w:commentRangeStart w:id="647"/>
      <w:commentRangeStart w:id="648"/>
      <w:r>
        <w:rPr>
          <w:lang w:eastAsia="ru-RU"/>
        </w:rPr>
        <w:t>Спецификация</w:t>
      </w:r>
      <w:commentRangeEnd w:id="647"/>
      <w:r w:rsidR="00C422BE">
        <w:rPr>
          <w:rStyle w:val="af0"/>
          <w:rFonts w:eastAsia="Calibri"/>
          <w:b w:val="0"/>
        </w:rPr>
        <w:commentReference w:id="647"/>
      </w:r>
      <w:commentRangeEnd w:id="648"/>
      <w:r w:rsidR="00C422BE">
        <w:rPr>
          <w:rStyle w:val="af0"/>
          <w:rFonts w:eastAsia="Calibri"/>
          <w:b w:val="0"/>
        </w:rPr>
        <w:commentReference w:id="648"/>
      </w:r>
      <w:r>
        <w:rPr>
          <w:lang w:eastAsia="ru-RU"/>
        </w:rPr>
        <w:t>»</w:t>
      </w:r>
      <w:bookmarkEnd w:id="646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649" w:author="Екатерина Луткова" w:date="2016-04-01T16:16:00Z"/>
          <w:lang w:eastAsia="ru-RU"/>
        </w:rPr>
        <w:pPrChange w:id="650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1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652" w:author="Екатерина Луткова" w:date="2016-04-01T16:17:00Z"/>
          <w:lang w:eastAsia="ru-RU"/>
        </w:rPr>
        <w:pPrChange w:id="65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4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655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656" w:author="Екатерина Луткова" w:date="2016-04-01T16:18:00Z"/>
          <w:lang w:eastAsia="ru-RU"/>
        </w:rPr>
        <w:pPrChange w:id="657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8" w:author="Екатерина Луткова" w:date="2016-04-01T16:17:00Z">
        <w:r>
          <w:rPr>
            <w:lang w:eastAsia="ru-RU"/>
          </w:rPr>
          <w:tab/>
        </w:r>
      </w:ins>
      <w:ins w:id="659" w:author="Екатерина Луткова" w:date="2016-04-01T16:18:00Z">
        <w:r>
          <w:rPr>
            <w:lang w:eastAsia="ru-RU"/>
          </w:rPr>
          <w:t xml:space="preserve">Артикул, </w:t>
        </w:r>
      </w:ins>
      <w:ins w:id="660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661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662" w:author="Екатерина Луткова" w:date="2016-04-01T16:19:00Z"/>
          <w:lang w:eastAsia="ru-RU"/>
        </w:rPr>
        <w:pPrChange w:id="66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4" w:author="Екатерина Луткова" w:date="2016-04-01T16:18:00Z">
        <w:r>
          <w:rPr>
            <w:lang w:eastAsia="ru-RU"/>
          </w:rPr>
          <w:tab/>
        </w:r>
      </w:ins>
      <w:ins w:id="665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666" w:author="Екатерина Луткова" w:date="2016-04-01T16:20:00Z"/>
          <w:lang w:eastAsia="ru-RU"/>
        </w:rPr>
        <w:pPrChange w:id="667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8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669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70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671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672" w:author="Екатерина Луткова" w:date="2016-04-01T16:20:00Z"/>
          <w:lang w:eastAsia="ru-RU"/>
        </w:rPr>
      </w:pPr>
      <w:del w:id="673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674" w:name="_Toc451251782"/>
      <w:r>
        <w:rPr>
          <w:lang w:eastAsia="ru-RU"/>
        </w:rPr>
        <w:t>4.4.3 Отчет «Договор»</w:t>
      </w:r>
      <w:bookmarkEnd w:id="674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75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76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677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678" w:author="Екатерина Луткова" w:date="2016-04-01T16:29:00Z">
        <w:r w:rsidRPr="00E93671">
          <w:rPr>
            <w:lang w:eastAsia="ru-RU"/>
            <w:rPrChange w:id="679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680" w:author="Екатерина Луткова" w:date="2016-04-01T16:21:00Z">
        <w:r>
          <w:rPr>
            <w:lang w:eastAsia="ru-RU"/>
          </w:rPr>
          <w:t>.</w:t>
        </w:r>
      </w:ins>
      <w:ins w:id="681" w:author="Екатерина Луткова" w:date="2016-04-01T16:29:00Z">
        <w:r w:rsidRPr="00E93671">
          <w:rPr>
            <w:lang w:eastAsia="ru-RU"/>
            <w:rPrChange w:id="682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683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684" w:name="_Toc451251783"/>
      <w:r>
        <w:rPr>
          <w:lang w:eastAsia="ru-RU"/>
        </w:rPr>
        <w:lastRenderedPageBreak/>
        <w:t xml:space="preserve">4.4.4 Отчет «Акт выполненных </w:t>
      </w:r>
      <w:commentRangeStart w:id="685"/>
      <w:r>
        <w:rPr>
          <w:lang w:eastAsia="ru-RU"/>
        </w:rPr>
        <w:t>работ</w:t>
      </w:r>
      <w:commentRangeEnd w:id="685"/>
      <w:r w:rsidR="00DC1026">
        <w:rPr>
          <w:rStyle w:val="af0"/>
          <w:rFonts w:eastAsia="Calibri"/>
          <w:b w:val="0"/>
        </w:rPr>
        <w:commentReference w:id="685"/>
      </w:r>
      <w:r>
        <w:rPr>
          <w:lang w:eastAsia="ru-RU"/>
        </w:rPr>
        <w:t>»</w:t>
      </w:r>
      <w:bookmarkEnd w:id="684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86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687" w:author="Екатерина Луткова" w:date="2016-04-01T16:31:00Z"/>
          <w:lang w:eastAsia="ru-RU"/>
        </w:rPr>
      </w:pPr>
      <w:ins w:id="688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689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6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6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6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6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70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7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7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7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7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7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71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71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7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7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7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7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735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7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7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7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7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7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752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7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76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7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7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768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7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7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7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7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77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78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7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7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7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7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7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8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802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8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8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8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8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81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8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23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824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825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826" w:name="_Toc451251784"/>
      <w:r>
        <w:rPr>
          <w:lang w:eastAsia="ru-RU"/>
        </w:rPr>
        <w:t>4.4.5 Отчет «Акт приема-передачи оснастки</w:t>
      </w:r>
      <w:bookmarkEnd w:id="826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827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828" w:author="Екатерина Луткова" w:date="2016-04-01T16:36:00Z"/>
          <w:lang w:eastAsia="ru-RU"/>
        </w:rPr>
      </w:pPr>
      <w:ins w:id="829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830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8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833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8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84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8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8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4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845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8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8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4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85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8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86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6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862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86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8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87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8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8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7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879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8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8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8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8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8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896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89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90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9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9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91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12" w:author="Екатерина Луткова" w:date="2016-04-01T16:37:00Z"/>
          <w:lang w:eastAsia="ru-RU"/>
        </w:rPr>
      </w:pPr>
      <w:ins w:id="913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914" w:author="Екатерина Луткова" w:date="2016-04-01T16:39:00Z"/>
          <w:lang w:eastAsia="ru-RU"/>
        </w:rPr>
        <w:pPrChange w:id="915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16" w:name="_Toc451251785"/>
      <w:ins w:id="917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916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918" w:author="Екатерина Луткова" w:date="2016-04-01T16:42:00Z"/>
          <w:lang w:eastAsia="ru-RU"/>
        </w:rPr>
      </w:pPr>
      <w:ins w:id="919" w:author="Екатерина Луткова" w:date="2016-04-01T16:39:00Z">
        <w:r>
          <w:rPr>
            <w:lang w:eastAsia="ru-RU"/>
          </w:rPr>
          <w:t>см. приложение № 6</w:t>
        </w:r>
      </w:ins>
      <w:ins w:id="920" w:author="Екатерина Луткова" w:date="2016-04-01T16:40:00Z">
        <w:r>
          <w:rPr>
            <w:lang w:eastAsia="ru-RU"/>
          </w:rPr>
          <w:t>. Часть 2</w:t>
        </w:r>
      </w:ins>
      <w:ins w:id="921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22" w:author="Екатерина Луткова" w:date="2016-04-01T16:42:00Z"/>
          <w:lang w:eastAsia="ru-RU"/>
        </w:rPr>
      </w:pPr>
      <w:ins w:id="923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924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925" w:author="Екатерина Луткова" w:date="2016-04-01T16:43:00Z"/>
          <w:lang w:eastAsia="ru-RU"/>
        </w:rPr>
        <w:pPrChange w:id="926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27" w:name="_Toc451251786"/>
      <w:ins w:id="928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927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929" w:author="Екатерина Луткова" w:date="2016-04-01T16:43:00Z"/>
          <w:lang w:eastAsia="ru-RU"/>
        </w:rPr>
      </w:pPr>
      <w:ins w:id="930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931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932" w:author="Екатерина Луткова" w:date="2016-04-01T16:39:00Z"/>
          <w:lang w:eastAsia="ru-RU"/>
        </w:rPr>
      </w:pPr>
      <w:ins w:id="933" w:author="Екатерина Луткова" w:date="2016-04-01T16:43:00Z">
        <w:r>
          <w:rPr>
            <w:lang w:eastAsia="ru-RU"/>
          </w:rPr>
          <w:lastRenderedPageBreak/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934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935" w:author="staff" w:date="2016-03-29T20:44:00Z"/>
          <w:lang w:eastAsia="ru-RU"/>
        </w:rPr>
      </w:pPr>
      <w:bookmarkStart w:id="936" w:name="_Toc451251787"/>
      <w:r>
        <w:rPr>
          <w:lang w:eastAsia="ru-RU"/>
        </w:rPr>
        <w:t>4.4.6 Реестр</w:t>
      </w:r>
      <w:bookmarkEnd w:id="936"/>
      <w:r>
        <w:rPr>
          <w:lang w:eastAsia="ru-RU"/>
        </w:rPr>
        <w:t xml:space="preserve"> </w:t>
      </w:r>
      <w:ins w:id="937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938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939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940" w:author="staff" w:date="2016-03-29T20:44:00Z">
        <w:r w:rsidRPr="000A56E7">
          <w:rPr>
            <w:lang w:eastAsia="ru-RU"/>
          </w:rPr>
          <w:t xml:space="preserve"> </w:t>
        </w:r>
      </w:ins>
      <w:ins w:id="941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942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943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944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45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946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47" w:author="Екатерина Луткова" w:date="2016-04-01T16:04:00Z"/>
          <w:lang w:eastAsia="ru-RU"/>
        </w:rPr>
      </w:pPr>
      <w:ins w:id="948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949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950" w:author="Екатерина Луткова" w:date="2016-04-01T16:04:00Z">
        <w:r>
          <w:rPr>
            <w:lang w:eastAsia="ru-RU"/>
          </w:rPr>
          <w:t xml:space="preserve">п. </w:t>
        </w:r>
      </w:ins>
      <w:ins w:id="951" w:author="Екатерина Луткова" w:date="2016-04-01T16:03:00Z">
        <w:r w:rsidRPr="00B0218A">
          <w:rPr>
            <w:lang w:eastAsia="ru-RU"/>
            <w:rPrChange w:id="952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953" w:author="Екатерина Луткова" w:date="2016-04-01T16:04:00Z">
        <w:r>
          <w:rPr>
            <w:lang w:eastAsia="ru-RU"/>
          </w:rPr>
          <w:t>.</w:t>
        </w:r>
      </w:ins>
      <w:ins w:id="954" w:author="Екатерина Луткова" w:date="2016-04-01T16:03:00Z">
        <w:r w:rsidRPr="00B0218A">
          <w:rPr>
            <w:lang w:eastAsia="ru-RU"/>
            <w:rPrChange w:id="955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956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957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958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959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960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961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962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963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964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965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966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967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968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969" w:author="Екатерина Луткова" w:date="2016-04-20T13:01:00Z"/>
          <w:lang w:eastAsia="ru-RU"/>
        </w:rPr>
      </w:pPr>
      <w:del w:id="970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971" w:name="_Toc451251788"/>
        <w:bookmarkEnd w:id="971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972" w:author="Екатерина Луткова" w:date="2016-04-20T13:01:00Z"/>
          <w:lang w:eastAsia="ru-RU"/>
        </w:rPr>
      </w:pPr>
      <w:del w:id="973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974" w:name="_Toc451251789"/>
        <w:bookmarkEnd w:id="974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75" w:author="Екатерина Луткова" w:date="2016-04-20T13:01:00Z"/>
          <w:lang w:eastAsia="ru-RU"/>
        </w:rPr>
      </w:pPr>
      <w:del w:id="976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977" w:name="_Toc451251790"/>
        <w:bookmarkEnd w:id="977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78" w:author="Екатерина Луткова" w:date="2016-04-20T13:01:00Z"/>
          <w:lang w:eastAsia="ru-RU"/>
        </w:rPr>
      </w:pPr>
      <w:del w:id="979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980" w:name="_Toc451251791"/>
        <w:bookmarkEnd w:id="980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1" w:author="Екатерина Луткова" w:date="2016-04-20T13:01:00Z"/>
          <w:lang w:eastAsia="ru-RU"/>
        </w:rPr>
      </w:pPr>
      <w:del w:id="982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983" w:name="_Toc451251792"/>
        <w:bookmarkEnd w:id="983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4" w:author="Екатерина Луткова" w:date="2016-04-20T13:01:00Z"/>
          <w:lang w:eastAsia="ru-RU"/>
        </w:rPr>
      </w:pPr>
      <w:del w:id="985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986" w:name="_Toc451251793"/>
        <w:bookmarkEnd w:id="986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7" w:author="Екатерина Луткова" w:date="2016-04-20T13:01:00Z"/>
          <w:lang w:eastAsia="ru-RU"/>
        </w:rPr>
      </w:pPr>
      <w:del w:id="988" w:author="Екатерина Луткова" w:date="2016-04-20T13:01:00Z">
        <w:r w:rsidDel="00C42FE2">
          <w:rPr>
            <w:lang w:eastAsia="ru-RU"/>
          </w:rPr>
          <w:lastRenderedPageBreak/>
          <w:delText>Количество (по заявке);</w:delText>
        </w:r>
        <w:bookmarkStart w:id="989" w:name="_Toc451251794"/>
        <w:bookmarkEnd w:id="989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0" w:author="Екатерина Луткова" w:date="2016-04-20T13:01:00Z"/>
          <w:lang w:eastAsia="ru-RU"/>
        </w:rPr>
      </w:pPr>
      <w:del w:id="991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992" w:name="_Toc451251795"/>
        <w:bookmarkEnd w:id="992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993" w:author="Екатерина Луткова" w:date="2016-04-20T13:01:00Z"/>
          <w:lang w:eastAsia="ru-RU"/>
        </w:rPr>
      </w:pPr>
      <w:del w:id="994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995" w:name="_Toc451251796"/>
        <w:bookmarkEnd w:id="995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996" w:author="Екатерина Луткова" w:date="2016-04-20T13:01:00Z"/>
          <w:lang w:eastAsia="ru-RU"/>
        </w:rPr>
      </w:pPr>
      <w:del w:id="99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998" w:author="Екатерина Луткова" w:date="2016-04-01T17:59:00Z">
        <w:r w:rsidDel="00495E8B">
          <w:rPr>
            <w:lang w:eastAsia="ru-RU"/>
          </w:rPr>
          <w:delText>на</w:delText>
        </w:r>
      </w:del>
      <w:del w:id="999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1000" w:name="_Toc451251797"/>
      <w:bookmarkEnd w:id="1000"/>
    </w:p>
    <w:p w14:paraId="043C2208" w14:textId="6567C612" w:rsidR="00836695" w:rsidRPr="00DC1026" w:rsidDel="005A4B34" w:rsidRDefault="00FB39AE">
      <w:pPr>
        <w:rPr>
          <w:del w:id="1001" w:author="Екатерина Луткова" w:date="2016-04-01T17:57:00Z"/>
          <w:lang w:eastAsia="ru-RU"/>
        </w:rPr>
        <w:pPrChange w:id="1002" w:author="Екатерина Луткова" w:date="2016-04-01T17:15:00Z">
          <w:pPr>
            <w:pStyle w:val="3"/>
            <w:ind w:firstLine="708"/>
          </w:pPr>
        </w:pPrChange>
      </w:pPr>
      <w:del w:id="1003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004" w:name="_Toc451251798"/>
      <w:bookmarkEnd w:id="1004"/>
    </w:p>
    <w:p w14:paraId="5280B914" w14:textId="4367487C" w:rsidR="00FB39AE" w:rsidDel="005A4B34" w:rsidRDefault="00FB39AE" w:rsidP="00FB39AE">
      <w:pPr>
        <w:rPr>
          <w:del w:id="1005" w:author="Екатерина Луткова" w:date="2016-04-01T17:57:00Z"/>
          <w:lang w:eastAsia="ru-RU"/>
        </w:rPr>
      </w:pPr>
      <w:del w:id="1006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007" w:name="_Toc451251799"/>
      <w:bookmarkEnd w:id="1007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008" w:author="Екатерина Луткова" w:date="2016-04-01T17:18:00Z"/>
          <w:lang w:eastAsia="ru-RU"/>
        </w:rPr>
      </w:pPr>
      <w:del w:id="1009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010" w:name="_Toc451251800"/>
        <w:bookmarkEnd w:id="1010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011" w:author="Екатерина Луткова" w:date="2016-04-01T17:18:00Z"/>
          <w:lang w:eastAsia="ru-RU"/>
        </w:rPr>
      </w:pPr>
      <w:del w:id="1012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013" w:name="_Toc451251801"/>
        <w:bookmarkEnd w:id="1013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014" w:author="Екатерина Луткова" w:date="2016-04-01T17:18:00Z"/>
          <w:lang w:eastAsia="ru-RU"/>
        </w:rPr>
      </w:pPr>
      <w:del w:id="1015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016" w:name="_Toc451251802"/>
        <w:bookmarkEnd w:id="1016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017" w:author="Екатерина Луткова" w:date="2016-04-01T17:18:00Z"/>
          <w:lang w:eastAsia="ru-RU"/>
        </w:rPr>
      </w:pPr>
      <w:del w:id="1018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019" w:name="_Toc451251803"/>
        <w:bookmarkEnd w:id="1019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020" w:author="Екатерина Луткова" w:date="2016-04-01T17:18:00Z"/>
        </w:rPr>
      </w:pPr>
      <w:del w:id="1021" w:author="Екатерина Луткова" w:date="2016-04-01T17:18:00Z">
        <w:r w:rsidDel="00836695">
          <w:delText>сырье и материалы (сумма);</w:delText>
        </w:r>
        <w:bookmarkStart w:id="1022" w:name="_Toc451251804"/>
        <w:bookmarkEnd w:id="1022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023" w:author="Екатерина Луткова" w:date="2016-04-01T17:18:00Z"/>
        </w:rPr>
      </w:pPr>
      <w:del w:id="102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025" w:name="_Toc451251805"/>
        <w:bookmarkEnd w:id="1025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026" w:author="Екатерина Луткова" w:date="2016-04-01T17:18:00Z"/>
        </w:rPr>
      </w:pPr>
      <w:del w:id="1027" w:author="Екатерина Луткова" w:date="2016-04-01T17:18:00Z">
        <w:r w:rsidDel="00836695">
          <w:delText>транспортные (сумма);</w:delText>
        </w:r>
        <w:bookmarkStart w:id="1028" w:name="_Toc451251806"/>
        <w:bookmarkEnd w:id="1028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029" w:author="Екатерина Луткова" w:date="2016-04-01T17:18:00Z"/>
        </w:rPr>
      </w:pPr>
      <w:del w:id="1030" w:author="Екатерина Луткова" w:date="2016-04-01T17:18:00Z">
        <w:r w:rsidDel="00836695">
          <w:delText>электроэнергия для формовых(сумма);</w:delText>
        </w:r>
        <w:bookmarkStart w:id="1031" w:name="_Toc451251807"/>
        <w:bookmarkEnd w:id="1031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032" w:author="Екатерина Луткова" w:date="2016-04-01T17:18:00Z"/>
        </w:rPr>
      </w:pPr>
      <w:del w:id="1033" w:author="Екатерина Луткова" w:date="2016-04-01T17:18:00Z">
        <w:r w:rsidDel="00836695">
          <w:delText>электроэнергия прочая(сумма);</w:delText>
        </w:r>
        <w:bookmarkStart w:id="1034" w:name="_Toc451251808"/>
        <w:bookmarkEnd w:id="1034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035" w:author="Екатерина Луткова" w:date="2016-04-01T17:18:00Z"/>
          <w:lang w:eastAsia="ru-RU"/>
        </w:rPr>
      </w:pPr>
      <w:del w:id="1036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037" w:name="_Toc451251809"/>
        <w:bookmarkEnd w:id="1037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038" w:author="Екатерина Луткова" w:date="2016-04-01T17:18:00Z"/>
          <w:lang w:eastAsia="ru-RU"/>
        </w:rPr>
      </w:pPr>
      <w:del w:id="1039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040" w:name="_Toc451251810"/>
        <w:bookmarkEnd w:id="1040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041" w:author="Екатерина Луткова" w:date="2016-04-01T17:18:00Z"/>
          <w:lang w:eastAsia="ru-RU"/>
        </w:rPr>
      </w:pPr>
      <w:del w:id="1042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043" w:name="_Toc451251811"/>
        <w:bookmarkEnd w:id="1043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044" w:author="Екатерина Луткова" w:date="2016-04-01T17:18:00Z"/>
        </w:rPr>
      </w:pPr>
      <w:del w:id="1045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046" w:name="_Toc451251812"/>
        <w:bookmarkEnd w:id="1046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047" w:author="Екатерина Луткова" w:date="2016-04-01T17:18:00Z"/>
        </w:rPr>
      </w:pPr>
      <w:del w:id="1048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049" w:name="_Toc451251813"/>
        <w:bookmarkEnd w:id="1049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050" w:author="Екатерина Луткова" w:date="2016-04-01T17:18:00Z"/>
        </w:rPr>
      </w:pPr>
      <w:del w:id="1051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052" w:name="_Toc451251814"/>
        <w:bookmarkEnd w:id="1052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053" w:author="Екатерина Луткова" w:date="2016-04-01T17:18:00Z"/>
          <w:lang w:eastAsia="ru-RU"/>
        </w:rPr>
      </w:pPr>
      <w:del w:id="105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055" w:name="_Toc451251815"/>
        <w:bookmarkEnd w:id="1055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056" w:author="Екатерина Луткова" w:date="2016-04-01T17:18:00Z"/>
          <w:lang w:eastAsia="ru-RU"/>
        </w:rPr>
      </w:pPr>
      <w:del w:id="1057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058" w:name="_Toc451251816"/>
        <w:bookmarkEnd w:id="1058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059" w:author="Екатерина Луткова" w:date="2016-04-20T13:01:00Z"/>
          <w:lang w:eastAsia="ru-RU"/>
        </w:rPr>
      </w:pPr>
      <w:del w:id="1060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061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062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063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064" w:name="_Toc451251817"/>
        <w:bookmarkEnd w:id="1064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065" w:author="Екатерина Луткова" w:date="2016-04-20T13:01:00Z"/>
          <w:lang w:eastAsia="ru-RU"/>
        </w:rPr>
        <w:pPrChange w:id="1066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067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068" w:name="_Toc451251818"/>
        <w:bookmarkEnd w:id="1068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69" w:author="Екатерина Луткова" w:date="2016-04-20T13:01:00Z"/>
          <w:lang w:eastAsia="ru-RU"/>
        </w:rPr>
        <w:pPrChange w:id="107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71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072" w:name="_Toc451251819"/>
      <w:bookmarkEnd w:id="1072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73" w:author="Екатерина Луткова" w:date="2016-04-20T13:01:00Z"/>
          <w:lang w:eastAsia="ru-RU"/>
        </w:rPr>
        <w:pPrChange w:id="1074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75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076" w:name="_Toc451251820"/>
        <w:bookmarkEnd w:id="1076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77" w:author="Екатерина Луткова" w:date="2016-04-01T17:00:00Z"/>
          <w:lang w:eastAsia="ru-RU"/>
        </w:rPr>
      </w:pPr>
      <w:del w:id="1078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079" w:name="_Toc451251821"/>
        <w:bookmarkEnd w:id="1079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0" w:author="Екатерина Луткова" w:date="2016-04-01T17:00:00Z"/>
          <w:lang w:eastAsia="ru-RU"/>
        </w:rPr>
      </w:pPr>
      <w:del w:id="1081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082" w:name="_Toc451251822"/>
        <w:bookmarkEnd w:id="1082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3" w:author="Екатерина Луткова" w:date="2016-04-01T17:00:00Z"/>
          <w:lang w:eastAsia="ru-RU"/>
        </w:rPr>
      </w:pPr>
      <w:del w:id="1084" w:author="Екатерина Луткова" w:date="2016-04-01T17:00:00Z">
        <w:r w:rsidDel="00910A02">
          <w:rPr>
            <w:lang w:eastAsia="ru-RU"/>
          </w:rPr>
          <w:lastRenderedPageBreak/>
          <w:delText>Заказчик.</w:delText>
        </w:r>
        <w:bookmarkStart w:id="1085" w:name="_Toc451251823"/>
        <w:bookmarkEnd w:id="1085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86" w:author="Екатерина Луткова" w:date="2016-04-20T13:01:00Z"/>
          <w:lang w:eastAsia="ru-RU"/>
        </w:rPr>
      </w:pPr>
      <w:del w:id="1087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088" w:name="_Toc451251824"/>
        <w:bookmarkEnd w:id="1088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89" w:author="Екатерина Луткова" w:date="2016-04-20T13:01:00Z"/>
          <w:lang w:eastAsia="ru-RU"/>
        </w:rPr>
      </w:pPr>
      <w:del w:id="1090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091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092" w:name="_Toc451251825"/>
      <w:bookmarkEnd w:id="1092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093" w:name="_Toc451251826"/>
      <w:r>
        <w:rPr>
          <w:lang w:eastAsia="ru-RU"/>
        </w:rPr>
        <w:t>Подготовка производства. Модуль «Чертежи»</w:t>
      </w:r>
      <w:bookmarkEnd w:id="109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09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09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09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09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098" w:author="Екатерина Луткова" w:date="2016-04-01T16:47:00Z"/>
          <w:noProof/>
          <w:lang w:eastAsia="ru-RU"/>
        </w:rPr>
        <w:pPrChange w:id="109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0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10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10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10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0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10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06" w:author="Екатерина Луткова" w:date="2016-04-01T16:50:00Z"/>
          <w:lang w:eastAsia="ru-RU"/>
        </w:rPr>
      </w:pPr>
      <w:proofErr w:type="gramStart"/>
      <w:r>
        <w:rPr>
          <w:lang w:eastAsia="ru-RU"/>
        </w:rPr>
        <w:t>Поля: группа</w:t>
      </w:r>
      <w:ins w:id="1107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108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109" w:author="Екатерина Луткова" w:date="2016-04-21T11:20:00Z">
        <w:r w:rsidR="00F15C23">
          <w:rPr>
            <w:lang w:eastAsia="ru-RU"/>
          </w:rPr>
          <w:t>«Группы» - это буквенная часть номера чертежа.</w:t>
        </w:r>
        <w:proofErr w:type="gramEnd"/>
        <w:r w:rsidR="00F15C23">
          <w:rPr>
            <w:lang w:eastAsia="ru-RU"/>
          </w:rPr>
          <w:t xml:space="preserve"> В справочнике «Оснастка» ее не используем. В чертеж группу подтягиваем из справочника </w:t>
        </w:r>
      </w:ins>
      <w:ins w:id="1110" w:author="Екатерина Луткова" w:date="2016-04-21T11:21:00Z">
        <w:r w:rsidR="00F15C23">
          <w:rPr>
            <w:lang w:eastAsia="ru-RU"/>
          </w:rPr>
          <w:t>«Группы»</w:t>
        </w:r>
      </w:ins>
      <w:ins w:id="1111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112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113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114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115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116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117" w:author="Екатерина Луткова" w:date="2016-04-12T11:02:00Z">
        <w:r w:rsidR="00507E59">
          <w:rPr>
            <w:lang w:eastAsia="ru-RU"/>
          </w:rPr>
          <w:t>Оснастка</w:t>
        </w:r>
      </w:ins>
      <w:ins w:id="1118" w:author="Екатерина Луткова" w:date="2016-04-12T11:01:00Z">
        <w:r w:rsidR="00507E59">
          <w:rPr>
            <w:lang w:eastAsia="ru-RU"/>
          </w:rPr>
          <w:t>»</w:t>
        </w:r>
      </w:ins>
      <w:ins w:id="1119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120" w:author="Екатерина Луткова" w:date="2016-04-12T11:03:00Z">
        <w:r w:rsidR="00507E59">
          <w:rPr>
            <w:lang w:eastAsia="ru-RU"/>
          </w:rPr>
          <w:t>с</w:t>
        </w:r>
      </w:ins>
      <w:ins w:id="1121" w:author="Екатерина Луткова" w:date="2016-04-12T11:02:00Z">
        <w:r w:rsidR="00507E59">
          <w:rPr>
            <w:lang w:eastAsia="ru-RU"/>
          </w:rPr>
          <w:t>тку</w:t>
        </w:r>
      </w:ins>
      <w:ins w:id="1122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123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124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125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126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127" w:author="Екатерина Луткова" w:date="2016-04-13T09:46:00Z">
        <w:r w:rsidR="00BC640B">
          <w:rPr>
            <w:lang w:eastAsia="ru-RU"/>
          </w:rPr>
          <w:t>.</w:t>
        </w:r>
      </w:ins>
      <w:del w:id="1128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9" w:author="Екатерина Луткова" w:date="2016-04-01T16:52:00Z">
        <w:r>
          <w:rPr>
            <w:lang w:eastAsia="ru-RU"/>
          </w:rPr>
          <w:lastRenderedPageBreak/>
          <w:t>!!!</w:t>
        </w:r>
      </w:ins>
      <w:ins w:id="1130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131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132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133" w:author="Екатерина Луткова" w:date="2016-04-01T16:51:00Z">
        <w:r>
          <w:rPr>
            <w:lang w:eastAsia="ru-RU"/>
          </w:rPr>
          <w:t>«</w:t>
        </w:r>
      </w:ins>
      <w:ins w:id="1134" w:author="Екатерина Луткова" w:date="2016-04-01T16:52:00Z">
        <w:r>
          <w:rPr>
            <w:lang w:eastAsia="ru-RU"/>
          </w:rPr>
          <w:t>Материалы</w:t>
        </w:r>
      </w:ins>
      <w:ins w:id="1135" w:author="Екатерина Луткова" w:date="2016-04-01T16:51:00Z">
        <w:r>
          <w:rPr>
            <w:lang w:eastAsia="ru-RU"/>
          </w:rPr>
          <w:t>»</w:t>
        </w:r>
      </w:ins>
      <w:ins w:id="1136" w:author="Екатерина Луткова" w:date="2016-04-01T16:52:00Z">
        <w:r>
          <w:rPr>
            <w:lang w:eastAsia="ru-RU"/>
          </w:rPr>
          <w:t>.</w:t>
        </w:r>
      </w:ins>
      <w:ins w:id="1137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138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139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140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141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142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143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144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145" w:author="Екатерина Луткова" w:date="2016-04-12T11:31:00Z">
        <w:r w:rsidR="009F1258">
          <w:rPr>
            <w:lang w:eastAsia="ru-RU"/>
          </w:rPr>
          <w:t>П</w:t>
        </w:r>
      </w:ins>
      <w:ins w:id="1146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147" w:author="Екатерина Луткова" w:date="2016-04-12T11:31:00Z">
        <w:r w:rsidR="000704E2">
          <w:rPr>
            <w:lang w:eastAsia="ru-RU"/>
          </w:rPr>
          <w:t>Размеры</w:t>
        </w:r>
      </w:ins>
      <w:ins w:id="1148" w:author="Екатерина Луткова" w:date="2016-04-12T11:30:00Z">
        <w:r w:rsidR="000704E2">
          <w:rPr>
            <w:lang w:eastAsia="ru-RU"/>
          </w:rPr>
          <w:t>»</w:t>
        </w:r>
      </w:ins>
      <w:ins w:id="1149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150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51" w:name="_Toc451251827"/>
      <w:r>
        <w:rPr>
          <w:lang w:eastAsia="ru-RU"/>
        </w:rPr>
        <w:lastRenderedPageBreak/>
        <w:t>Расчет массы</w:t>
      </w:r>
      <w:bookmarkEnd w:id="1151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152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153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54" w:name="_Toc451251828"/>
      <w:r>
        <w:rPr>
          <w:lang w:eastAsia="ru-RU"/>
        </w:rPr>
        <w:lastRenderedPageBreak/>
        <w:t>Технологическая карта</w:t>
      </w:r>
      <w:bookmarkEnd w:id="1154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155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  <w:ins w:id="1156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157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59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160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77FF51FC" w14:textId="19705FCB" w:rsidR="00DD780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61" w:author="Екатерина Луткова" w:date="2016-04-21T11:26:00Z">
        <w:r>
          <w:rPr>
            <w:lang w:eastAsia="ru-RU"/>
          </w:rPr>
          <w:t>Марка материала не выбирается из справочника, а з</w:t>
        </w:r>
      </w:ins>
      <w:ins w:id="1162" w:author="Екатерина Луткова" w:date="2016-04-21T11:27:00Z">
        <w:r>
          <w:rPr>
            <w:lang w:eastAsia="ru-RU"/>
          </w:rPr>
          <w:t>а</w:t>
        </w:r>
      </w:ins>
      <w:ins w:id="1163" w:author="Екатерина Луткова" w:date="2016-04-21T11:26:00Z">
        <w:r>
          <w:rPr>
            <w:lang w:eastAsia="ru-RU"/>
          </w:rPr>
          <w:t xml:space="preserve">полняется автоматически из чертежа. </w:t>
        </w:r>
      </w:ins>
      <w:ins w:id="116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16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16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16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16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16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17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171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172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173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  <w:ins w:id="1174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175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176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177" w:author="Екатерина Луткова" w:date="2016-04-21T11:35:00Z">
        <w:r w:rsidR="00A16D0D">
          <w:rPr>
            <w:lang w:eastAsia="ru-RU"/>
          </w:rPr>
          <w:t>–</w:t>
        </w:r>
      </w:ins>
      <w:ins w:id="1178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179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180" w:author="Екатерина Луткова" w:date="2016-04-21T11:34:00Z">
        <w:r w:rsidR="00A16D0D">
          <w:rPr>
            <w:lang w:eastAsia="ru-RU"/>
          </w:rPr>
          <w:t>)</w:t>
        </w:r>
      </w:ins>
      <w:ins w:id="1181" w:author="Екатерина Луткова" w:date="2016-04-21T11:32:00Z">
        <w:r w:rsidR="00A16D0D">
          <w:rPr>
            <w:lang w:eastAsia="ru-RU"/>
          </w:rPr>
          <w:t>.</w:t>
        </w:r>
      </w:ins>
      <w:ins w:id="1182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183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3-4)</w:delText>
        </w:r>
      </w:del>
      <w:ins w:id="1184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185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186" w:author="Екатерина Луткова" w:date="2016-04-01T17:11:00Z">
        <w:r w:rsidR="00836695">
          <w:rPr>
            <w:lang w:eastAsia="ru-RU"/>
          </w:rPr>
          <w:t>»</w:t>
        </w:r>
      </w:ins>
      <w:ins w:id="1187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188" w:name="_Toc451251829"/>
      <w:r>
        <w:rPr>
          <w:lang w:eastAsia="ru-RU"/>
        </w:rPr>
        <w:t>4.5.3 Калькуляция</w:t>
      </w:r>
      <w:bookmarkEnd w:id="1188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«Наименование</w:t>
      </w:r>
      <w:ins w:id="1189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</w:r>
      <w:ins w:id="1190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191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192" w:author="Екатерина Луткова" w:date="2016-04-21T11:41:00Z">
        <w:r w:rsidR="00DB0521">
          <w:rPr>
            <w:lang w:eastAsia="ru-RU"/>
          </w:rPr>
          <w:t>–</w:t>
        </w:r>
      </w:ins>
      <w:ins w:id="1193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194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195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196" w:author="Екатерина Луткова" w:date="2016-04-21T11:44:00Z">
        <w:r w:rsidR="00DB0521">
          <w:rPr>
            <w:lang w:eastAsia="ru-RU"/>
          </w:rPr>
          <w:t>ц</w:t>
        </w:r>
      </w:ins>
      <w:ins w:id="1197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198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199" w:author="Екатерина Луткова" w:date="2016-04-01T17:03:00Z"/>
          <w:lang w:eastAsia="ru-RU"/>
        </w:rPr>
      </w:pPr>
      <w:ins w:id="1200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201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202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203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04" w:author="Екатерина Луткова" w:date="2016-04-19T15:53:00Z"/>
          <w:lang w:eastAsia="ru-RU"/>
        </w:rPr>
      </w:pPr>
      <w:ins w:id="1205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206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207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208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09" w:author="Екатерина Луткова" w:date="2016-04-19T15:53:00Z">
        <w:r>
          <w:rPr>
            <w:lang w:eastAsia="ru-RU"/>
          </w:rPr>
          <w:t xml:space="preserve">!! </w:t>
        </w:r>
      </w:ins>
      <w:ins w:id="1210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211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212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213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14" w:name="OLE_LINK54"/>
            <w:bookmarkStart w:id="1215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214"/>
            <w:bookmarkEnd w:id="1215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16" w:name="OLE_LINK56"/>
            <w:bookmarkStart w:id="1217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216"/>
            <w:bookmarkEnd w:id="1217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18" w:name="OLE_LINK58"/>
            <w:bookmarkStart w:id="1219" w:name="OLE_LINK59"/>
            <w:bookmarkStart w:id="1220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218"/>
            <w:bookmarkEnd w:id="1219"/>
            <w:bookmarkEnd w:id="1220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1" w:name="OLE_LINK60"/>
            <w:bookmarkStart w:id="1222" w:name="OLE_LINK61"/>
            <w:bookmarkStart w:id="1223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221"/>
            <w:bookmarkEnd w:id="1222"/>
            <w:bookmarkEnd w:id="1223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4" w:name="OLE_LINK62"/>
            <w:bookmarkStart w:id="1225" w:name="OLE_LINK63"/>
            <w:bookmarkStart w:id="1226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224"/>
            <w:bookmarkEnd w:id="1225"/>
            <w:bookmarkEnd w:id="1226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7" w:name="OLE_LINK64"/>
            <w:bookmarkStart w:id="1228" w:name="OLE_LINK65"/>
            <w:bookmarkStart w:id="1229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227"/>
            <w:bookmarkEnd w:id="1228"/>
            <w:bookmarkEnd w:id="1229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0" w:name="OLE_LINK66"/>
            <w:bookmarkStart w:id="1231" w:name="OLE_LINK67"/>
            <w:bookmarkStart w:id="1232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230"/>
            <w:bookmarkEnd w:id="1231"/>
            <w:bookmarkEnd w:id="1232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3" w:name="OLE_LINK93"/>
            <w:bookmarkStart w:id="1234" w:name="OLE_LINK94"/>
            <w:bookmarkStart w:id="1235" w:name="OLE_LINK68"/>
            <w:bookmarkStart w:id="1236" w:name="OLE_LINK69"/>
            <w:r w:rsidRPr="00135028">
              <w:rPr>
                <w:szCs w:val="20"/>
                <w:lang w:eastAsia="ru-RU"/>
              </w:rPr>
              <w:t>Итого</w:t>
            </w:r>
            <w:bookmarkEnd w:id="1233"/>
            <w:bookmarkEnd w:id="1234"/>
            <w:r w:rsidRPr="00135028">
              <w:rPr>
                <w:szCs w:val="20"/>
                <w:lang w:eastAsia="ru-RU"/>
              </w:rPr>
              <w:t xml:space="preserve"> (1)</w:t>
            </w:r>
            <w:bookmarkEnd w:id="1235"/>
            <w:bookmarkEnd w:id="1236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7" w:name="OLE_LINK70"/>
            <w:bookmarkStart w:id="1238" w:name="OLE_LINK71"/>
            <w:bookmarkStart w:id="1239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237"/>
            <w:bookmarkEnd w:id="1238"/>
            <w:bookmarkEnd w:id="1239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0" w:name="OLE_LINK72"/>
            <w:bookmarkStart w:id="1241" w:name="OLE_LINK73"/>
            <w:bookmarkStart w:id="1242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240"/>
            <w:bookmarkEnd w:id="1241"/>
            <w:bookmarkEnd w:id="1242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3" w:name="OLE_LINK97"/>
            <w:bookmarkStart w:id="1244" w:name="OLE_LINK98"/>
            <w:bookmarkStart w:id="1245" w:name="OLE_LINK74"/>
            <w:bookmarkStart w:id="1246" w:name="OLE_LINK75"/>
            <w:r w:rsidRPr="00135028">
              <w:rPr>
                <w:szCs w:val="20"/>
                <w:lang w:eastAsia="ru-RU"/>
              </w:rPr>
              <w:t>Итого</w:t>
            </w:r>
            <w:bookmarkEnd w:id="1243"/>
            <w:bookmarkEnd w:id="1244"/>
            <w:r w:rsidRPr="00135028">
              <w:rPr>
                <w:szCs w:val="20"/>
                <w:lang w:eastAsia="ru-RU"/>
              </w:rPr>
              <w:t xml:space="preserve"> (2)</w:t>
            </w:r>
            <w:bookmarkEnd w:id="1245"/>
            <w:bookmarkEnd w:id="1246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247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248" w:name="OLE_LINK76"/>
            <w:bookmarkStart w:id="1249" w:name="OLE_LINK77"/>
            <w:bookmarkStart w:id="1250" w:name="OLE_LINK99"/>
            <w:ins w:id="125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248"/>
            <w:bookmarkEnd w:id="1249"/>
            <w:bookmarkEnd w:id="1250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252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25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4" w:name="OLE_LINK78"/>
            <w:bookmarkStart w:id="1255" w:name="OLE_LINK79"/>
            <w:bookmarkStart w:id="1256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254"/>
            <w:bookmarkEnd w:id="1255"/>
            <w:bookmarkEnd w:id="1256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7" w:name="OLE_LINK80"/>
            <w:bookmarkStart w:id="1258" w:name="OLE_LINK81"/>
            <w:bookmarkStart w:id="1259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257"/>
            <w:bookmarkEnd w:id="1258"/>
            <w:bookmarkEnd w:id="1259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0" w:name="OLE_LINK102"/>
            <w:bookmarkStart w:id="1261" w:name="OLE_LINK103"/>
            <w:bookmarkStart w:id="1262" w:name="OLE_LINK82"/>
            <w:bookmarkStart w:id="1263" w:name="OLE_LINK83"/>
            <w:r w:rsidRPr="00135028">
              <w:rPr>
                <w:szCs w:val="20"/>
                <w:lang w:eastAsia="ru-RU"/>
              </w:rPr>
              <w:t>Цена</w:t>
            </w:r>
            <w:bookmarkEnd w:id="1260"/>
            <w:bookmarkEnd w:id="1261"/>
            <w:r w:rsidRPr="00135028">
              <w:rPr>
                <w:szCs w:val="20"/>
                <w:lang w:eastAsia="ru-RU"/>
              </w:rPr>
              <w:t xml:space="preserve"> </w:t>
            </w:r>
            <w:bookmarkEnd w:id="1262"/>
            <w:bookmarkEnd w:id="1263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4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5" w:name="OLE_LINK84"/>
            <w:bookmarkStart w:id="1266" w:name="OLE_LINK85"/>
            <w:r w:rsidRPr="00135028">
              <w:rPr>
                <w:szCs w:val="20"/>
                <w:lang w:eastAsia="ru-RU"/>
              </w:rPr>
              <w:t>НДС</w:t>
            </w:r>
            <w:bookmarkEnd w:id="1265"/>
            <w:bookmarkEnd w:id="1266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264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7" w:name="OLE_LINK86"/>
            <w:bookmarkStart w:id="1268" w:name="OLE_LINK87"/>
            <w:bookmarkStart w:id="1269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267"/>
            <w:bookmarkEnd w:id="1268"/>
            <w:bookmarkEnd w:id="1269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270" w:name="_Toc451251830"/>
      <w:r>
        <w:rPr>
          <w:noProof/>
          <w:lang w:eastAsia="ru-RU"/>
        </w:rPr>
        <w:t>Условия отбора</w:t>
      </w:r>
      <w:bookmarkEnd w:id="1270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271" w:name="_Toc451251831"/>
      <w:r>
        <w:rPr>
          <w:lang w:eastAsia="ru-RU"/>
        </w:rPr>
        <w:t>Процесс производства. Модуль «Наряд»</w:t>
      </w:r>
      <w:bookmarkEnd w:id="1271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272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273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274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275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276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277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278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279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280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281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282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283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284"/>
        <w:r w:rsidR="00B072B6">
          <w:rPr>
            <w:lang w:eastAsia="ru-RU"/>
          </w:rPr>
          <w:t xml:space="preserve">Сумма </w:t>
        </w:r>
      </w:ins>
      <w:commentRangeEnd w:id="1284"/>
      <w:r w:rsidR="00787A80">
        <w:rPr>
          <w:rStyle w:val="af0"/>
        </w:rPr>
        <w:commentReference w:id="1284"/>
      </w:r>
      <w:ins w:id="1285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28A3EFA9" w14:textId="778ADCF4" w:rsidR="00DD7803" w:rsidRPr="00101CB7" w:rsidRDefault="0053293A" w:rsidP="006E25FC">
      <w:pPr>
        <w:spacing w:before="100" w:beforeAutospacing="1" w:after="100" w:afterAutospacing="1" w:line="360" w:lineRule="auto"/>
        <w:ind w:firstLine="709"/>
        <w:jc w:val="both"/>
      </w:pPr>
      <w:r w:rsidRPr="00101CB7">
        <w:t>В</w:t>
      </w:r>
      <w:r w:rsidR="00DD7803" w:rsidRPr="00101CB7">
        <w:t xml:space="preserve">едется реестр изготовленных </w:t>
      </w:r>
      <w:commentRangeStart w:id="1286"/>
      <w:r w:rsidR="00DD7803" w:rsidRPr="00101CB7">
        <w:t>деталей</w:t>
      </w:r>
      <w:commentRangeEnd w:id="1286"/>
      <w:r w:rsidR="00460563" w:rsidRPr="00101CB7">
        <w:commentReference w:id="1286"/>
      </w:r>
      <w:r w:rsidR="00DD7803" w:rsidRPr="00101CB7">
        <w:t>. Имеется возможность просмотра изготовленного количества деталей</w:t>
      </w:r>
      <w:r w:rsidR="00D30EDF" w:rsidRPr="00101CB7">
        <w:t xml:space="preserve"> (выполненного)</w:t>
      </w:r>
      <w:r w:rsidR="00DD7803" w:rsidRPr="00101CB7">
        <w:t xml:space="preserve"> с начала месяца по текущий день, а также за месяц. Необходимые поля: номер чертежа и количество деталей по нему. </w:t>
      </w:r>
      <w:ins w:id="1287" w:author="Мухамедшин" w:date="2016-05-24T16:39:00Z">
        <w:r w:rsidR="00101CB7" w:rsidRPr="00101CB7">
          <w:t>В поле «Выполнено» проставляется количество, которое было изготовлено по каждому чертежу - это количество суммируется</w:t>
        </w:r>
      </w:ins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</w:t>
      </w:r>
      <w:r w:rsidR="00AF4B7C">
        <w:rPr>
          <w:lang w:eastAsia="ru-RU"/>
        </w:rPr>
        <w:lastRenderedPageBreak/>
        <w:t xml:space="preserve">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Вручную проставляется Уч. (например, формовой)</w:t>
      </w:r>
      <w:r w:rsidR="00DF6907">
        <w:rPr>
          <w:lang w:eastAsia="ru-RU"/>
        </w:rPr>
        <w:t xml:space="preserve"> и время работы пресса в смене.</w:t>
      </w:r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Количество съемов = задание сменное / выход партии.</w:t>
      </w:r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использования пресса = количество съемов* время вулканизации.</w:t>
      </w:r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работы пресса свободное = время работы пресса в смену – (126+104+64 – сумма времен использования конкретного пресса)*1,2.</w:t>
      </w:r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– задание сменное</w:t>
      </w:r>
      <w:r w:rsidR="006363D9">
        <w:rPr>
          <w:lang w:eastAsia="ru-RU"/>
        </w:rPr>
        <w:t xml:space="preserve"> + брак</w:t>
      </w:r>
      <w:r>
        <w:rPr>
          <w:lang w:eastAsia="ru-RU"/>
        </w:rPr>
        <w:t>.</w:t>
      </w:r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Фактически выполненное, брак заводятся вручную.</w:t>
      </w:r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Одновременная работа: если «1», значит работа на прессе последовательная, если «0» (см. рис. 14а), то это </w:t>
      </w:r>
      <w:proofErr w:type="gramStart"/>
      <w:r>
        <w:rPr>
          <w:lang w:eastAsia="ru-RU"/>
        </w:rPr>
        <w:t>значит на 6 прессе одновременно изготавливаются</w:t>
      </w:r>
      <w:proofErr w:type="gramEnd"/>
      <w:r>
        <w:rPr>
          <w:lang w:eastAsia="ru-RU"/>
        </w:rPr>
        <w:t xml:space="preserve"> оба уплотнения.</w:t>
      </w:r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288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289" w:author="Екатерина Луткова" w:date="2016-04-19T16:58:00Z"/>
          <w:noProof/>
          <w:lang w:eastAsia="ru-RU"/>
        </w:rPr>
      </w:pPr>
      <w:ins w:id="1290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291" w:author="Екатерина Луткова" w:date="2016-04-20T13:01:00Z"/>
          <w:noProof/>
          <w:lang w:eastAsia="ru-RU"/>
        </w:rPr>
      </w:pPr>
      <w:ins w:id="1292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293" w:author="Екатерина Луткова" w:date="2016-04-20T13:01:00Z"/>
          <w:noProof/>
          <w:lang w:eastAsia="ru-RU"/>
        </w:rPr>
        <w:pPrChange w:id="1294" w:author="Екатерина Луткова" w:date="2016-04-20T13:01:00Z">
          <w:pPr>
            <w:pStyle w:val="3"/>
            <w:ind w:firstLine="708"/>
          </w:pPr>
        </w:pPrChange>
      </w:pPr>
      <w:del w:id="129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29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29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298" w:author="Екатерина Луткова" w:date="2016-04-20T13:01:00Z"/>
          <w:lang w:eastAsia="ru-RU"/>
        </w:rPr>
      </w:pPr>
      <w:del w:id="129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300" w:author="Екатерина Луткова" w:date="2016-04-20T13:01:00Z"/>
          <w:lang w:eastAsia="ru-RU"/>
        </w:rPr>
        <w:pPrChange w:id="130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0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303" w:author="Екатерина Луткова" w:date="2016-04-20T13:01:00Z"/>
          <w:lang w:eastAsia="ru-RU"/>
        </w:rPr>
        <w:pPrChange w:id="130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0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306" w:author="Екатерина Луткова" w:date="2016-04-20T13:01:00Z"/>
          <w:lang w:eastAsia="ru-RU"/>
        </w:rPr>
        <w:pPrChange w:id="130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0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309" w:author="Екатерина Луткова" w:date="2016-04-20T13:01:00Z"/>
          <w:lang w:eastAsia="ru-RU"/>
        </w:rPr>
        <w:pPrChange w:id="131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312" w:author="Екатерина Луткова" w:date="2016-04-20T13:01:00Z"/>
          <w:lang w:eastAsia="ru-RU"/>
        </w:rPr>
        <w:pPrChange w:id="131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315" w:author="Екатерина Луткова" w:date="2016-04-20T13:01:00Z"/>
          <w:lang w:eastAsia="ru-RU"/>
        </w:rPr>
        <w:pPrChange w:id="13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318" w:author="Екатерина Луткова" w:date="2016-04-20T13:01:00Z"/>
          <w:lang w:eastAsia="ru-RU"/>
        </w:rPr>
        <w:pPrChange w:id="1319" w:author="Екатерина Луткова" w:date="2016-04-20T13:01:00Z">
          <w:pPr>
            <w:pStyle w:val="a4"/>
          </w:pPr>
        </w:pPrChange>
      </w:pPr>
      <w:del w:id="132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321" w:author="Екатерина Луткова" w:date="2016-04-20T13:01:00Z"/>
          <w:lang w:eastAsia="ru-RU"/>
        </w:rPr>
        <w:pPrChange w:id="1322" w:author="Екатерина Луткова" w:date="2016-04-20T13:01:00Z">
          <w:pPr>
            <w:pStyle w:val="a4"/>
          </w:pPr>
        </w:pPrChange>
      </w:pPr>
      <w:del w:id="132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2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325" w:author="Екатерина Луткова" w:date="2016-04-20T13:01:00Z"/>
          <w:lang w:eastAsia="ru-RU"/>
        </w:rPr>
        <w:pPrChange w:id="1326" w:author="Екатерина Луткова" w:date="2016-04-20T13:01:00Z">
          <w:pPr>
            <w:pStyle w:val="3"/>
            <w:ind w:firstLine="708"/>
          </w:pPr>
        </w:pPrChange>
      </w:pPr>
      <w:del w:id="1327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328" w:author="Екатерина Луткова" w:date="2016-04-20T13:01:00Z"/>
          <w:lang w:eastAsia="ru-RU"/>
        </w:rPr>
        <w:pPrChange w:id="1329" w:author="Екатерина Луткова" w:date="2016-04-20T13:01:00Z">
          <w:pPr>
            <w:ind w:firstLine="709"/>
          </w:pPr>
        </w:pPrChange>
      </w:pPr>
      <w:del w:id="1330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331" w:author="Екатерина Луткова" w:date="2016-04-20T13:01:00Z"/>
          <w:lang w:eastAsia="ru-RU"/>
        </w:rPr>
        <w:pPrChange w:id="133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33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334" w:author="Екатерина Луткова" w:date="2016-04-20T13:01:00Z"/>
          <w:lang w:eastAsia="ru-RU"/>
        </w:rPr>
        <w:pPrChange w:id="133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36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337" w:author="Екатерина Луткова" w:date="2016-04-20T13:01:00Z"/>
          <w:lang w:eastAsia="ru-RU"/>
        </w:rPr>
        <w:pPrChange w:id="133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39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340" w:author="Екатерина Луткова" w:date="2016-04-20T13:01:00Z"/>
          <w:lang w:eastAsia="ru-RU"/>
        </w:rPr>
        <w:pPrChange w:id="134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2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343" w:author="Екатерина Луткова" w:date="2016-04-20T13:01:00Z"/>
        </w:rPr>
        <w:pPrChange w:id="134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45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346" w:author="Екатерина Луткова" w:date="2016-04-20T13:01:00Z"/>
        </w:rPr>
        <w:pPrChange w:id="134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48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349" w:author="Екатерина Луткова" w:date="2016-04-20T13:01:00Z"/>
        </w:rPr>
        <w:pPrChange w:id="135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1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352" w:author="Екатерина Луткова" w:date="2016-04-20T13:01:00Z"/>
        </w:rPr>
        <w:pPrChange w:id="135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4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355" w:author="Екатерина Луткова" w:date="2016-04-20T13:01:00Z"/>
        </w:rPr>
        <w:pPrChange w:id="135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7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358" w:author="Екатерина Луткова" w:date="2016-04-20T13:01:00Z"/>
          <w:lang w:eastAsia="ru-RU"/>
        </w:rPr>
        <w:pPrChange w:id="135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0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361" w:author="Екатерина Луткова" w:date="2016-04-20T13:01:00Z"/>
          <w:lang w:eastAsia="ru-RU"/>
        </w:rPr>
        <w:pPrChange w:id="1362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3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364" w:author="Екатерина Луткова" w:date="2016-04-20T13:01:00Z"/>
          <w:lang w:eastAsia="ru-RU"/>
        </w:rPr>
        <w:pPrChange w:id="1365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67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368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369" w:name="_Toc451251832"/>
      <w:commentRangeStart w:id="1370"/>
      <w:r>
        <w:rPr>
          <w:lang w:eastAsia="ru-RU"/>
        </w:rPr>
        <w:t>Модуль «Отгрузка»</w:t>
      </w:r>
      <w:bookmarkEnd w:id="1369"/>
      <w:commentRangeEnd w:id="1370"/>
      <w:r w:rsidR="00BF38CE">
        <w:rPr>
          <w:rStyle w:val="af0"/>
          <w:rFonts w:eastAsia="Calibri"/>
          <w:b w:val="0"/>
        </w:rPr>
        <w:commentReference w:id="1370"/>
      </w:r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</w:t>
      </w:r>
      <w:commentRangeStart w:id="1371"/>
      <w:r w:rsidRPr="0050217A">
        <w:rPr>
          <w:lang w:eastAsia="ru-RU"/>
        </w:rPr>
        <w:t xml:space="preserve">по замене брака </w:t>
      </w:r>
      <w:commentRangeEnd w:id="1371"/>
      <w:r w:rsidR="00B4152C">
        <w:rPr>
          <w:rStyle w:val="af0"/>
        </w:rPr>
        <w:commentReference w:id="1371"/>
      </w:r>
      <w:r w:rsidRPr="0050217A">
        <w:rPr>
          <w:lang w:eastAsia="ru-RU"/>
        </w:rPr>
        <w:t xml:space="preserve">к номеру документа добавляется литер «Б», в цене проставляется «0». При </w:t>
      </w:r>
      <w:commentRangeStart w:id="1372"/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</w:t>
      </w:r>
      <w:commentRangeEnd w:id="1372"/>
      <w:r w:rsidR="00B4152C">
        <w:rPr>
          <w:rStyle w:val="af0"/>
        </w:rPr>
        <w:commentReference w:id="1372"/>
      </w:r>
      <w:r w:rsidRPr="0050217A">
        <w:rPr>
          <w:lang w:eastAsia="ru-RU"/>
        </w:rPr>
        <w:t>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</w:t>
      </w:r>
      <w:commentRangeStart w:id="1373"/>
      <w:r>
        <w:rPr>
          <w:lang w:eastAsia="ru-RU"/>
        </w:rPr>
        <w:t>Прописывается вручную</w:t>
      </w:r>
      <w:commentRangeEnd w:id="1373"/>
      <w:r w:rsidR="00B4152C">
        <w:rPr>
          <w:rStyle w:val="af0"/>
        </w:rPr>
        <w:commentReference w:id="1373"/>
      </w:r>
      <w:r>
        <w:rPr>
          <w:lang w:eastAsia="ru-RU"/>
        </w:rPr>
        <w:t xml:space="preserve">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07D1F92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Далее заполняются поля таблицы для товарной накладной. Выбирается номер чертежа, слева появляется соответствующая ему группа и наименование детали. </w:t>
      </w:r>
      <w:commentRangeStart w:id="1374"/>
      <w:r>
        <w:rPr>
          <w:lang w:eastAsia="ru-RU"/>
        </w:rPr>
        <w:t>Код</w:t>
      </w:r>
      <w:commentRangeEnd w:id="1374"/>
      <w:r w:rsidR="00B4152C">
        <w:rPr>
          <w:rStyle w:val="af0"/>
        </w:rPr>
        <w:commentReference w:id="1374"/>
      </w:r>
      <w:r>
        <w:rPr>
          <w:lang w:eastAsia="ru-RU"/>
        </w:rPr>
        <w:t xml:space="preserve">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</w:t>
      </w:r>
      <w:ins w:id="1375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376" w:author="Екатерина Луткова" w:date="2016-05-17T11:55:00Z">
        <w:r w:rsidR="0069220B">
          <w:rPr>
            <w:lang w:eastAsia="ru-RU"/>
          </w:rPr>
          <w:t xml:space="preserve"> </w:t>
        </w:r>
        <w:commentRangeStart w:id="1377"/>
        <w:r w:rsidR="0069220B">
          <w:rPr>
            <w:lang w:eastAsia="ru-RU"/>
          </w:rPr>
          <w:t>Партия берется из модуля «Наряд»</w:t>
        </w:r>
      </w:ins>
      <w:commentRangeEnd w:id="1377"/>
      <w:r w:rsidR="00B4152C">
        <w:rPr>
          <w:rStyle w:val="af0"/>
        </w:rPr>
        <w:commentReference w:id="1377"/>
      </w:r>
      <w:del w:id="1378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379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</w:t>
      </w:r>
      <w:commentRangeStart w:id="1380"/>
      <w:r>
        <w:rPr>
          <w:lang w:eastAsia="ru-RU"/>
        </w:rPr>
        <w:t>сумма без НДС и с учетом НДС</w:t>
      </w:r>
      <w:commentRangeEnd w:id="1380"/>
      <w:r w:rsidR="00B4152C">
        <w:rPr>
          <w:rStyle w:val="af0"/>
        </w:rPr>
        <w:commentReference w:id="1380"/>
      </w:r>
      <w:r>
        <w:rPr>
          <w:lang w:eastAsia="ru-RU"/>
        </w:rPr>
        <w:t xml:space="preserve">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Считается </w:t>
      </w:r>
      <w:commentRangeStart w:id="1381"/>
      <w:r>
        <w:rPr>
          <w:lang w:eastAsia="ru-RU"/>
        </w:rPr>
        <w:t xml:space="preserve">масса нетто </w:t>
      </w:r>
      <w:commentRangeEnd w:id="1381"/>
      <w:r w:rsidR="00B4152C">
        <w:rPr>
          <w:rStyle w:val="af0"/>
        </w:rPr>
        <w:commentReference w:id="1381"/>
      </w:r>
      <w:r>
        <w:rPr>
          <w:lang w:eastAsia="ru-RU"/>
        </w:rPr>
        <w:t>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382" w:name="_Toc451251833"/>
      <w:commentRangeStart w:id="1383"/>
      <w:r>
        <w:rPr>
          <w:lang w:eastAsia="ru-RU"/>
        </w:rPr>
        <w:t>1 ТТН</w:t>
      </w:r>
      <w:bookmarkEnd w:id="1382"/>
      <w:commentRangeEnd w:id="1383"/>
      <w:r w:rsidR="005B1F70">
        <w:rPr>
          <w:rStyle w:val="af0"/>
          <w:rFonts w:eastAsia="Calibri"/>
          <w:b w:val="0"/>
        </w:rPr>
        <w:commentReference w:id="1383"/>
      </w:r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384"/>
      <w:r>
        <w:rPr>
          <w:lang w:eastAsia="ru-RU"/>
        </w:rPr>
        <w:t>Номер присваивается автоматически</w:t>
      </w:r>
      <w:commentRangeEnd w:id="1384"/>
      <w:r w:rsidR="005B1F70">
        <w:rPr>
          <w:rStyle w:val="af0"/>
        </w:rPr>
        <w:commentReference w:id="1384"/>
      </w:r>
      <w:r>
        <w:rPr>
          <w:lang w:eastAsia="ru-RU"/>
        </w:rPr>
        <w:t>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385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385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386" w:name="_Toc451251835"/>
      <w:r>
        <w:rPr>
          <w:lang w:eastAsia="ru-RU"/>
        </w:rPr>
        <w:t>4.7.3 Счет-фактура</w:t>
      </w:r>
      <w:bookmarkEnd w:id="1386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387" w:name="_Toc451251836"/>
      <w:r>
        <w:rPr>
          <w:lang w:eastAsia="ru-RU"/>
        </w:rPr>
        <w:t>4.7.4 Товарно-транспортная накладная</w:t>
      </w:r>
      <w:bookmarkEnd w:id="1387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388" w:name="_Toc451251837"/>
      <w:r>
        <w:rPr>
          <w:lang w:eastAsia="ru-RU"/>
        </w:rPr>
        <w:t>4.7.5 Паспорт</w:t>
      </w:r>
      <w:bookmarkEnd w:id="1388"/>
    </w:p>
    <w:p w14:paraId="4E07FDD1" w14:textId="77777777" w:rsidR="00D32A6E" w:rsidDel="00362A64" w:rsidRDefault="00D32A6E" w:rsidP="005B1F70">
      <w:pPr>
        <w:spacing w:before="100" w:beforeAutospacing="1" w:after="100" w:afterAutospacing="1" w:line="360" w:lineRule="auto"/>
        <w:ind w:firstLine="709"/>
        <w:jc w:val="both"/>
        <w:rPr>
          <w:del w:id="1389" w:author="Екатерина Луткова" w:date="2016-04-20T13:02:00Z"/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20275B08" w14:textId="77777777" w:rsidR="00362A64" w:rsidRDefault="00362A64" w:rsidP="005B1F70">
      <w:pPr>
        <w:pStyle w:val="3"/>
        <w:ind w:firstLine="709"/>
        <w:rPr>
          <w:lang w:eastAsia="ru-RU"/>
        </w:rPr>
      </w:pPr>
      <w:bookmarkStart w:id="1390" w:name="_Toc451251838"/>
      <w:r>
        <w:rPr>
          <w:lang w:eastAsia="ru-RU"/>
        </w:rPr>
        <w:t>4.7.6 Универсальный передаточный документ</w:t>
      </w:r>
      <w:bookmarkEnd w:id="1390"/>
    </w:p>
    <w:p w14:paraId="1B32F6A6" w14:textId="03C10910" w:rsidR="001E1753" w:rsidRDefault="00362A64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см. приложение № 11 к договору 2016-04-01 от 1 апреля 2016 г.</w:t>
      </w:r>
    </w:p>
    <w:p w14:paraId="2CE1F157" w14:textId="5BC4F86C" w:rsidR="00295E57" w:rsidRDefault="00295E57" w:rsidP="005B1F70">
      <w:pPr>
        <w:pStyle w:val="2"/>
        <w:numPr>
          <w:ilvl w:val="1"/>
          <w:numId w:val="18"/>
        </w:numPr>
        <w:ind w:left="0" w:firstLine="709"/>
        <w:rPr>
          <w:lang w:eastAsia="ru-RU"/>
        </w:rPr>
      </w:pPr>
      <w:bookmarkStart w:id="1391" w:name="_Toc451251839"/>
      <w:r>
        <w:rPr>
          <w:lang w:eastAsia="ru-RU"/>
        </w:rPr>
        <w:t>Модуль «Отчеты»</w:t>
      </w:r>
      <w:bookmarkEnd w:id="1391"/>
    </w:p>
    <w:p w14:paraId="22729BB1" w14:textId="1A95120D" w:rsidR="00C42FE2" w:rsidRDefault="00C42FE2" w:rsidP="00C42FE2">
      <w:pPr>
        <w:pStyle w:val="3"/>
        <w:ind w:firstLine="708"/>
        <w:rPr>
          <w:lang w:eastAsia="ru-RU"/>
        </w:rPr>
      </w:pPr>
      <w:bookmarkStart w:id="1392" w:name="_Toc451251840"/>
      <w:commentRangeStart w:id="1393"/>
      <w:r>
        <w:rPr>
          <w:lang w:eastAsia="ru-RU"/>
        </w:rPr>
        <w:t>4.8.1.  Сводный отчет по способу изготовления</w:t>
      </w:r>
      <w:bookmarkEnd w:id="1392"/>
      <w:commentRangeEnd w:id="1393"/>
      <w:r w:rsidR="005A1EE3">
        <w:rPr>
          <w:rStyle w:val="af0"/>
          <w:rFonts w:eastAsia="Calibri"/>
          <w:b w:val="0"/>
        </w:rPr>
        <w:commentReference w:id="1393"/>
      </w:r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 следующую информацию по заявкам:</w:t>
      </w:r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lastRenderedPageBreak/>
        <w:t>Номер заявки;</w:t>
      </w:r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Группировка ведется по </w:t>
      </w:r>
      <w:commentRangeStart w:id="1394"/>
      <w:r>
        <w:rPr>
          <w:lang w:eastAsia="ru-RU"/>
        </w:rPr>
        <w:t xml:space="preserve">всем способам изготовления </w:t>
      </w:r>
      <w:commentRangeEnd w:id="1394"/>
      <w:r w:rsidR="005A1EE3">
        <w:rPr>
          <w:rStyle w:val="af0"/>
        </w:rPr>
        <w:commentReference w:id="1394"/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5FDA7B9C" w14:textId="72976E0A" w:rsidR="00575532" w:rsidRDefault="00C42FE2" w:rsidP="005B1F70">
      <w:pPr>
        <w:ind w:firstLine="709"/>
        <w:rPr>
          <w:lang w:eastAsia="ru-RU"/>
        </w:rPr>
      </w:pPr>
      <w:r>
        <w:rPr>
          <w:lang w:eastAsia="ru-RU"/>
        </w:rPr>
        <w:t>Отчет формируется за заданный период (предусмотреть ввод диапазона дат: с … по …).</w:t>
      </w:r>
    </w:p>
    <w:p w14:paraId="57FBB458" w14:textId="7305C699" w:rsidR="00C42FE2" w:rsidRDefault="00C42FE2" w:rsidP="00C42FE2">
      <w:pPr>
        <w:pStyle w:val="3"/>
        <w:ind w:firstLine="708"/>
        <w:rPr>
          <w:lang w:eastAsia="ru-RU"/>
        </w:rPr>
      </w:pPr>
      <w:bookmarkStart w:id="1395" w:name="_Toc451251841"/>
      <w:r>
        <w:rPr>
          <w:lang w:eastAsia="ru-RU"/>
        </w:rPr>
        <w:t>4.8.2.  Заказы и отгрузка по чертежу</w:t>
      </w:r>
      <w:bookmarkEnd w:id="1395"/>
    </w:p>
    <w:p w14:paraId="6E4280FD" w14:textId="6D8F6A6E" w:rsidR="00C42FE2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Данный отчет содержит информацию о количестве заказанной и отгруженной продукции и разнице между ними, которая показывает с</w:t>
      </w:r>
      <w:r w:rsidR="00CE3CB8">
        <w:rPr>
          <w:lang w:eastAsia="ru-RU"/>
        </w:rPr>
        <w:t>колько деталей нужно изготовить (см. рис.).</w:t>
      </w:r>
    </w:p>
    <w:p w14:paraId="5504B7A8" w14:textId="651DD23D" w:rsidR="0045628D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Содержит следующие поля:</w:t>
      </w:r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чертежа;</w:t>
      </w:r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Наименование детали;</w:t>
      </w:r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Заказчик;</w:t>
      </w:r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Номер заявки</w:t>
      </w:r>
      <w:r w:rsidR="00362A64">
        <w:rPr>
          <w:lang w:eastAsia="ru-RU"/>
        </w:rPr>
        <w:t xml:space="preserve"> (заявок, если данный чертеж был заказан в нескольких заявках)</w:t>
      </w:r>
      <w:r>
        <w:rPr>
          <w:lang w:eastAsia="ru-RU"/>
        </w:rPr>
        <w:t>;</w:t>
      </w:r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регистрации заявки (-</w:t>
      </w:r>
      <w:proofErr w:type="spellStart"/>
      <w:r>
        <w:rPr>
          <w:lang w:eastAsia="ru-RU"/>
        </w:rPr>
        <w:t>ок</w:t>
      </w:r>
      <w:proofErr w:type="spellEnd"/>
      <w:r>
        <w:rPr>
          <w:lang w:eastAsia="ru-RU"/>
        </w:rPr>
        <w:t>);</w:t>
      </w:r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заявленного по заявке (-</w:t>
      </w:r>
      <w:proofErr w:type="spellStart"/>
      <w:r>
        <w:rPr>
          <w:lang w:eastAsia="ru-RU"/>
        </w:rPr>
        <w:t>кам</w:t>
      </w:r>
      <w:proofErr w:type="spellEnd"/>
      <w:r>
        <w:rPr>
          <w:lang w:eastAsia="ru-RU"/>
        </w:rPr>
        <w:t>);</w:t>
      </w:r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товарной накладной (-ых) (при отгрузке);</w:t>
      </w:r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commentRangeStart w:id="1396"/>
      <w:r>
        <w:rPr>
          <w:lang w:eastAsia="ru-RU"/>
        </w:rPr>
        <w:t xml:space="preserve">Количество </w:t>
      </w:r>
      <w:proofErr w:type="gramStart"/>
      <w:r>
        <w:rPr>
          <w:lang w:eastAsia="ru-RU"/>
        </w:rPr>
        <w:t>отгруженного</w:t>
      </w:r>
      <w:proofErr w:type="gramEnd"/>
      <w:r>
        <w:rPr>
          <w:lang w:eastAsia="ru-RU"/>
        </w:rPr>
        <w:t xml:space="preserve"> по накладной</w:t>
      </w:r>
      <w:commentRangeEnd w:id="1396"/>
      <w:r w:rsidR="005A1EE3">
        <w:rPr>
          <w:rStyle w:val="af0"/>
        </w:rPr>
        <w:commentReference w:id="1396"/>
      </w:r>
      <w:r>
        <w:rPr>
          <w:lang w:eastAsia="ru-RU"/>
        </w:rPr>
        <w:t>;</w:t>
      </w:r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  <w:pPrChange w:id="1397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r>
        <w:rPr>
          <w:lang w:eastAsia="ru-RU"/>
        </w:rPr>
        <w:t xml:space="preserve">Разница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>количество заявленного – количество отгруженного).</w:t>
      </w:r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r w:rsidR="00CE3CB8">
        <w:rPr>
          <w:lang w:eastAsia="ru-RU"/>
        </w:rPr>
        <w:t>за заданный период по конкретному чертежу, так же по всем чертежам.</w:t>
      </w:r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62273C" wp14:editId="69592851">
            <wp:extent cx="6202045" cy="309753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93C" w14:textId="187C0508" w:rsidR="00C42FE2" w:rsidRDefault="00C42FE2" w:rsidP="00C42FE2">
      <w:pPr>
        <w:pStyle w:val="3"/>
        <w:ind w:firstLine="708"/>
        <w:rPr>
          <w:noProof/>
          <w:lang w:eastAsia="ru-RU"/>
        </w:rPr>
      </w:pPr>
      <w:bookmarkStart w:id="1398" w:name="_Toc451251842"/>
      <w:r>
        <w:rPr>
          <w:lang w:eastAsia="ru-RU"/>
        </w:rPr>
        <w:t xml:space="preserve">4.8.3. </w:t>
      </w:r>
      <w:r>
        <w:rPr>
          <w:noProof/>
          <w:lang w:eastAsia="ru-RU"/>
        </w:rPr>
        <w:t xml:space="preserve"> </w:t>
      </w:r>
      <w:commentRangeStart w:id="1399"/>
      <w:r>
        <w:rPr>
          <w:noProof/>
          <w:lang w:eastAsia="ru-RU"/>
        </w:rPr>
        <w:t>Учет переработанного материала</w:t>
      </w:r>
      <w:bookmarkEnd w:id="1398"/>
      <w:commentRangeEnd w:id="1399"/>
      <w:r w:rsidR="005A1EE3">
        <w:rPr>
          <w:rStyle w:val="af0"/>
          <w:rFonts w:eastAsia="Calibri"/>
          <w:b w:val="0"/>
        </w:rPr>
        <w:commentReference w:id="1399"/>
      </w:r>
    </w:p>
    <w:p w14:paraId="6827EAB0" w14:textId="77777777" w:rsidR="00C42FE2" w:rsidRDefault="00C42FE2" w:rsidP="00C42FE2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 (из «Наряда»);</w:t>
      </w:r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 (из «Наряда»);</w:t>
      </w:r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Использовано материала (выполнено деталей 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042553DB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270EA811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55441B8B" w14:textId="762A7BC5" w:rsidR="00C42FE2" w:rsidRDefault="00C42FE2" w:rsidP="00C42FE2">
      <w:pPr>
        <w:pStyle w:val="3"/>
        <w:ind w:firstLine="708"/>
        <w:rPr>
          <w:lang w:eastAsia="ru-RU"/>
        </w:rPr>
      </w:pPr>
      <w:bookmarkStart w:id="1400" w:name="_Toc451251843"/>
      <w:r>
        <w:rPr>
          <w:lang w:eastAsia="ru-RU"/>
        </w:rPr>
        <w:t>4.8.4.  Учет прямых затрат на заявку</w:t>
      </w:r>
      <w:bookmarkEnd w:id="1400"/>
    </w:p>
    <w:p w14:paraId="30E180EF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Выбирается номер заявки и формируется сводная таблица.</w:t>
      </w:r>
    </w:p>
    <w:p w14:paraId="561C17B5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Анализ ведется по единице детали в заявке, а так же по всей заявке.</w:t>
      </w:r>
    </w:p>
    <w:p w14:paraId="0EC64E27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Цена детали – цена по чертежу из модуля «Чертежи».</w:t>
      </w:r>
    </w:p>
    <w:p w14:paraId="68B0E803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 xml:space="preserve">% доли прямых затрат = «по </w:t>
      </w:r>
      <w:commentRangeStart w:id="1401"/>
      <w:r>
        <w:rPr>
          <w:lang w:eastAsia="ru-RU"/>
        </w:rPr>
        <w:t xml:space="preserve">калькуляции </w:t>
      </w:r>
      <w:commentRangeEnd w:id="1401"/>
      <w:r w:rsidR="005B1F70">
        <w:rPr>
          <w:rStyle w:val="af0"/>
        </w:rPr>
        <w:commentReference w:id="1401"/>
      </w:r>
      <w:r>
        <w:rPr>
          <w:lang w:eastAsia="ru-RU"/>
        </w:rPr>
        <w:t xml:space="preserve">на шт.» * 100 </w:t>
      </w:r>
      <w:r w:rsidRPr="002E2A46">
        <w:rPr>
          <w:lang w:eastAsia="ru-RU"/>
        </w:rPr>
        <w:t>/</w:t>
      </w:r>
      <w:r>
        <w:rPr>
          <w:lang w:eastAsia="ru-RU"/>
        </w:rPr>
        <w:t xml:space="preserve"> «цена».</w:t>
      </w:r>
    </w:p>
    <w:p w14:paraId="65C19D9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По калькуляции = «по калькуляции на шт.» * количество деталей.</w:t>
      </w:r>
    </w:p>
    <w:p w14:paraId="4FC8B121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Сумма на прочие расходы = «сумма по заявке» - «Всего по калькуляции».</w:t>
      </w:r>
    </w:p>
    <w:p w14:paraId="61402D0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 w:rsidRPr="00E457D0">
        <w:rPr>
          <w:noProof/>
          <w:lang w:eastAsia="ru-RU"/>
        </w:rPr>
        <w:lastRenderedPageBreak/>
        <w:drawing>
          <wp:inline distT="0" distB="0" distL="0" distR="0" wp14:anchorId="760D6BC4" wp14:editId="7BEC3DCD">
            <wp:extent cx="6438900" cy="325172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1277" cy="3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E9E" w14:textId="345FA108" w:rsidR="00C42FE2" w:rsidRDefault="00C42FE2" w:rsidP="00C42FE2">
      <w:pPr>
        <w:pStyle w:val="3"/>
        <w:ind w:firstLine="708"/>
        <w:rPr>
          <w:lang w:eastAsia="ru-RU"/>
        </w:rPr>
      </w:pPr>
      <w:bookmarkStart w:id="1402" w:name="_Toc451251844"/>
      <w:r>
        <w:rPr>
          <w:lang w:eastAsia="ru-RU"/>
        </w:rPr>
        <w:t xml:space="preserve">4.8.5.  </w:t>
      </w:r>
      <w:commentRangeStart w:id="1403"/>
      <w:r>
        <w:rPr>
          <w:lang w:eastAsia="ru-RU"/>
        </w:rPr>
        <w:t>Учет прямых затрат на наряд</w:t>
      </w:r>
      <w:bookmarkEnd w:id="1402"/>
      <w:commentRangeEnd w:id="1403"/>
      <w:r w:rsidR="005A1EE3">
        <w:rPr>
          <w:rStyle w:val="af0"/>
          <w:rFonts w:eastAsia="Calibri"/>
          <w:b w:val="0"/>
        </w:rPr>
        <w:commentReference w:id="1403"/>
      </w:r>
    </w:p>
    <w:p w14:paraId="64F09BB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04"/>
      <w:r>
        <w:rPr>
          <w:lang w:eastAsia="ru-RU"/>
        </w:rPr>
        <w:t>выполнено деталей</w:t>
      </w:r>
      <w:commentRangeEnd w:id="1404"/>
      <w:r w:rsidR="005A1EE3">
        <w:rPr>
          <w:rStyle w:val="af0"/>
        </w:rPr>
        <w:commentReference w:id="1404"/>
      </w:r>
      <w:r>
        <w:rPr>
          <w:lang w:eastAsia="ru-RU"/>
        </w:rPr>
        <w:t>;</w:t>
      </w:r>
    </w:p>
    <w:p w14:paraId="23031167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7BF5211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11BC321E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7BDB578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28B8C8F4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</w:t>
      </w:r>
      <w:r w:rsidRPr="005A1EE3">
        <w:rPr>
          <w:b/>
          <w:lang w:eastAsia="ru-RU"/>
          <w:rPrChange w:id="1405" w:author="Мухамедшин" w:date="2016-05-24T16:19:00Z">
            <w:rPr>
              <w:lang w:eastAsia="ru-RU"/>
            </w:rPr>
          </w:rPrChange>
        </w:rPr>
        <w:t>фактической калькуляции</w:t>
      </w:r>
      <w:r>
        <w:rPr>
          <w:lang w:eastAsia="ru-RU"/>
        </w:rPr>
        <w:t xml:space="preserve">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174AE101" w14:textId="527D8510" w:rsidR="00C42FE2" w:rsidRDefault="00C42FE2" w:rsidP="00C42FE2">
      <w:pPr>
        <w:pStyle w:val="3"/>
        <w:ind w:firstLine="708"/>
        <w:rPr>
          <w:lang w:eastAsia="ru-RU"/>
        </w:rPr>
      </w:pPr>
      <w:bookmarkStart w:id="1406" w:name="_Toc451251845"/>
      <w:r>
        <w:rPr>
          <w:lang w:eastAsia="ru-RU"/>
        </w:rPr>
        <w:t xml:space="preserve">4.8.6. </w:t>
      </w:r>
      <w:commentRangeStart w:id="1407"/>
      <w:r>
        <w:rPr>
          <w:lang w:eastAsia="ru-RU"/>
        </w:rPr>
        <w:t>Учет прямых затрат на отгрузку</w:t>
      </w:r>
      <w:bookmarkEnd w:id="1406"/>
      <w:commentRangeEnd w:id="1407"/>
      <w:r w:rsidR="005A1EE3">
        <w:rPr>
          <w:rStyle w:val="af0"/>
          <w:rFonts w:eastAsia="Calibri"/>
          <w:b w:val="0"/>
        </w:rPr>
        <w:commentReference w:id="1407"/>
      </w:r>
    </w:p>
    <w:p w14:paraId="2EA6A2F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08"/>
      <w:r>
        <w:rPr>
          <w:lang w:eastAsia="ru-RU"/>
        </w:rPr>
        <w:t>отгружено деталей</w:t>
      </w:r>
      <w:commentRangeEnd w:id="1408"/>
      <w:r w:rsidR="005A1EE3">
        <w:rPr>
          <w:rStyle w:val="af0"/>
        </w:rPr>
        <w:commentReference w:id="1408"/>
      </w:r>
      <w:r>
        <w:rPr>
          <w:lang w:eastAsia="ru-RU"/>
        </w:rPr>
        <w:t>;</w:t>
      </w:r>
    </w:p>
    <w:p w14:paraId="523994A2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</w:t>
      </w:r>
      <w:commentRangeStart w:id="1409"/>
      <w:r>
        <w:t>сумма</w:t>
      </w:r>
      <w:commentRangeEnd w:id="1409"/>
      <w:r w:rsidR="006B202C">
        <w:rPr>
          <w:rStyle w:val="af0"/>
        </w:rPr>
        <w:commentReference w:id="1409"/>
      </w:r>
      <w:r>
        <w:t>);</w:t>
      </w:r>
    </w:p>
    <w:p w14:paraId="0607E00D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772AF3FD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45DF23A0" w14:textId="77777777" w:rsidR="00C42FE2" w:rsidRDefault="00C42FE2" w:rsidP="00C42FE2">
      <w:pPr>
        <w:numPr>
          <w:ilvl w:val="0"/>
          <w:numId w:val="32"/>
        </w:numPr>
        <w:jc w:val="both"/>
      </w:pPr>
      <w:r>
        <w:lastRenderedPageBreak/>
        <w:t>электроэнергия для формовых(сумма);</w:t>
      </w:r>
    </w:p>
    <w:p w14:paraId="1C668E9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Группировка осуществлена по </w:t>
      </w:r>
      <w:commentRangeStart w:id="1410"/>
      <w:r>
        <w:rPr>
          <w:lang w:eastAsia="ru-RU"/>
        </w:rPr>
        <w:t>номеру документа</w:t>
      </w:r>
      <w:commentRangeEnd w:id="1410"/>
      <w:r w:rsidR="006B202C">
        <w:rPr>
          <w:rStyle w:val="af0"/>
        </w:rPr>
        <w:commentReference w:id="1410"/>
      </w:r>
      <w:r>
        <w:rPr>
          <w:lang w:eastAsia="ru-RU"/>
        </w:rPr>
        <w:t>. В конце ставится итого по накладной.</w:t>
      </w:r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63E2390A" w14:textId="60319AD6" w:rsidR="00C42FE2" w:rsidRDefault="00362A64" w:rsidP="006B202C">
      <w:pPr>
        <w:pStyle w:val="3"/>
        <w:ind w:firstLine="709"/>
        <w:rPr>
          <w:lang w:eastAsia="ru-RU"/>
        </w:rPr>
      </w:pPr>
      <w:bookmarkStart w:id="1411" w:name="_Toc451251846"/>
      <w:r>
        <w:rPr>
          <w:lang w:eastAsia="ru-RU"/>
        </w:rPr>
        <w:t>4.8.7</w:t>
      </w:r>
      <w:commentRangeStart w:id="1412"/>
      <w:r>
        <w:rPr>
          <w:lang w:eastAsia="ru-RU"/>
        </w:rPr>
        <w:t>. Отчет по заработной плате</w:t>
      </w:r>
      <w:bookmarkEnd w:id="1411"/>
      <w:commentRangeEnd w:id="1412"/>
      <w:r w:rsidR="006B202C">
        <w:rPr>
          <w:rStyle w:val="af0"/>
          <w:rFonts w:eastAsia="Calibri"/>
          <w:b w:val="0"/>
        </w:rPr>
        <w:commentReference w:id="1412"/>
      </w:r>
    </w:p>
    <w:p w14:paraId="2CAC11BF" w14:textId="77CDB331" w:rsidR="00362A64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>Отчет формируется из модуля «Наряд».</w:t>
      </w:r>
    </w:p>
    <w:p w14:paraId="42AB8828" w14:textId="6C77C014" w:rsidR="00362A64" w:rsidRPr="00575532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 xml:space="preserve">Формируется по конкретному исполнителю (сотруднику), так же по всем исполнителям (сотрудникам) за текущий день и за заданный месяц. В данном отчете приводится основная заработная плата (берется из «Наряда»). </w:t>
      </w:r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1413" w:name="_Toc451251847"/>
      <w:r>
        <w:rPr>
          <w:lang w:eastAsia="ru-RU"/>
        </w:rPr>
        <w:t>4.</w:t>
      </w:r>
      <w:ins w:id="1414" w:author="Екатерина Луткова" w:date="2016-04-20T12:07:00Z">
        <w:r w:rsidR="00295E57">
          <w:rPr>
            <w:lang w:eastAsia="ru-RU"/>
          </w:rPr>
          <w:t>9</w:t>
        </w:r>
      </w:ins>
      <w:del w:id="1415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1413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23B4C761" w:rsidR="00FD3E1A" w:rsidRDefault="00FD3E1A" w:rsidP="00FD3E1A">
      <w:pPr>
        <w:pStyle w:val="3"/>
        <w:ind w:firstLine="708"/>
      </w:pPr>
      <w:bookmarkStart w:id="1416" w:name="_Toc451251848"/>
      <w:r>
        <w:t>4.</w:t>
      </w:r>
      <w:r w:rsidR="00295E57">
        <w:t>9</w:t>
      </w:r>
      <w:r>
        <w:t>.1 Реестр брака</w:t>
      </w:r>
      <w:bookmarkEnd w:id="1416"/>
      <w:r w:rsidR="00DD7803">
        <w:t xml:space="preserve"> </w:t>
      </w:r>
    </w:p>
    <w:p w14:paraId="0B34B9FA" w14:textId="77777777" w:rsidR="00FD3E1A" w:rsidRDefault="00FD3E1A" w:rsidP="00FD3E1A">
      <w:pPr>
        <w:jc w:val="both"/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r>
        <w:tab/>
        <w:t>Реестр выводится по всем исполнителям, а так же есть возможность выбора конкретного исполнителя.</w:t>
      </w:r>
    </w:p>
    <w:p w14:paraId="00CF576F" w14:textId="77777777" w:rsidR="00FD3E1A" w:rsidRDefault="00FD3E1A" w:rsidP="00FD3E1A">
      <w:pPr>
        <w:jc w:val="both"/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 w:rsidP="00CB1252">
      <w:pPr>
        <w:pStyle w:val="a4"/>
        <w:numPr>
          <w:ilvl w:val="0"/>
          <w:numId w:val="38"/>
        </w:numPr>
        <w:jc w:val="both"/>
      </w:pPr>
      <w:r>
        <w:t>заявка;</w:t>
      </w:r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</w:pPr>
      <w:r>
        <w:t>материал;</w:t>
      </w:r>
    </w:p>
    <w:p w14:paraId="7538D445" w14:textId="2E57C614" w:rsidR="00495E8B" w:rsidRDefault="00495E8B" w:rsidP="00FD3E1A">
      <w:pPr>
        <w:numPr>
          <w:ilvl w:val="0"/>
          <w:numId w:val="28"/>
        </w:numPr>
        <w:jc w:val="both"/>
      </w:pPr>
      <w:r>
        <w:t>убыток по материалу, кг (</w:t>
      </w:r>
      <w:commentRangeStart w:id="1417"/>
      <w:r>
        <w:t xml:space="preserve">вес детали </w:t>
      </w:r>
      <w:proofErr w:type="gramStart"/>
      <w:r>
        <w:t>по</w:t>
      </w:r>
      <w:proofErr w:type="gramEnd"/>
      <w:r>
        <w:t xml:space="preserve"> </w:t>
      </w:r>
      <w:proofErr w:type="gramStart"/>
      <w:r>
        <w:t>черт</w:t>
      </w:r>
      <w:commentRangeEnd w:id="1417"/>
      <w:proofErr w:type="gramEnd"/>
      <w:r w:rsidR="006B202C">
        <w:rPr>
          <w:rStyle w:val="af0"/>
        </w:rPr>
        <w:commentReference w:id="1417"/>
      </w:r>
      <w:r>
        <w:t>. из модуля «Чертежи»</w:t>
      </w:r>
      <w:r w:rsidR="003F5BA8">
        <w:t xml:space="preserve">  * </w:t>
      </w:r>
      <w:r>
        <w:t xml:space="preserve"> умножается на количество брака);</w:t>
      </w:r>
    </w:p>
    <w:p w14:paraId="31095FAB" w14:textId="7B45EF98" w:rsidR="00495E8B" w:rsidRDefault="00495E8B" w:rsidP="00FD3E1A">
      <w:pPr>
        <w:numPr>
          <w:ilvl w:val="0"/>
          <w:numId w:val="28"/>
        </w:numPr>
        <w:jc w:val="both"/>
      </w:pPr>
      <w:r>
        <w:t xml:space="preserve">убыток материала, </w:t>
      </w:r>
      <w:proofErr w:type="spellStart"/>
      <w:r>
        <w:t>руб</w:t>
      </w:r>
      <w:proofErr w:type="spellEnd"/>
      <w:r>
        <w:t xml:space="preserve"> (цена материала из справочника «Материалы» </w:t>
      </w:r>
      <w:r w:rsidR="003F5BA8">
        <w:t>* умножается вес детали по черт</w:t>
      </w:r>
      <w:proofErr w:type="gramStart"/>
      <w:r w:rsidR="003F5BA8">
        <w:t>.</w:t>
      </w:r>
      <w:proofErr w:type="gramEnd"/>
      <w:r w:rsidR="003F5BA8">
        <w:t xml:space="preserve">* </w:t>
      </w:r>
      <w:proofErr w:type="gramStart"/>
      <w:r w:rsidR="003F5BA8">
        <w:t>к</w:t>
      </w:r>
      <w:proofErr w:type="gramEnd"/>
      <w:r w:rsidR="003F5BA8">
        <w:t>оличество брака);</w:t>
      </w:r>
    </w:p>
    <w:p w14:paraId="69740773" w14:textId="2CC7F702" w:rsidR="003F5BA8" w:rsidRDefault="003F5BA8" w:rsidP="00FD3E1A">
      <w:pPr>
        <w:numPr>
          <w:ilvl w:val="0"/>
          <w:numId w:val="28"/>
        </w:numPr>
        <w:jc w:val="both"/>
      </w:pPr>
      <w:r>
        <w:t xml:space="preserve">прямые затраты (берутся из </w:t>
      </w:r>
      <w:r w:rsidRPr="006B202C">
        <w:rPr>
          <w:b/>
          <w:rPrChange w:id="1418" w:author="Мухамедшин" w:date="2016-05-24T16:32:00Z">
            <w:rPr/>
          </w:rPrChange>
        </w:rPr>
        <w:t>плановой</w:t>
      </w:r>
      <w:r>
        <w:t xml:space="preserve"> калькуляции):</w:t>
      </w:r>
    </w:p>
    <w:p w14:paraId="234EC20A" w14:textId="4127CADC" w:rsidR="003F5BA8" w:rsidRDefault="003F5BA8" w:rsidP="00CB1252">
      <w:pPr>
        <w:ind w:left="1416"/>
        <w:jc w:val="both"/>
      </w:pPr>
      <w:r>
        <w:t>- транспортные, руб.;</w:t>
      </w:r>
    </w:p>
    <w:p w14:paraId="2E9E2514" w14:textId="1F002EAB" w:rsidR="003F5BA8" w:rsidRDefault="003F5BA8" w:rsidP="00CB1252">
      <w:pPr>
        <w:ind w:left="1416"/>
        <w:jc w:val="both"/>
      </w:pPr>
      <w:r>
        <w:t>- основная заработная плата, руб.;</w:t>
      </w:r>
    </w:p>
    <w:p w14:paraId="650B2192" w14:textId="2363348D" w:rsidR="003F5BA8" w:rsidRDefault="003F5BA8" w:rsidP="00CB1252">
      <w:pPr>
        <w:ind w:left="1416"/>
        <w:jc w:val="both"/>
      </w:pPr>
      <w:r>
        <w:t xml:space="preserve">- дополнительная </w:t>
      </w:r>
      <w:proofErr w:type="spellStart"/>
      <w:r>
        <w:t>зп</w:t>
      </w:r>
      <w:proofErr w:type="spellEnd"/>
      <w:r>
        <w:t>, руб.;</w:t>
      </w:r>
    </w:p>
    <w:p w14:paraId="7713DADE" w14:textId="476CC9D1" w:rsidR="003F5BA8" w:rsidRDefault="003F5BA8" w:rsidP="00CB1252">
      <w:pPr>
        <w:ind w:left="1416"/>
        <w:jc w:val="both"/>
      </w:pPr>
      <w:r>
        <w:t>- отчисления ЕСН, руб.;</w:t>
      </w:r>
    </w:p>
    <w:p w14:paraId="50B83F9A" w14:textId="63CB67DB" w:rsidR="003F5BA8" w:rsidRDefault="003F5BA8" w:rsidP="00CB1252">
      <w:pPr>
        <w:ind w:left="1416"/>
        <w:jc w:val="both"/>
      </w:pPr>
      <w:r>
        <w:t>- электроэнергия для формовых, руб.;</w:t>
      </w:r>
    </w:p>
    <w:p w14:paraId="0E5BD940" w14:textId="255D647B" w:rsidR="003F5BA8" w:rsidRDefault="003F5BA8" w:rsidP="00CB1252">
      <w:pPr>
        <w:ind w:left="1416"/>
        <w:jc w:val="both"/>
      </w:pPr>
      <w:r>
        <w:t>- электроэнергия прочая, руб.</w:t>
      </w:r>
    </w:p>
    <w:p w14:paraId="6BE02C60" w14:textId="425A77DA" w:rsidR="000D4006" w:rsidRDefault="000D4006" w:rsidP="00CB1252">
      <w:pPr>
        <w:pStyle w:val="2"/>
        <w:spacing w:before="100" w:beforeAutospacing="1" w:after="100" w:afterAutospacing="1" w:line="360" w:lineRule="auto"/>
        <w:ind w:left="1129" w:firstLine="0"/>
        <w:jc w:val="both"/>
      </w:pPr>
      <w:bookmarkStart w:id="1419" w:name="_Toc451251849"/>
      <w:r>
        <w:t>4.</w:t>
      </w:r>
      <w:r w:rsidR="00295E57">
        <w:t>10</w:t>
      </w:r>
      <w:r>
        <w:t xml:space="preserve"> Журнал прихода материалов</w:t>
      </w:r>
      <w:bookmarkEnd w:id="1419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420" w:name="OLE_LINK104"/>
            <w:bookmarkStart w:id="1421" w:name="OLE_LINK105"/>
            <w:bookmarkStart w:id="1422" w:name="OLE_LINK128"/>
            <w:r>
              <w:rPr>
                <w:szCs w:val="24"/>
              </w:rPr>
              <w:t>№ СФ</w:t>
            </w:r>
            <w:bookmarkEnd w:id="1420"/>
            <w:bookmarkEnd w:id="1421"/>
            <w:bookmarkEnd w:id="1422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23" w:name="OLE_LINK106"/>
            <w:bookmarkStart w:id="1424" w:name="OLE_LINK108"/>
            <w:bookmarkStart w:id="1425" w:name="OLE_LINK129"/>
            <w:r w:rsidRPr="00135028">
              <w:rPr>
                <w:szCs w:val="20"/>
              </w:rPr>
              <w:t>Поставщик</w:t>
            </w:r>
            <w:bookmarkEnd w:id="1423"/>
            <w:bookmarkEnd w:id="1424"/>
            <w:bookmarkEnd w:id="1425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26" w:name="OLE_LINK109"/>
            <w:bookmarkStart w:id="1427" w:name="OLE_LINK110"/>
            <w:bookmarkStart w:id="1428" w:name="OLE_LINK130"/>
            <w:r>
              <w:rPr>
                <w:szCs w:val="20"/>
              </w:rPr>
              <w:lastRenderedPageBreak/>
              <w:t>Сумма по СФ</w:t>
            </w:r>
            <w:bookmarkEnd w:id="1426"/>
            <w:bookmarkEnd w:id="1427"/>
            <w:bookmarkEnd w:id="1428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29" w:name="OLE_LINK111"/>
            <w:bookmarkStart w:id="1430" w:name="OLE_LINK112"/>
            <w:bookmarkStart w:id="1431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1429"/>
            <w:bookmarkEnd w:id="1430"/>
            <w:bookmarkEnd w:id="1431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32" w:name="OLE_LINK113"/>
            <w:bookmarkStart w:id="1433" w:name="OLE_LINK114"/>
            <w:r w:rsidRPr="00135028">
              <w:rPr>
                <w:szCs w:val="20"/>
              </w:rPr>
              <w:t>№ накладной</w:t>
            </w:r>
            <w:bookmarkEnd w:id="1432"/>
            <w:bookmarkEnd w:id="1433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34" w:name="OLE_LINK115"/>
            <w:bookmarkStart w:id="1435" w:name="OLE_LINK116"/>
            <w:r w:rsidRPr="00135028">
              <w:rPr>
                <w:szCs w:val="20"/>
              </w:rPr>
              <w:t>Материал</w:t>
            </w:r>
            <w:bookmarkEnd w:id="1434"/>
            <w:bookmarkEnd w:id="1435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36" w:name="OLE_LINK117"/>
            <w:bookmarkStart w:id="1437" w:name="OLE_LINK118"/>
            <w:bookmarkStart w:id="1438" w:name="OLE_LINK119"/>
            <w:r>
              <w:rPr>
                <w:szCs w:val="20"/>
              </w:rPr>
              <w:t>Единицы измерения</w:t>
            </w:r>
            <w:bookmarkEnd w:id="1436"/>
            <w:bookmarkEnd w:id="1437"/>
            <w:bookmarkEnd w:id="1438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39" w:name="OLE_LINK120"/>
            <w:bookmarkStart w:id="1440" w:name="OLE_LINK121"/>
            <w:r w:rsidRPr="00135028">
              <w:rPr>
                <w:szCs w:val="20"/>
              </w:rPr>
              <w:t>Цена</w:t>
            </w:r>
            <w:bookmarkEnd w:id="1439"/>
            <w:bookmarkEnd w:id="1440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41" w:name="OLE_LINK122"/>
            <w:bookmarkStart w:id="1442" w:name="OLE_LINK123"/>
            <w:r w:rsidRPr="00135028">
              <w:rPr>
                <w:szCs w:val="20"/>
              </w:rPr>
              <w:t>Количество</w:t>
            </w:r>
            <w:bookmarkEnd w:id="1441"/>
            <w:bookmarkEnd w:id="1442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43" w:name="OLE_LINK124"/>
            <w:bookmarkStart w:id="1444" w:name="OLE_LINK125"/>
            <w:r w:rsidRPr="00135028">
              <w:rPr>
                <w:szCs w:val="20"/>
              </w:rPr>
              <w:t>Сумма</w:t>
            </w:r>
            <w:bookmarkEnd w:id="1443"/>
            <w:bookmarkEnd w:id="1444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45" w:name="OLE_LINK126"/>
            <w:bookmarkStart w:id="1446" w:name="OLE_LINK127"/>
            <w:r>
              <w:rPr>
                <w:szCs w:val="20"/>
              </w:rPr>
              <w:t>Передано</w:t>
            </w:r>
            <w:bookmarkEnd w:id="1445"/>
            <w:bookmarkEnd w:id="1446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/>
    <w:p w14:paraId="1D477144" w14:textId="01D95CFC" w:rsidR="003F5BA8" w:rsidRDefault="003F5BA8" w:rsidP="00642CA6">
      <w:pPr>
        <w:ind w:firstLine="708"/>
      </w:pPr>
      <w:r>
        <w:t>Предусмотреть формирование отчета по приходу конкретного материала за заданный период:</w:t>
      </w:r>
    </w:p>
    <w:p w14:paraId="42A88B6C" w14:textId="4242F7AD" w:rsidR="00DD7803" w:rsidRDefault="00295E57" w:rsidP="00101CB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447" w:name="_Toc451251850"/>
      <w:commentRangeStart w:id="1448"/>
      <w:r w:rsidR="00DD7803">
        <w:t>Журнал учета оплаченной и отгруженной продукции</w:t>
      </w:r>
      <w:bookmarkEnd w:id="1447"/>
      <w:commentRangeEnd w:id="1448"/>
      <w:r w:rsidR="00101CB7">
        <w:rPr>
          <w:rStyle w:val="af0"/>
          <w:rFonts w:eastAsia="Calibri"/>
          <w:b w:val="0"/>
        </w:rPr>
        <w:commentReference w:id="1448"/>
      </w:r>
    </w:p>
    <w:p w14:paraId="12701A46" w14:textId="057EB588" w:rsidR="00CB1252" w:rsidRDefault="00CB1252" w:rsidP="006E25FC">
      <w:pPr>
        <w:spacing w:before="100" w:beforeAutospacing="1" w:after="100" w:afterAutospacing="1" w:line="360" w:lineRule="auto"/>
        <w:ind w:firstLine="709"/>
        <w:jc w:val="both"/>
        <w:rPr>
          <w:ins w:id="1449" w:author="Мухамедшин" w:date="2016-05-24T15:57:00Z"/>
        </w:rPr>
      </w:pPr>
      <w:ins w:id="1450" w:author="Мухамедшин" w:date="2016-05-24T15:57:00Z">
        <w:r>
          <w:t>Ведется в разрезе заявок.</w:t>
        </w:r>
      </w:ins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</w:t>
      </w:r>
      <w:proofErr w:type="gramStart"/>
      <w:r>
        <w:t>.</w:t>
      </w:r>
      <w:proofErr w:type="gramEnd"/>
      <w:r w:rsidR="007154D3">
        <w:t xml:space="preserve"> (</w:t>
      </w:r>
      <w:proofErr w:type="gramStart"/>
      <w:r w:rsidR="007154D3">
        <w:t>а</w:t>
      </w:r>
      <w:proofErr w:type="gramEnd"/>
      <w:r w:rsidR="007154D3">
        <w:t xml:space="preserve">вто расширяемые – это возможность добавить строку в случае частичной оплаты). </w:t>
      </w:r>
      <w:commentRangeStart w:id="1451"/>
      <w:r w:rsidR="007154D3">
        <w:t>То есть заказчик уже не выбирается, заполняются только суммы, даты выплат по этой заявке</w:t>
      </w:r>
      <w:commentRangeEnd w:id="1451"/>
      <w:r w:rsidR="00CB1252">
        <w:rPr>
          <w:rStyle w:val="af0"/>
        </w:rPr>
        <w:commentReference w:id="1451"/>
      </w:r>
      <w:r w:rsidR="007154D3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34CBA4BF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Заказчик автоматически подтягивается из заявки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037BF33B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Общая с</w:t>
            </w:r>
            <w:r w:rsidR="00DD7803" w:rsidRPr="00135028">
              <w:rPr>
                <w:szCs w:val="24"/>
              </w:rPr>
              <w:t>умма по счету, руб.</w:t>
            </w:r>
            <w:ins w:id="1452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r>
              <w:rPr>
                <w:szCs w:val="24"/>
              </w:rPr>
              <w:t>(с НДС)</w:t>
            </w:r>
          </w:p>
        </w:tc>
        <w:tc>
          <w:tcPr>
            <w:tcW w:w="2648" w:type="dxa"/>
          </w:tcPr>
          <w:p w14:paraId="40A02D3D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CB1252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CB1252">
              <w:rPr>
                <w:szCs w:val="24"/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  <w:ins w:id="1453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454"/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commentRangeEnd w:id="1454"/>
            <w:proofErr w:type="spellEnd"/>
            <w:r w:rsidR="00CB1252">
              <w:rPr>
                <w:rStyle w:val="af0"/>
              </w:rPr>
              <w:commentReference w:id="1454"/>
            </w:r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6A80E60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455"/>
            <w:r w:rsidRPr="00135028">
              <w:rPr>
                <w:szCs w:val="24"/>
              </w:rPr>
              <w:t>Сумма</w:t>
            </w:r>
            <w:commentRangeEnd w:id="1455"/>
            <w:r w:rsidR="00CB1252">
              <w:rPr>
                <w:rStyle w:val="af0"/>
              </w:rPr>
              <w:commentReference w:id="1455"/>
            </w:r>
            <w:r w:rsidRPr="00135028">
              <w:rPr>
                <w:szCs w:val="24"/>
              </w:rPr>
              <w:t>, руб.</w:t>
            </w:r>
            <w:r>
              <w:rPr>
                <w:szCs w:val="24"/>
              </w:rPr>
              <w:t xml:space="preserve"> Заполняется вручную</w:t>
            </w:r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CB1252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1456" w:author="Мухамедшин" w:date="2016-05-24T16:16:00Z"/>
        </w:rPr>
      </w:pPr>
      <w:bookmarkStart w:id="1457" w:name="_Toc451251851"/>
      <w:r>
        <w:t>Журнал учета оснастки</w:t>
      </w:r>
      <w:bookmarkEnd w:id="1457"/>
    </w:p>
    <w:p w14:paraId="46F709E7" w14:textId="0E43BABD" w:rsidR="005A1EE3" w:rsidRPr="005A1EE3" w:rsidRDefault="005A1EE3" w:rsidP="005A1EE3">
      <w:pPr>
        <w:pPrChange w:id="1458" w:author="Мухамедшин" w:date="2016-05-24T16:16:00Z">
          <w:pPr>
            <w:pStyle w:val="2"/>
            <w:numPr>
              <w:ilvl w:val="1"/>
              <w:numId w:val="51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1459" w:author="Мухамедшин" w:date="2016-05-24T16:16:00Z">
        <w:r>
          <w:t>Ведется в разрезе чертежей.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A35CE5">
        <w:trPr>
          <w:jc w:val="center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154D3" w:rsidRPr="00135028" w14:paraId="08F181AC" w14:textId="77777777" w:rsidTr="00A35CE5">
        <w:trPr>
          <w:jc w:val="center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5D5A39" w:rsidRPr="00135028" w14:paraId="3996D8FF" w14:textId="77777777" w:rsidTr="00A35CE5">
        <w:trPr>
          <w:jc w:val="center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оснастки</w:t>
            </w:r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Соответствует номеру чертежа. Выбирается из списка или при помощи </w:t>
            </w:r>
            <w:proofErr w:type="spellStart"/>
            <w:r>
              <w:rPr>
                <w:szCs w:val="24"/>
              </w:rPr>
              <w:t>автоподстановки</w:t>
            </w:r>
            <w:proofErr w:type="spellEnd"/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 (15)</w:t>
            </w:r>
          </w:p>
        </w:tc>
      </w:tr>
      <w:tr w:rsidR="007154D3" w:rsidRPr="00135028" w14:paraId="3FE2BF12" w14:textId="77777777" w:rsidTr="00A35CE5">
        <w:trPr>
          <w:jc w:val="center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Появляется автоматически при выборе номера чертежа (</w:t>
            </w:r>
            <w:r w:rsidRPr="000E1787">
              <w:rPr>
                <w:b/>
                <w:szCs w:val="24"/>
              </w:rPr>
              <w:t>наименование</w:t>
            </w:r>
            <w:r>
              <w:rPr>
                <w:szCs w:val="24"/>
              </w:rPr>
              <w:t xml:space="preserve"> оснастка хранится в справочнике «Оснастка»)</w:t>
            </w:r>
          </w:p>
        </w:tc>
        <w:tc>
          <w:tcPr>
            <w:tcW w:w="2648" w:type="dxa"/>
          </w:tcPr>
          <w:p w14:paraId="13B5C8BD" w14:textId="401FC17B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5D5A39" w:rsidRPr="00135028" w14:paraId="5A9CBC3F" w14:textId="77777777" w:rsidTr="00A35CE5">
        <w:trPr>
          <w:jc w:val="center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форм. Появляется автоматически при выборе номера чертежа </w:t>
            </w:r>
          </w:p>
        </w:tc>
        <w:tc>
          <w:tcPr>
            <w:tcW w:w="2648" w:type="dxa"/>
          </w:tcPr>
          <w:p w14:paraId="2F90A1D2" w14:textId="45F97786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7FBAEA7" w14:textId="77777777" w:rsidTr="00A35CE5">
        <w:trPr>
          <w:jc w:val="center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231C26" w14:textId="17C7C82A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F73AB20" w14:textId="77777777" w:rsidTr="00A35CE5">
        <w:trPr>
          <w:jc w:val="center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CA217E" w14:textId="313B59BD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(5)</w:t>
            </w:r>
          </w:p>
        </w:tc>
      </w:tr>
      <w:tr w:rsidR="007154D3" w:rsidRPr="00135028" w14:paraId="623A95FB" w14:textId="77777777" w:rsidTr="00A35CE5">
        <w:trPr>
          <w:jc w:val="center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 оснастки. Заполняется вручную</w:t>
            </w:r>
          </w:p>
        </w:tc>
        <w:tc>
          <w:tcPr>
            <w:tcW w:w="2648" w:type="dxa"/>
          </w:tcPr>
          <w:p w14:paraId="1629F221" w14:textId="0901C820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5D5A39" w:rsidRPr="00135028" w14:paraId="0FDD9BBC" w14:textId="77777777" w:rsidTr="00A35CE5">
        <w:trPr>
          <w:jc w:val="center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рабочих дней. </w:t>
            </w:r>
            <w:r>
              <w:rPr>
                <w:szCs w:val="24"/>
              </w:rPr>
              <w:lastRenderedPageBreak/>
              <w:t>Заполняется вручную</w:t>
            </w:r>
          </w:p>
        </w:tc>
        <w:tc>
          <w:tcPr>
            <w:tcW w:w="2648" w:type="dxa"/>
          </w:tcPr>
          <w:p w14:paraId="109A7094" w14:textId="52358A4E" w:rsidR="005D5A39" w:rsidRPr="00CB1252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lastRenderedPageBreak/>
              <w:t>Char(3)</w:t>
            </w:r>
          </w:p>
        </w:tc>
      </w:tr>
      <w:tr w:rsidR="007154D3" w:rsidRPr="00135028" w14:paraId="5C77CF9A" w14:textId="77777777" w:rsidTr="00A35CE5">
        <w:trPr>
          <w:jc w:val="center"/>
        </w:trPr>
        <w:tc>
          <w:tcPr>
            <w:tcW w:w="3547" w:type="dxa"/>
          </w:tcPr>
          <w:p w14:paraId="55862C80" w14:textId="0AD7EC0C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Дата изготовления</w:t>
            </w:r>
          </w:p>
        </w:tc>
        <w:tc>
          <w:tcPr>
            <w:tcW w:w="3297" w:type="dxa"/>
          </w:tcPr>
          <w:p w14:paraId="1766035E" w14:textId="74E129F2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2648" w:type="dxa"/>
          </w:tcPr>
          <w:p w14:paraId="3F9BF0F5" w14:textId="3E7D57F6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135028" w14:paraId="341F26C0" w14:textId="77777777" w:rsidTr="00A35CE5">
        <w:trPr>
          <w:jc w:val="center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7154D3" w:rsidRPr="00135028" w14:paraId="2D7B227A" w14:textId="77777777" w:rsidTr="00A35CE5">
        <w:trPr>
          <w:jc w:val="center"/>
        </w:trPr>
        <w:tc>
          <w:tcPr>
            <w:tcW w:w="3547" w:type="dxa"/>
          </w:tcPr>
          <w:p w14:paraId="7B6436A9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4E91EAE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EEE77EA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7154D3" w:rsidRPr="00135028" w14:paraId="2372A841" w14:textId="77777777" w:rsidTr="00A35CE5">
        <w:trPr>
          <w:jc w:val="center"/>
        </w:trPr>
        <w:tc>
          <w:tcPr>
            <w:tcW w:w="3547" w:type="dxa"/>
          </w:tcPr>
          <w:p w14:paraId="67E66D52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0DFCDC2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89767B7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7154D3" w:rsidRPr="00135028" w14:paraId="17895080" w14:textId="77777777" w:rsidTr="00A35CE5">
        <w:trPr>
          <w:jc w:val="center"/>
        </w:trPr>
        <w:tc>
          <w:tcPr>
            <w:tcW w:w="3547" w:type="dxa"/>
          </w:tcPr>
          <w:p w14:paraId="00AD981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1EB1437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1176D9AC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474F89E1" w14:textId="77777777" w:rsidR="007154D3" w:rsidRPr="00A35CE5" w:rsidRDefault="007154D3" w:rsidP="000E1787">
      <w:pPr>
        <w:pStyle w:val="a4"/>
        <w:ind w:left="1129"/>
      </w:pPr>
    </w:p>
    <w:p w14:paraId="34D67ADE" w14:textId="014769DC" w:rsidR="00FF1128" w:rsidRDefault="00295E57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460" w:name="_Toc451251852"/>
      <w:r w:rsidR="00FF1128">
        <w:t>Журнал вальцовщика</w:t>
      </w:r>
      <w:bookmarkEnd w:id="1460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0E1787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0E1787">
              <w:rPr>
                <w:szCs w:val="24"/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461" w:name="OLE_LINK132"/>
            <w:bookmarkStart w:id="1462" w:name="OLE_LINK133"/>
            <w:bookmarkStart w:id="1463" w:name="OLE_LINK134"/>
            <w:bookmarkStart w:id="1464" w:name="OLE_LINK135"/>
            <w:bookmarkStart w:id="1465" w:name="OLE_LINK136"/>
            <w:r>
              <w:t>Дата</w:t>
            </w:r>
            <w:bookmarkEnd w:id="1461"/>
            <w:bookmarkEnd w:id="1462"/>
            <w:bookmarkEnd w:id="1463"/>
            <w:bookmarkEnd w:id="1464"/>
            <w:bookmarkEnd w:id="1465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0E1787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0E1787"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466" w:name="OLE_LINK137"/>
            <w:bookmarkStart w:id="1467" w:name="OLE_LINK138"/>
            <w:bookmarkStart w:id="1468" w:name="OLE_LINK148"/>
            <w:r>
              <w:t>Заказчик</w:t>
            </w:r>
            <w:bookmarkEnd w:id="1466"/>
            <w:bookmarkEnd w:id="1467"/>
            <w:bookmarkEnd w:id="1468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469" w:name="OLE_LINK139"/>
            <w:bookmarkStart w:id="1470" w:name="OLE_LINK140"/>
            <w:bookmarkStart w:id="1471" w:name="OLE_LINK149"/>
            <w:r>
              <w:t>Чертеж</w:t>
            </w:r>
            <w:bookmarkEnd w:id="1469"/>
            <w:bookmarkEnd w:id="1470"/>
            <w:bookmarkEnd w:id="1471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472" w:name="OLE_LINK141"/>
            <w:bookmarkStart w:id="1473" w:name="OLE_LINK142"/>
            <w:bookmarkStart w:id="1474" w:name="OLE_LINK150"/>
            <w:r>
              <w:t>Материал</w:t>
            </w:r>
            <w:bookmarkEnd w:id="1472"/>
            <w:bookmarkEnd w:id="1473"/>
            <w:bookmarkEnd w:id="1474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475"/>
            <w:r w:rsidRPr="007E697D">
              <w:rPr>
                <w:szCs w:val="24"/>
              </w:rPr>
              <w:t>Наименовани</w:t>
            </w:r>
            <w:proofErr w:type="gramStart"/>
            <w:r w:rsidRPr="007E697D">
              <w:rPr>
                <w:szCs w:val="24"/>
              </w:rPr>
              <w:t>е(</w:t>
            </w:r>
            <w:proofErr w:type="gramEnd"/>
            <w:r w:rsidRPr="007E697D">
              <w:rPr>
                <w:szCs w:val="24"/>
              </w:rPr>
              <w:t>обозначение) материала</w:t>
            </w:r>
            <w:commentRangeEnd w:id="1475"/>
            <w:r w:rsidR="005A1EE3">
              <w:rPr>
                <w:rStyle w:val="af0"/>
              </w:rPr>
              <w:commentReference w:id="1475"/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476" w:name="OLE_LINK143"/>
            <w:bookmarkStart w:id="1477" w:name="OLE_LINK144"/>
            <w:bookmarkStart w:id="1478" w:name="_Hlk450314913"/>
            <w:r>
              <w:t>Количество деталей</w:t>
            </w:r>
            <w:bookmarkEnd w:id="1476"/>
            <w:bookmarkEnd w:id="1477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479" w:name="OLE_LINK145"/>
            <w:bookmarkStart w:id="1480" w:name="OLE_LINK146"/>
            <w:bookmarkStart w:id="1481" w:name="OLE_LINK154"/>
            <w:bookmarkEnd w:id="1478"/>
            <w:commentRangeStart w:id="1482"/>
            <w:r>
              <w:t>Партия</w:t>
            </w:r>
            <w:bookmarkEnd w:id="1479"/>
            <w:bookmarkEnd w:id="1480"/>
            <w:bookmarkEnd w:id="1481"/>
          </w:p>
        </w:tc>
        <w:tc>
          <w:tcPr>
            <w:tcW w:w="3260" w:type="dxa"/>
          </w:tcPr>
          <w:p w14:paraId="6D9A4493" w14:textId="6CF630AB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  <w:commentRangeEnd w:id="1482"/>
            <w:r w:rsidR="000E1787">
              <w:rPr>
                <w:rStyle w:val="af0"/>
              </w:rPr>
              <w:commentReference w:id="1482"/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483" w:name="OLE_LINK147"/>
            <w:bookmarkStart w:id="1484" w:name="OLE_LINK155"/>
            <w:r>
              <w:t>Примечание</w:t>
            </w:r>
            <w:bookmarkEnd w:id="1483"/>
            <w:bookmarkEnd w:id="1484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485" w:name="_Toc451251853"/>
      <w:r>
        <w:t>Распоряжение на отгрузку</w:t>
      </w:r>
      <w:r w:rsidR="0038185E">
        <w:t xml:space="preserve"> (</w:t>
      </w:r>
      <w:commentRangeStart w:id="1486"/>
      <w:r w:rsidR="0038185E">
        <w:t>журнал</w:t>
      </w:r>
      <w:commentRangeEnd w:id="1486"/>
      <w:r w:rsidR="000E1787">
        <w:rPr>
          <w:rStyle w:val="af0"/>
          <w:rFonts w:eastAsia="Calibri"/>
          <w:b w:val="0"/>
        </w:rPr>
        <w:commentReference w:id="1486"/>
      </w:r>
      <w:r w:rsidR="0038185E">
        <w:t>)</w:t>
      </w:r>
      <w:bookmarkEnd w:id="1485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commentRangeStart w:id="1487"/>
            <w:r>
              <w:t>Партия</w:t>
            </w:r>
          </w:p>
        </w:tc>
        <w:tc>
          <w:tcPr>
            <w:tcW w:w="3427" w:type="dxa"/>
          </w:tcPr>
          <w:p w14:paraId="33DD51BF" w14:textId="78386ED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</w:t>
            </w:r>
            <w:r>
              <w:lastRenderedPageBreak/>
              <w:t xml:space="preserve">из </w:t>
            </w:r>
            <w:r w:rsidR="00910A02">
              <w:t>текущей</w:t>
            </w:r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lastRenderedPageBreak/>
              <w:t>Char</w:t>
            </w:r>
            <w:r w:rsidRPr="0038185E">
              <w:t>(30)</w:t>
            </w:r>
            <w:commentRangeEnd w:id="1487"/>
            <w:r w:rsidR="000E1787">
              <w:rPr>
                <w:rStyle w:val="af0"/>
              </w:rPr>
              <w:commentReference w:id="1487"/>
            </w:r>
          </w:p>
        </w:tc>
      </w:tr>
    </w:tbl>
    <w:p w14:paraId="6CE06E22" w14:textId="77777777" w:rsidR="00DD7803" w:rsidRDefault="00DD7803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488" w:name="_Toc451251854"/>
      <w:r>
        <w:lastRenderedPageBreak/>
        <w:t>Модуль «</w:t>
      </w:r>
      <w:r w:rsidRPr="005A357F">
        <w:t xml:space="preserve">Расход </w:t>
      </w:r>
      <w:commentRangeStart w:id="1489"/>
      <w:r w:rsidRPr="005A357F">
        <w:t>материалов</w:t>
      </w:r>
      <w:commentRangeEnd w:id="1489"/>
      <w:r w:rsidR="000E1787">
        <w:rPr>
          <w:rStyle w:val="af0"/>
          <w:rFonts w:eastAsia="Calibri"/>
          <w:b w:val="0"/>
        </w:rPr>
        <w:commentReference w:id="1489"/>
      </w:r>
      <w:r>
        <w:t>»</w:t>
      </w:r>
      <w:bookmarkEnd w:id="1488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commentRangeStart w:id="1490"/>
      <w:r>
        <w:t>Количество по заявке</w:t>
      </w:r>
      <w:r w:rsidRPr="001E1753">
        <w:t>/</w:t>
      </w:r>
      <w:proofErr w:type="gramStart"/>
      <w:r>
        <w:t>выполнено</w:t>
      </w:r>
      <w:proofErr w:type="gramEnd"/>
      <w:r w:rsidRPr="001E1753">
        <w:t>/</w:t>
      </w:r>
      <w:r w:rsidR="0038185E">
        <w:t xml:space="preserve">отгружено </w:t>
      </w:r>
      <w:commentRangeEnd w:id="1490"/>
      <w:r w:rsidR="000E1787">
        <w:rPr>
          <w:rStyle w:val="af0"/>
        </w:rPr>
        <w:commentReference w:id="1490"/>
      </w:r>
      <w:r w:rsidR="0038185E">
        <w:t>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commentRangeStart w:id="1491"/>
      <w:r>
        <w:t>Далее считается разница между блоками</w:t>
      </w:r>
      <w:commentRangeEnd w:id="1491"/>
      <w:r w:rsidR="000E1787">
        <w:rPr>
          <w:rStyle w:val="af0"/>
        </w:rPr>
        <w:commentReference w:id="1491"/>
      </w:r>
      <w:r>
        <w:t xml:space="preserve">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commentRangeStart w:id="1492"/>
      <w:r>
        <w:t xml:space="preserve">Подсчет ведется по каждому конкретному материалу </w:t>
      </w:r>
      <w:commentRangeEnd w:id="1492"/>
      <w:r w:rsidR="00A35CE5">
        <w:rPr>
          <w:rStyle w:val="af0"/>
        </w:rPr>
        <w:commentReference w:id="1492"/>
      </w:r>
      <w:r>
        <w:t>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commentRangeStart w:id="1493"/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  <w:commentRangeEnd w:id="1493"/>
      <w:r w:rsidR="00A35CE5">
        <w:rPr>
          <w:rStyle w:val="af0"/>
        </w:rPr>
        <w:commentReference w:id="1493"/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494" w:name="_Toc451251855"/>
      <w:r>
        <w:t>5 ТРЕБОВАНИЯ К НАДЕЖНОСТИ</w:t>
      </w:r>
      <w:bookmarkEnd w:id="1494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495" w:name="_Toc418591219"/>
      <w:bookmarkStart w:id="1496" w:name="_Toc432605163"/>
      <w:bookmarkStart w:id="1497" w:name="_Toc451251856"/>
      <w:r>
        <w:lastRenderedPageBreak/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495"/>
      <w:bookmarkEnd w:id="1496"/>
      <w:bookmarkEnd w:id="1497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498" w:name="_Toc418591220"/>
      <w:bookmarkStart w:id="1499" w:name="_Toc432605164"/>
      <w:bookmarkStart w:id="1500" w:name="_Toc451251857"/>
      <w:r>
        <w:t>5</w:t>
      </w:r>
      <w:r w:rsidRPr="00B45BC2">
        <w:t>.1. Архитектура системы</w:t>
      </w:r>
      <w:bookmarkEnd w:id="1498"/>
      <w:bookmarkEnd w:id="1499"/>
      <w:bookmarkEnd w:id="1500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01" w:name="_Toc418591221"/>
      <w:bookmarkStart w:id="1502" w:name="_Toc432605165"/>
      <w:bookmarkStart w:id="1503" w:name="_Toc451251858"/>
      <w:r>
        <w:t>5</w:t>
      </w:r>
      <w:r w:rsidRPr="00B45BC2">
        <w:t>.2. Требования к аппаратному обеспечению системы</w:t>
      </w:r>
      <w:bookmarkEnd w:id="1501"/>
      <w:bookmarkEnd w:id="1502"/>
      <w:bookmarkEnd w:id="1503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0" w:author="staff" w:date="2016-03-25T08:00:00Z" w:initials="s">
    <w:p w14:paraId="05E0F99A" w14:textId="77777777" w:rsidR="00A35CE5" w:rsidRDefault="00A35CE5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A35CE5" w:rsidRPr="00D2120D" w:rsidRDefault="00A35CE5">
      <w:pPr>
        <w:pStyle w:val="af1"/>
      </w:pPr>
    </w:p>
  </w:comment>
  <w:comment w:id="647" w:author="staff" w:date="2016-03-29T20:52:00Z" w:initials="s">
    <w:p w14:paraId="551DB649" w14:textId="77777777" w:rsidR="00A35CE5" w:rsidRDefault="00A35CE5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A35CE5" w:rsidRDefault="00A35CE5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648" w:author="staff" w:date="2016-03-29T20:52:00Z" w:initials="s">
    <w:p w14:paraId="4E1AF39D" w14:textId="77777777" w:rsidR="00A35CE5" w:rsidRDefault="00A35CE5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A35CE5" w:rsidRDefault="00A35CE5">
      <w:pPr>
        <w:pStyle w:val="af1"/>
      </w:pPr>
      <w:r>
        <w:t>Артикул, Код</w:t>
      </w:r>
    </w:p>
  </w:comment>
  <w:comment w:id="685" w:author="staff" w:date="2016-04-03T16:24:00Z" w:initials="s">
    <w:p w14:paraId="0F6A7106" w14:textId="704D53AA" w:rsidR="00A35CE5" w:rsidRPr="00DC1026" w:rsidRDefault="00A35CE5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284" w:author="Eugene" w:date="2016-05-16T22:50:00Z" w:initials="E">
    <w:p w14:paraId="788C32E2" w14:textId="634FFE41" w:rsidR="00A35CE5" w:rsidRDefault="00A35CE5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286" w:author="Мухамедшин" w:date="2016-05-24T16:39:00Z" w:initials="Е.Р.">
    <w:p w14:paraId="25961AD5" w14:textId="254B6192" w:rsidR="00A35CE5" w:rsidRDefault="00A35CE5">
      <w:pPr>
        <w:pStyle w:val="af1"/>
      </w:pPr>
      <w:r>
        <w:rPr>
          <w:rStyle w:val="af0"/>
        </w:rPr>
        <w:annotationRef/>
      </w:r>
      <w:r>
        <w:t xml:space="preserve">Как понять, сколько деталей изготовлено? </w:t>
      </w:r>
    </w:p>
  </w:comment>
  <w:comment w:id="1370" w:author="Мухамедшин" w:date="2016-05-24T15:34:00Z" w:initials="Е.Р.">
    <w:p w14:paraId="7A476682" w14:textId="6A6DEDAD" w:rsidR="00BF38CE" w:rsidRDefault="00BF38CE">
      <w:pPr>
        <w:pStyle w:val="af1"/>
      </w:pPr>
      <w:r>
        <w:rPr>
          <w:rStyle w:val="af0"/>
        </w:rPr>
        <w:annotationRef/>
      </w:r>
      <w:r w:rsidR="00B4152C">
        <w:t xml:space="preserve">Как модель Отгрузка </w:t>
      </w:r>
      <w:proofErr w:type="gramStart"/>
      <w:r w:rsidR="00B4152C">
        <w:t>связан</w:t>
      </w:r>
      <w:proofErr w:type="gramEnd"/>
      <w:r w:rsidR="00B4152C">
        <w:t xml:space="preserve"> с журналом «распоряжение на отгрузку»? Информация вроде одна и та же, вводится в одном месте или параллельно там и тут?</w:t>
      </w:r>
    </w:p>
    <w:p w14:paraId="610DD33E" w14:textId="5EAB0F9F" w:rsidR="00B4152C" w:rsidRDefault="00B4152C">
      <w:pPr>
        <w:pStyle w:val="af1"/>
      </w:pPr>
      <w:r>
        <w:t>Или Распоряжение на отгрузку – это отчет, в котором не вводятся данные?</w:t>
      </w:r>
    </w:p>
  </w:comment>
  <w:comment w:id="1371" w:author="Мухамедшин" w:date="2016-05-24T15:42:00Z" w:initials="Е.Р.">
    <w:p w14:paraId="0397310E" w14:textId="667FFDFC" w:rsidR="00B4152C" w:rsidRDefault="00B4152C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72" w:author="Мухамедшин" w:date="2016-05-24T15:42:00Z" w:initials="Е.Р.">
    <w:p w14:paraId="573F8E67" w14:textId="06E409A6" w:rsidR="00B4152C" w:rsidRDefault="00B4152C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73" w:author="Мухамедшин" w:date="2016-05-24T15:41:00Z" w:initials="Е.Р.">
    <w:p w14:paraId="306FAC0E" w14:textId="726ABB0F" w:rsidR="00B4152C" w:rsidRDefault="00B4152C">
      <w:pPr>
        <w:pStyle w:val="af1"/>
      </w:pPr>
      <w:r>
        <w:rPr>
          <w:rStyle w:val="af0"/>
        </w:rPr>
        <w:annotationRef/>
      </w:r>
      <w:r>
        <w:t>Что если прописывается номер несуществующего счета? Может сделать выбор заявки?</w:t>
      </w:r>
    </w:p>
  </w:comment>
  <w:comment w:id="1374" w:author="Мухамедшин" w:date="2016-05-24T15:40:00Z" w:initials="Е.Р.">
    <w:p w14:paraId="642AA9AB" w14:textId="699912B5" w:rsidR="00B4152C" w:rsidRDefault="00B4152C">
      <w:pPr>
        <w:pStyle w:val="af1"/>
      </w:pPr>
      <w:r>
        <w:rPr>
          <w:rStyle w:val="af0"/>
        </w:rPr>
        <w:annotationRef/>
      </w:r>
      <w:r>
        <w:t>Код чего?</w:t>
      </w:r>
    </w:p>
  </w:comment>
  <w:comment w:id="1377" w:author="Мухамедшин" w:date="2016-05-24T15:39:00Z" w:initials="Е.Р.">
    <w:p w14:paraId="2A71EE86" w14:textId="77777777" w:rsidR="00B4152C" w:rsidRDefault="00B4152C" w:rsidP="00B4152C">
      <w:pPr>
        <w:pStyle w:val="af1"/>
      </w:pPr>
      <w:r>
        <w:rPr>
          <w:rStyle w:val="af0"/>
        </w:rPr>
        <w:annotationRef/>
      </w:r>
    </w:p>
    <w:p w14:paraId="0905F7FF" w14:textId="77777777" w:rsidR="00B4152C" w:rsidRDefault="00B4152C" w:rsidP="00B4152C">
      <w:pPr>
        <w:pStyle w:val="af1"/>
        <w:numPr>
          <w:ilvl w:val="0"/>
          <w:numId w:val="53"/>
        </w:numPr>
      </w:pPr>
      <w:r>
        <w:t xml:space="preserve">Что если несколько партий (работы по заявке шли несколько дней)? </w:t>
      </w:r>
    </w:p>
    <w:p w14:paraId="68E97B9C" w14:textId="01C84290" w:rsidR="00B4152C" w:rsidRDefault="00B4152C" w:rsidP="00B4152C">
      <w:pPr>
        <w:pStyle w:val="af1"/>
        <w:numPr>
          <w:ilvl w:val="0"/>
          <w:numId w:val="53"/>
        </w:numPr>
      </w:pPr>
      <w:r>
        <w:t>В каком порядке ставить партии, если их несколько? Дать выбрать, или автоматически выбирать самую раннюю?</w:t>
      </w:r>
    </w:p>
    <w:p w14:paraId="7AAE344C" w14:textId="1777A728" w:rsidR="00B4152C" w:rsidRDefault="00B4152C" w:rsidP="00B4152C">
      <w:pPr>
        <w:pStyle w:val="af1"/>
        <w:numPr>
          <w:ilvl w:val="0"/>
          <w:numId w:val="53"/>
        </w:numPr>
      </w:pPr>
      <w:r>
        <w:t>Если введенное количество больше, чем количество в партии, что делать? Предлагаю в таких случаях ругаться и давать выбрать партию и устанавливать количество по партии.</w:t>
      </w:r>
    </w:p>
    <w:p w14:paraId="0FA70503" w14:textId="77777777" w:rsidR="00B4152C" w:rsidRDefault="00B4152C" w:rsidP="00B4152C">
      <w:pPr>
        <w:pStyle w:val="af1"/>
      </w:pPr>
    </w:p>
  </w:comment>
  <w:comment w:id="1380" w:author="Мухамедшин" w:date="2016-05-24T15:40:00Z" w:initials="Е.Р.">
    <w:p w14:paraId="7CFBACDB" w14:textId="0D147073" w:rsidR="00B4152C" w:rsidRDefault="00B4152C">
      <w:pPr>
        <w:pStyle w:val="af1"/>
      </w:pPr>
      <w:r>
        <w:rPr>
          <w:rStyle w:val="af0"/>
        </w:rPr>
        <w:annotationRef/>
      </w:r>
      <w:r>
        <w:t>По цене по чертежу или по калькуляции?</w:t>
      </w:r>
    </w:p>
  </w:comment>
  <w:comment w:id="1381" w:author="Мухамедшин" w:date="2016-05-24T15:39:00Z" w:initials="Е.Р.">
    <w:p w14:paraId="64546300" w14:textId="493B24B2" w:rsidR="00B4152C" w:rsidRDefault="00B4152C">
      <w:pPr>
        <w:pStyle w:val="af1"/>
      </w:pPr>
      <w:r>
        <w:rPr>
          <w:rStyle w:val="af0"/>
        </w:rPr>
        <w:annotationRef/>
      </w:r>
      <w:r>
        <w:t>По фактической массе?</w:t>
      </w:r>
    </w:p>
  </w:comment>
  <w:comment w:id="1383" w:author="Мухамедшин" w:date="2016-05-24T15:45:00Z" w:initials="Е.Р.">
    <w:p w14:paraId="47125DC8" w14:textId="4D73D107" w:rsidR="005B1F70" w:rsidRDefault="005B1F70">
      <w:pPr>
        <w:pStyle w:val="af1"/>
      </w:pPr>
      <w:r>
        <w:rPr>
          <w:rStyle w:val="af0"/>
        </w:rPr>
        <w:annotationRef/>
      </w:r>
      <w:r>
        <w:t>Я правильно понимаю, должна форма выводиться из приложения 9?</w:t>
      </w:r>
    </w:p>
  </w:comment>
  <w:comment w:id="1384" w:author="Мухамедшин" w:date="2016-05-24T15:48:00Z" w:initials="Е.Р.">
    <w:p w14:paraId="6F26CCF0" w14:textId="1F16AB0F" w:rsidR="005B1F70" w:rsidRDefault="005B1F70">
      <w:pPr>
        <w:pStyle w:val="af1"/>
      </w:pPr>
      <w:r>
        <w:rPr>
          <w:rStyle w:val="af0"/>
        </w:rPr>
        <w:annotationRef/>
      </w:r>
      <w:r>
        <w:t>Номер соответствует номеру в отгрузке?</w:t>
      </w:r>
    </w:p>
  </w:comment>
  <w:comment w:id="1393" w:author="Мухамедшин" w:date="2016-05-24T16:23:00Z" w:initials="Е.Р.">
    <w:p w14:paraId="65C6498A" w14:textId="3631E4C8" w:rsidR="005A1EE3" w:rsidRDefault="005A1EE3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394" w:author="Мухамедшин" w:date="2016-05-24T16:22:00Z" w:initials="Е.Р.">
    <w:p w14:paraId="6605B1EC" w14:textId="4CE77026" w:rsidR="005A1EE3" w:rsidRDefault="005A1EE3">
      <w:pPr>
        <w:pStyle w:val="af1"/>
      </w:pPr>
      <w:r>
        <w:rPr>
          <w:rStyle w:val="af0"/>
        </w:rPr>
        <w:annotationRef/>
      </w:r>
      <w:r>
        <w:t>Где в этом отчете способ изготовления?</w:t>
      </w:r>
    </w:p>
  </w:comment>
  <w:comment w:id="1396" w:author="Мухамедшин" w:date="2016-05-24T16:21:00Z" w:initials="Е.Р.">
    <w:p w14:paraId="30BD25CE" w14:textId="7A6DEC0D" w:rsidR="005A1EE3" w:rsidRDefault="005A1EE3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</w:comment>
  <w:comment w:id="1399" w:author="Мухамедшин" w:date="2016-05-24T16:23:00Z" w:initials="Е.Р.">
    <w:p w14:paraId="22CE719B" w14:textId="5B22E915" w:rsidR="005A1EE3" w:rsidRDefault="005A1EE3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01" w:author="Мухамедшин" w:date="2016-05-24T15:51:00Z" w:initials="Е.Р.">
    <w:p w14:paraId="1F855141" w14:textId="63823E00" w:rsidR="005B1F70" w:rsidRDefault="005B1F70">
      <w:pPr>
        <w:pStyle w:val="af1"/>
      </w:pPr>
      <w:r>
        <w:rPr>
          <w:rStyle w:val="af0"/>
        </w:rPr>
        <w:annotationRef/>
      </w:r>
      <w:r>
        <w:t>Плановая или фактическая?</w:t>
      </w:r>
    </w:p>
  </w:comment>
  <w:comment w:id="1403" w:author="Мухамедшин" w:date="2016-05-24T16:23:00Z" w:initials="Е.Р.">
    <w:p w14:paraId="6554C00A" w14:textId="75767EDB" w:rsidR="005A1EE3" w:rsidRDefault="005A1EE3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04" w:author="Мухамедшин" w:date="2016-05-24T16:20:00Z" w:initials="Е.Р.">
    <w:p w14:paraId="02D89FB7" w14:textId="06B9ECAB" w:rsidR="005A1EE3" w:rsidRDefault="005A1EE3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</w:comment>
  <w:comment w:id="1407" w:author="Мухамедшин" w:date="2016-05-24T16:23:00Z" w:initials="Е.Р.">
    <w:p w14:paraId="5DED7CA3" w14:textId="1859CF6F" w:rsidR="005A1EE3" w:rsidRDefault="005A1EE3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08" w:author="Мухамедшин" w:date="2016-05-24T16:24:00Z" w:initials="Е.Р.">
    <w:p w14:paraId="48778AE6" w14:textId="1D54E3C6" w:rsidR="005A1EE3" w:rsidRDefault="005A1EE3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</w:comment>
  <w:comment w:id="1409" w:author="Мухамедшин" w:date="2016-05-24T16:25:00Z" w:initials="Е.Р.">
    <w:p w14:paraId="6912E7B0" w14:textId="112B84A0" w:rsidR="006B202C" w:rsidRDefault="006B202C">
      <w:pPr>
        <w:pStyle w:val="af1"/>
      </w:pPr>
      <w:r>
        <w:rPr>
          <w:rStyle w:val="af0"/>
        </w:rPr>
        <w:annotationRef/>
      </w:r>
      <w:r>
        <w:t xml:space="preserve">Считается по </w:t>
      </w:r>
      <w:proofErr w:type="gramStart"/>
      <w:r>
        <w:t>количеству</w:t>
      </w:r>
      <w:proofErr w:type="gramEnd"/>
      <w:r>
        <w:t xml:space="preserve"> заявленному или отгруженному, и на конец периода, или на текущую дату?</w:t>
      </w:r>
    </w:p>
  </w:comment>
  <w:comment w:id="1410" w:author="Мухамедшин" w:date="2016-05-24T16:26:00Z" w:initials="Е.Р.">
    <w:p w14:paraId="4D8BB36F" w14:textId="7B1C22A0" w:rsidR="006B202C" w:rsidRDefault="006B202C">
      <w:pPr>
        <w:pStyle w:val="af1"/>
      </w:pPr>
      <w:r>
        <w:rPr>
          <w:rStyle w:val="af0"/>
        </w:rPr>
        <w:annotationRef/>
      </w:r>
      <w:r>
        <w:t>Какого? Заявки, отгрузки? Я так понял, документа отгрузки…</w:t>
      </w:r>
    </w:p>
  </w:comment>
  <w:comment w:id="1412" w:author="Мухамедшин" w:date="2016-05-24T16:26:00Z" w:initials="Е.Р.">
    <w:p w14:paraId="78E0C35E" w14:textId="4CE7DB6A" w:rsidR="006B202C" w:rsidRDefault="006B202C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17" w:author="Мухамедшин" w:date="2016-05-24T16:32:00Z" w:initials="Е.Р.">
    <w:p w14:paraId="4381FC5A" w14:textId="58357794" w:rsidR="006B202C" w:rsidRDefault="006B202C">
      <w:pPr>
        <w:pStyle w:val="af1"/>
      </w:pPr>
      <w:r>
        <w:rPr>
          <w:rStyle w:val="af0"/>
        </w:rPr>
        <w:annotationRef/>
      </w:r>
      <w:r>
        <w:t>Масса фактическая, или из расчета массы?</w:t>
      </w:r>
    </w:p>
  </w:comment>
  <w:comment w:id="1448" w:author="Мухамедшин" w:date="2016-05-24T16:38:00Z" w:initials="Е.Р.">
    <w:p w14:paraId="44B76C2E" w14:textId="4031DA33" w:rsidR="00101CB7" w:rsidRDefault="00101CB7">
      <w:pPr>
        <w:pStyle w:val="af1"/>
      </w:pPr>
      <w:r>
        <w:rPr>
          <w:rStyle w:val="af0"/>
        </w:rPr>
        <w:annotationRef/>
      </w:r>
      <w:r>
        <w:t>В этом журнале тоже вводится информация по отгрузкам? Или она как-то берется из модуля Отгрузка или Распоряжение на отгрузку?</w:t>
      </w:r>
    </w:p>
  </w:comment>
  <w:comment w:id="1451" w:author="Мухамедшин" w:date="2016-05-24T15:59:00Z" w:initials="Е.Р.">
    <w:p w14:paraId="6906CF10" w14:textId="27C7C3BA" w:rsidR="00CB1252" w:rsidRDefault="00CB1252">
      <w:pPr>
        <w:pStyle w:val="af1"/>
      </w:pPr>
      <w:r>
        <w:rPr>
          <w:rStyle w:val="af0"/>
        </w:rPr>
        <w:annotationRef/>
      </w:r>
      <w:r>
        <w:t>Как это должно выглядеть в интерфейсе? Предлагаю доп. кнопку «добавить к текущей строке», при нажатии открывается окно новой строки, с заполненными полями из текущей строки.</w:t>
      </w:r>
    </w:p>
  </w:comment>
  <w:comment w:id="1454" w:author="Мухамедшин" w:date="2016-05-24T16:02:00Z" w:initials="Е.Р.">
    <w:p w14:paraId="559B1107" w14:textId="0F65C2BA" w:rsidR="00CB1252" w:rsidRDefault="00CB1252">
      <w:pPr>
        <w:pStyle w:val="af1"/>
      </w:pPr>
      <w:r>
        <w:rPr>
          <w:rStyle w:val="af0"/>
        </w:rPr>
        <w:annotationRef/>
      </w:r>
      <w:r>
        <w:t>Что если несколько отгрузок по заявке было?</w:t>
      </w:r>
    </w:p>
  </w:comment>
  <w:comment w:id="1455" w:author="Мухамедшин" w:date="2016-05-24T16:16:00Z" w:initials="Е.Р.">
    <w:p w14:paraId="4DEC1C1B" w14:textId="415F2E20" w:rsidR="00CB1252" w:rsidRDefault="00CB1252">
      <w:pPr>
        <w:pStyle w:val="af1"/>
      </w:pPr>
      <w:r>
        <w:rPr>
          <w:rStyle w:val="af0"/>
        </w:rPr>
        <w:annotationRef/>
      </w:r>
      <w:r>
        <w:t xml:space="preserve">Просто </w:t>
      </w:r>
      <w:proofErr w:type="spellStart"/>
      <w:r>
        <w:t>интересено</w:t>
      </w:r>
      <w:proofErr w:type="spellEnd"/>
      <w:r>
        <w:t xml:space="preserve"> – что это поле означает? Уже есть сумма </w:t>
      </w:r>
      <w:proofErr w:type="spellStart"/>
      <w:r>
        <w:t>предолаты</w:t>
      </w:r>
      <w:proofErr w:type="spellEnd"/>
      <w:r>
        <w:t>, сумма по счету, а это что за сумма?</w:t>
      </w:r>
      <w:r w:rsidR="005A1EE3">
        <w:t xml:space="preserve"> </w:t>
      </w:r>
    </w:p>
    <w:p w14:paraId="7B794894" w14:textId="77777777" w:rsidR="005A1EE3" w:rsidRDefault="005A1EE3">
      <w:pPr>
        <w:pStyle w:val="af1"/>
      </w:pPr>
    </w:p>
    <w:p w14:paraId="76E2567D" w14:textId="641CFBDC" w:rsidR="005A1EE3" w:rsidRDefault="005A1EE3">
      <w:pPr>
        <w:pStyle w:val="af1"/>
      </w:pPr>
      <w:r>
        <w:t>Если это сумма по отгрузкам, в принципе можем ее считать (суммировать все отгрузки по заявке)</w:t>
      </w:r>
    </w:p>
  </w:comment>
  <w:comment w:id="1475" w:author="Мухамедшин" w:date="2016-05-24T16:17:00Z" w:initials="Е.Р.">
    <w:p w14:paraId="575F93A4" w14:textId="7CDCC01D" w:rsidR="005A1EE3" w:rsidRDefault="005A1EE3">
      <w:pPr>
        <w:pStyle w:val="af1"/>
      </w:pPr>
      <w:r>
        <w:rPr>
          <w:rStyle w:val="af0"/>
        </w:rPr>
        <w:annotationRef/>
      </w:r>
      <w:r>
        <w:t>Материал фактический?</w:t>
      </w:r>
    </w:p>
  </w:comment>
  <w:comment w:id="1482" w:author="Мухамедшин" w:date="2016-05-24T16:07:00Z" w:initials="Е.Р.">
    <w:p w14:paraId="22DC34CE" w14:textId="7141950C" w:rsidR="000E1787" w:rsidRDefault="000E1787">
      <w:pPr>
        <w:pStyle w:val="af1"/>
      </w:pPr>
      <w:r>
        <w:rPr>
          <w:rStyle w:val="af0"/>
        </w:rPr>
        <w:annotationRef/>
      </w:r>
      <w:r>
        <w:t xml:space="preserve">Как-то </w:t>
      </w:r>
      <w:proofErr w:type="gramStart"/>
      <w:r>
        <w:t>связана</w:t>
      </w:r>
      <w:proofErr w:type="gramEnd"/>
      <w:r>
        <w:t xml:space="preserve"> с партией из наряда? Или это отдельная партия? Если </w:t>
      </w:r>
      <w:proofErr w:type="gramStart"/>
      <w:r>
        <w:t>связана</w:t>
      </w:r>
      <w:proofErr w:type="gramEnd"/>
      <w:r>
        <w:t xml:space="preserve">, то получается надо брать соответствующую этому чертежу партию, так? </w:t>
      </w:r>
    </w:p>
  </w:comment>
  <w:comment w:id="1486" w:author="Мухамедшин" w:date="2016-05-24T16:18:00Z" w:initials="Е.Р.">
    <w:p w14:paraId="444FA49B" w14:textId="098BD168" w:rsidR="000E1787" w:rsidRDefault="000E1787">
      <w:pPr>
        <w:pStyle w:val="af1"/>
      </w:pPr>
      <w:r>
        <w:rPr>
          <w:rStyle w:val="af0"/>
        </w:rPr>
        <w:annotationRef/>
      </w:r>
      <w:r>
        <w:t>Эти же данные вводятся в модуле «Отгрузка». Это отчет? Или данные вводятся и там и тут параллельно? Надо как-то проверять соответствие?</w:t>
      </w:r>
    </w:p>
    <w:p w14:paraId="4767D318" w14:textId="77777777" w:rsidR="005A1EE3" w:rsidRDefault="005A1EE3">
      <w:pPr>
        <w:pStyle w:val="af1"/>
      </w:pPr>
    </w:p>
    <w:p w14:paraId="751A2A44" w14:textId="07D457C9" w:rsidR="005A1EE3" w:rsidRDefault="005A1EE3">
      <w:pPr>
        <w:pStyle w:val="af1"/>
      </w:pPr>
      <w:r>
        <w:t>Как взаимосвязаны эти модули?</w:t>
      </w:r>
    </w:p>
  </w:comment>
  <w:comment w:id="1487" w:author="Мухамедшин" w:date="2016-05-24T16:09:00Z" w:initials="Е.Р.">
    <w:p w14:paraId="53ED2B77" w14:textId="31A8CA35" w:rsidR="000E1787" w:rsidRDefault="000E1787">
      <w:pPr>
        <w:pStyle w:val="af1"/>
      </w:pPr>
      <w:r>
        <w:rPr>
          <w:rStyle w:val="af0"/>
        </w:rPr>
        <w:annotationRef/>
      </w:r>
      <w:r>
        <w:t>Вопросы аналогичные вопросам по партии из модуля «Отгрузка»</w:t>
      </w:r>
    </w:p>
  </w:comment>
  <w:comment w:id="1489" w:author="Мухамедшин" w:date="2016-05-24T16:14:00Z" w:initials="Е.Р.">
    <w:p w14:paraId="31B9EAA7" w14:textId="764B5005" w:rsidR="000E1787" w:rsidRDefault="000E1787">
      <w:pPr>
        <w:pStyle w:val="af1"/>
      </w:pPr>
      <w:r>
        <w:rPr>
          <w:rStyle w:val="af0"/>
        </w:rPr>
        <w:annotationRef/>
      </w:r>
      <w:r>
        <w:t>Я так понимаю это отчет?</w:t>
      </w:r>
    </w:p>
    <w:p w14:paraId="68B6FEB8" w14:textId="4F56C065" w:rsidR="000E1787" w:rsidRDefault="000E1787">
      <w:pPr>
        <w:pStyle w:val="af1"/>
      </w:pPr>
      <w:r>
        <w:t>Непонятно как он должен выглядеть, нужен пример подробный.</w:t>
      </w:r>
    </w:p>
  </w:comment>
  <w:comment w:id="1490" w:author="Мухамедшин" w:date="2016-05-24T16:11:00Z" w:initials="Е.Р.">
    <w:p w14:paraId="336223BA" w14:textId="4B74E307" w:rsidR="000E1787" w:rsidRDefault="000E1787">
      <w:pPr>
        <w:pStyle w:val="af1"/>
      </w:pPr>
      <w:r>
        <w:rPr>
          <w:rStyle w:val="af0"/>
        </w:rPr>
        <w:annotationRef/>
      </w:r>
      <w:r>
        <w:t xml:space="preserve">Количество чего? Деталей, или материала? Если материала, </w:t>
      </w:r>
      <w:proofErr w:type="gramStart"/>
      <w:r>
        <w:t>то</w:t>
      </w:r>
      <w:proofErr w:type="gramEnd"/>
      <w:r>
        <w:t xml:space="preserve"> как считать количество материала?</w:t>
      </w:r>
    </w:p>
  </w:comment>
  <w:comment w:id="1491" w:author="Мухамедшин" w:date="2016-05-24T16:12:00Z" w:initials="Е.Р.">
    <w:p w14:paraId="33204D8F" w14:textId="798D0306" w:rsidR="000E1787" w:rsidRDefault="000E1787">
      <w:pPr>
        <w:pStyle w:val="af1"/>
      </w:pPr>
      <w:r>
        <w:rPr>
          <w:rStyle w:val="af0"/>
        </w:rPr>
        <w:annotationRef/>
      </w:r>
      <w:r>
        <w:t xml:space="preserve">Куда считается? </w:t>
      </w:r>
    </w:p>
  </w:comment>
  <w:comment w:id="1492" w:author="Мухамедшин" w:date="2016-05-24T14:47:00Z" w:initials="Е.Р.">
    <w:p w14:paraId="5C275E85" w14:textId="6D620754" w:rsidR="00A35CE5" w:rsidRDefault="00A35CE5">
      <w:pPr>
        <w:pStyle w:val="af1"/>
      </w:pPr>
      <w:r>
        <w:rPr>
          <w:rStyle w:val="af0"/>
        </w:rPr>
        <w:annotationRef/>
      </w:r>
    </w:p>
  </w:comment>
  <w:comment w:id="1493" w:author="Мухамедшин" w:date="2016-05-24T16:15:00Z" w:initials="Е.Р.">
    <w:p w14:paraId="4249D5B7" w14:textId="77777777" w:rsidR="000E1787" w:rsidRDefault="00A35CE5">
      <w:pPr>
        <w:pStyle w:val="af1"/>
      </w:pPr>
      <w:r>
        <w:rPr>
          <w:rStyle w:val="af0"/>
        </w:rPr>
        <w:annotationRef/>
      </w:r>
    </w:p>
    <w:p w14:paraId="2139079A" w14:textId="77777777" w:rsidR="00A35CE5" w:rsidRDefault="00A35CE5" w:rsidP="000E1787">
      <w:pPr>
        <w:pStyle w:val="af1"/>
        <w:numPr>
          <w:ilvl w:val="0"/>
          <w:numId w:val="54"/>
        </w:numPr>
      </w:pPr>
      <w:r>
        <w:t>Как заполняется? В приходе материалов нет ссылки на заявку. Откуда брать эту цифру?</w:t>
      </w:r>
    </w:p>
    <w:p w14:paraId="4C770C37" w14:textId="3494117D" w:rsidR="005A1EE3" w:rsidRPr="00A35CE5" w:rsidRDefault="005A1EE3" w:rsidP="000E1787">
      <w:pPr>
        <w:pStyle w:val="af1"/>
        <w:numPr>
          <w:ilvl w:val="0"/>
          <w:numId w:val="54"/>
        </w:numPr>
      </w:pPr>
      <w:r>
        <w:t>Куда ее ставить, приведите пример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5B00726" w15:done="0"/>
  <w15:commentEx w15:paraId="788C32E2" w15:done="0"/>
  <w15:commentEx w15:paraId="25961AD5" w15:done="0"/>
  <w15:commentEx w15:paraId="4D30655D" w15:done="0"/>
  <w15:commentEx w15:paraId="4DDB3DFA" w15:done="0"/>
  <w15:commentEx w15:paraId="64C7BFC9" w15:done="0"/>
  <w15:commentEx w15:paraId="6927E3A7" w15:done="0"/>
  <w15:commentEx w15:paraId="0DCEB393" w15:done="0"/>
  <w15:commentEx w15:paraId="6A2D66AB" w15:done="0"/>
  <w15:commentEx w15:paraId="09238F15" w15:done="0"/>
  <w15:commentEx w15:paraId="090274EF" w15:done="0"/>
  <w15:commentEx w15:paraId="6A532129" w15:done="0"/>
  <w15:commentEx w15:paraId="1DCE467F" w15:done="0"/>
  <w15:commentEx w15:paraId="7D306F0F" w15:done="0"/>
  <w15:commentEx w15:paraId="32B3A624" w15:done="0"/>
  <w15:commentEx w15:paraId="30B927F9" w15:done="0"/>
  <w15:commentEx w15:paraId="07D3FEA4" w15:done="0"/>
  <w15:commentEx w15:paraId="6ADC824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30A0F74"/>
    <w:multiLevelType w:val="hybridMultilevel"/>
    <w:tmpl w:val="031C8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1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0B2D85"/>
    <w:multiLevelType w:val="hybridMultilevel"/>
    <w:tmpl w:val="491A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7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3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5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9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3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31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4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5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6">
    <w:nsid w:val="67741DD7"/>
    <w:multiLevelType w:val="hybridMultilevel"/>
    <w:tmpl w:val="B2B65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8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5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3"/>
  </w:num>
  <w:num w:numId="3">
    <w:abstractNumId w:val="36"/>
  </w:num>
  <w:num w:numId="4">
    <w:abstractNumId w:val="43"/>
  </w:num>
  <w:num w:numId="5">
    <w:abstractNumId w:val="27"/>
  </w:num>
  <w:num w:numId="6">
    <w:abstractNumId w:val="6"/>
  </w:num>
  <w:num w:numId="7">
    <w:abstractNumId w:val="16"/>
  </w:num>
  <w:num w:numId="8">
    <w:abstractNumId w:val="4"/>
  </w:num>
  <w:num w:numId="9">
    <w:abstractNumId w:val="24"/>
  </w:num>
  <w:num w:numId="10">
    <w:abstractNumId w:val="39"/>
  </w:num>
  <w:num w:numId="11">
    <w:abstractNumId w:val="14"/>
  </w:num>
  <w:num w:numId="12">
    <w:abstractNumId w:val="10"/>
  </w:num>
  <w:num w:numId="13">
    <w:abstractNumId w:val="30"/>
  </w:num>
  <w:num w:numId="14">
    <w:abstractNumId w:val="44"/>
  </w:num>
  <w:num w:numId="15">
    <w:abstractNumId w:val="29"/>
  </w:num>
  <w:num w:numId="16">
    <w:abstractNumId w:val="40"/>
  </w:num>
  <w:num w:numId="17">
    <w:abstractNumId w:val="12"/>
  </w:num>
  <w:num w:numId="18">
    <w:abstractNumId w:val="45"/>
  </w:num>
  <w:num w:numId="19">
    <w:abstractNumId w:val="8"/>
  </w:num>
  <w:num w:numId="20">
    <w:abstractNumId w:val="49"/>
  </w:num>
  <w:num w:numId="21">
    <w:abstractNumId w:val="47"/>
  </w:num>
  <w:num w:numId="22">
    <w:abstractNumId w:val="38"/>
  </w:num>
  <w:num w:numId="23">
    <w:abstractNumId w:val="42"/>
  </w:num>
  <w:num w:numId="24">
    <w:abstractNumId w:val="51"/>
  </w:num>
  <w:num w:numId="25">
    <w:abstractNumId w:val="28"/>
  </w:num>
  <w:num w:numId="26">
    <w:abstractNumId w:val="1"/>
  </w:num>
  <w:num w:numId="27">
    <w:abstractNumId w:val="34"/>
  </w:num>
  <w:num w:numId="28">
    <w:abstractNumId w:val="31"/>
  </w:num>
  <w:num w:numId="29">
    <w:abstractNumId w:val="17"/>
  </w:num>
  <w:num w:numId="30">
    <w:abstractNumId w:val="35"/>
  </w:num>
  <w:num w:numId="31">
    <w:abstractNumId w:val="41"/>
  </w:num>
  <w:num w:numId="32">
    <w:abstractNumId w:val="48"/>
  </w:num>
  <w:num w:numId="33">
    <w:abstractNumId w:val="37"/>
  </w:num>
  <w:num w:numId="34">
    <w:abstractNumId w:val="18"/>
  </w:num>
  <w:num w:numId="35">
    <w:abstractNumId w:val="19"/>
  </w:num>
  <w:num w:numId="36">
    <w:abstractNumId w:val="3"/>
  </w:num>
  <w:num w:numId="37">
    <w:abstractNumId w:val="20"/>
  </w:num>
  <w:num w:numId="38">
    <w:abstractNumId w:val="52"/>
  </w:num>
  <w:num w:numId="39">
    <w:abstractNumId w:val="5"/>
  </w:num>
  <w:num w:numId="40">
    <w:abstractNumId w:val="22"/>
  </w:num>
  <w:num w:numId="41">
    <w:abstractNumId w:val="2"/>
  </w:num>
  <w:num w:numId="42">
    <w:abstractNumId w:val="13"/>
  </w:num>
  <w:num w:numId="43">
    <w:abstractNumId w:val="26"/>
  </w:num>
  <w:num w:numId="44">
    <w:abstractNumId w:val="25"/>
  </w:num>
  <w:num w:numId="45">
    <w:abstractNumId w:val="0"/>
  </w:num>
  <w:num w:numId="46">
    <w:abstractNumId w:val="11"/>
  </w:num>
  <w:num w:numId="47">
    <w:abstractNumId w:val="23"/>
  </w:num>
  <w:num w:numId="48">
    <w:abstractNumId w:val="33"/>
  </w:num>
  <w:num w:numId="49">
    <w:abstractNumId w:val="32"/>
  </w:num>
  <w:num w:numId="50">
    <w:abstractNumId w:val="50"/>
  </w:num>
  <w:num w:numId="51">
    <w:abstractNumId w:val="21"/>
  </w:num>
  <w:num w:numId="52">
    <w:abstractNumId w:val="7"/>
  </w:num>
  <w:num w:numId="53">
    <w:abstractNumId w:val="15"/>
  </w:num>
  <w:num w:numId="54">
    <w:abstractNumId w:val="46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0E1787"/>
    <w:rsid w:val="00101CB7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D6148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1EE3"/>
    <w:rsid w:val="005A34F5"/>
    <w:rsid w:val="005A357F"/>
    <w:rsid w:val="005A4B34"/>
    <w:rsid w:val="005B1F70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202C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7014A0"/>
    <w:rsid w:val="0070262B"/>
    <w:rsid w:val="007154D3"/>
    <w:rsid w:val="00716A76"/>
    <w:rsid w:val="00723DC2"/>
    <w:rsid w:val="00737961"/>
    <w:rsid w:val="00754A51"/>
    <w:rsid w:val="0076134F"/>
    <w:rsid w:val="00761CA9"/>
    <w:rsid w:val="00763F6C"/>
    <w:rsid w:val="0078778D"/>
    <w:rsid w:val="00787A80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35CE5"/>
    <w:rsid w:val="00A41863"/>
    <w:rsid w:val="00A45824"/>
    <w:rsid w:val="00A46F39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52C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38CE"/>
    <w:rsid w:val="00BF4101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1252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5B42A-A02F-4842-B540-4CA92F483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47</Pages>
  <Words>9221</Words>
  <Characters>52563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Мухамедшин</cp:lastModifiedBy>
  <cp:revision>11</cp:revision>
  <cp:lastPrinted>2016-03-24T11:23:00Z</cp:lastPrinted>
  <dcterms:created xsi:type="dcterms:W3CDTF">2016-05-05T05:22:00Z</dcterms:created>
  <dcterms:modified xsi:type="dcterms:W3CDTF">2016-05-24T13:43:00Z</dcterms:modified>
</cp:coreProperties>
</file>