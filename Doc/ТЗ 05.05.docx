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>4.4.1 Отчет «Текущий счет»</w:t>
      </w:r>
      <w:bookmarkEnd w:id="1154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1155" w:author="Екатерина Луткова" w:date="2016-03-30T14:18:00Z"/>
          <w:lang w:eastAsia="ru-RU"/>
        </w:rPr>
      </w:pPr>
      <w:ins w:id="1156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1157" w:author="Екатерина Луткова" w:date="2016-03-30T14:18:00Z"/>
          <w:lang w:eastAsia="ru-RU"/>
        </w:rPr>
      </w:pPr>
      <w:ins w:id="1158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1159" w:author="Екатерина Луткова" w:date="2016-03-30T14:17:00Z"/>
          <w:lang w:eastAsia="ru-RU"/>
        </w:rPr>
      </w:pPr>
      <w:ins w:id="1160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1161" w:author="Екатерина Луткова" w:date="2016-03-30T14:17:00Z"/>
          <w:lang w:eastAsia="ru-RU"/>
        </w:rPr>
      </w:pPr>
      <w:ins w:id="1162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1163" w:author="Екатерина Луткова" w:date="2016-03-30T14:17:00Z"/>
          <w:lang w:eastAsia="ru-RU"/>
        </w:rPr>
      </w:pPr>
      <w:ins w:id="1164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1165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66" w:author="Екатерина Луткова" w:date="2016-03-30T14:18:00Z"/>
          <w:lang w:eastAsia="ru-RU"/>
        </w:rPr>
      </w:pPr>
      <w:del w:id="1167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68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9" w:author="Екатерина Луткова" w:date="2016-03-30T14:20:00Z"/>
          <w:lang w:eastAsia="ru-RU"/>
        </w:rPr>
      </w:pPr>
      <w:ins w:id="1170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71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2" w:author="Екатерина Луткова" w:date="2016-03-30T14:21:00Z"/>
          <w:lang w:eastAsia="ru-RU"/>
        </w:rPr>
      </w:pPr>
      <w:ins w:id="1173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4" w:author="Екатерина Луткова" w:date="2016-03-30T14:23:00Z"/>
          <w:lang w:eastAsia="ru-RU"/>
        </w:rPr>
      </w:pPr>
      <w:ins w:id="1175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1176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77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78" w:author="Екатерина Луткова" w:date="2016-04-01T16:20:00Z"/>
          <w:lang w:eastAsia="ru-RU"/>
        </w:rPr>
      </w:pPr>
      <w:bookmarkStart w:id="1179" w:name="_Toc448917587"/>
      <w:r>
        <w:rPr>
          <w:lang w:eastAsia="ru-RU"/>
        </w:rPr>
        <w:t>4.4.2 Отчет «</w:t>
      </w:r>
      <w:commentRangeStart w:id="1180"/>
      <w:commentRangeStart w:id="1181"/>
      <w:r>
        <w:rPr>
          <w:lang w:eastAsia="ru-RU"/>
        </w:rPr>
        <w:t>Спецификация</w:t>
      </w:r>
      <w:commentRangeEnd w:id="1180"/>
      <w:r w:rsidR="00C422BE">
        <w:rPr>
          <w:rStyle w:val="af0"/>
          <w:rFonts w:eastAsia="Calibri"/>
          <w:b w:val="0"/>
        </w:rPr>
        <w:commentReference w:id="1180"/>
      </w:r>
      <w:commentRangeEnd w:id="1181"/>
      <w:r w:rsidR="00C422BE">
        <w:rPr>
          <w:rStyle w:val="af0"/>
          <w:rFonts w:eastAsia="Calibri"/>
          <w:b w:val="0"/>
        </w:rPr>
        <w:commentReference w:id="1181"/>
      </w:r>
      <w:r>
        <w:rPr>
          <w:lang w:eastAsia="ru-RU"/>
        </w:rPr>
        <w:t>»</w:t>
      </w:r>
      <w:bookmarkEnd w:id="1179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82" w:author="Екатерина Луткова" w:date="2016-04-01T16:16:00Z"/>
          <w:lang w:eastAsia="ru-RU"/>
        </w:rPr>
        <w:pPrChange w:id="1183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84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85" w:author="Екатерина Луткова" w:date="2016-04-01T16:17:00Z"/>
          <w:lang w:eastAsia="ru-RU"/>
        </w:rPr>
        <w:pPrChange w:id="118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87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188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189" w:author="Екатерина Луткова" w:date="2016-04-01T16:18:00Z"/>
          <w:lang w:eastAsia="ru-RU"/>
        </w:rPr>
        <w:pPrChange w:id="1190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1" w:author="Екатерина Луткова" w:date="2016-04-01T16:17:00Z">
        <w:r>
          <w:rPr>
            <w:lang w:eastAsia="ru-RU"/>
          </w:rPr>
          <w:tab/>
        </w:r>
      </w:ins>
      <w:ins w:id="1192" w:author="Екатерина Луткова" w:date="2016-04-01T16:18:00Z">
        <w:r>
          <w:rPr>
            <w:lang w:eastAsia="ru-RU"/>
          </w:rPr>
          <w:t xml:space="preserve">Артикул, </w:t>
        </w:r>
      </w:ins>
      <w:ins w:id="1193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194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195" w:author="Екатерина Луткова" w:date="2016-04-01T16:19:00Z"/>
          <w:lang w:eastAsia="ru-RU"/>
        </w:rPr>
        <w:pPrChange w:id="119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7" w:author="Екатерина Луткова" w:date="2016-04-01T16:18:00Z">
        <w:r>
          <w:rPr>
            <w:lang w:eastAsia="ru-RU"/>
          </w:rPr>
          <w:tab/>
        </w:r>
      </w:ins>
      <w:ins w:id="1198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199" w:author="Екатерина Луткова" w:date="2016-04-01T16:20:00Z"/>
          <w:lang w:eastAsia="ru-RU"/>
        </w:rPr>
        <w:pPrChange w:id="1200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1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04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05" w:author="Екатерина Луткова" w:date="2016-04-01T16:20:00Z"/>
          <w:lang w:eastAsia="ru-RU"/>
        </w:rPr>
      </w:pPr>
      <w:del w:id="1206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07" w:name="_Toc448917588"/>
      <w:r>
        <w:rPr>
          <w:lang w:eastAsia="ru-RU"/>
        </w:rPr>
        <w:t>4.4.3 Отчет «Договор»</w:t>
      </w:r>
      <w:bookmarkEnd w:id="1207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08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09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10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11" w:author="Екатерина Луткова" w:date="2016-04-01T16:29:00Z">
        <w:r w:rsidRPr="00E93671">
          <w:rPr>
            <w:lang w:eastAsia="ru-RU"/>
            <w:rPrChange w:id="1212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13" w:author="Екатерина Луткова" w:date="2016-04-01T16:21:00Z">
        <w:r>
          <w:rPr>
            <w:lang w:eastAsia="ru-RU"/>
          </w:rPr>
          <w:t>.</w:t>
        </w:r>
      </w:ins>
      <w:ins w:id="1214" w:author="Екатерина Луткова" w:date="2016-04-01T16:29:00Z">
        <w:r w:rsidRPr="00E93671">
          <w:rPr>
            <w:lang w:eastAsia="ru-RU"/>
            <w:rPrChange w:id="1215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16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17" w:name="_Toc448917589"/>
      <w:r>
        <w:rPr>
          <w:lang w:eastAsia="ru-RU"/>
        </w:rPr>
        <w:t xml:space="preserve">4.4.4 Отчет «Акт выполненных </w:t>
      </w:r>
      <w:commentRangeStart w:id="1218"/>
      <w:r>
        <w:rPr>
          <w:lang w:eastAsia="ru-RU"/>
        </w:rPr>
        <w:t>работ</w:t>
      </w:r>
      <w:commentRangeEnd w:id="1218"/>
      <w:r w:rsidR="00DC1026">
        <w:rPr>
          <w:rStyle w:val="af0"/>
          <w:rFonts w:eastAsia="Calibri"/>
          <w:b w:val="0"/>
        </w:rPr>
        <w:commentReference w:id="1218"/>
      </w:r>
      <w:r>
        <w:rPr>
          <w:lang w:eastAsia="ru-RU"/>
        </w:rPr>
        <w:t>»</w:t>
      </w:r>
      <w:bookmarkEnd w:id="1217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19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31:00Z"/>
          <w:lang w:eastAsia="ru-RU"/>
        </w:rPr>
      </w:pPr>
      <w:ins w:id="1221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22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5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6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6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8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85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2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2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01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1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35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56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57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58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59" w:name="_Toc448917590"/>
      <w:r>
        <w:rPr>
          <w:lang w:eastAsia="ru-RU"/>
        </w:rPr>
        <w:t>4.4.5 Отчет «Акт приема-передачи оснастки</w:t>
      </w:r>
      <w:bookmarkEnd w:id="1359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60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61" w:author="Екатерина Луткова" w:date="2016-04-01T16:36:00Z"/>
          <w:lang w:eastAsia="ru-RU"/>
        </w:rPr>
      </w:pPr>
      <w:ins w:id="1362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63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66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3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3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395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0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1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12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2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2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29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4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45" w:author="Екатерина Луткова" w:date="2016-04-01T16:37:00Z"/>
          <w:lang w:eastAsia="ru-RU"/>
        </w:rPr>
      </w:pPr>
      <w:ins w:id="1446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47" w:author="Екатерина Луткова" w:date="2016-04-01T16:39:00Z"/>
          <w:lang w:eastAsia="ru-RU"/>
        </w:rPr>
        <w:pPrChange w:id="1448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49" w:name="_Toc448917591"/>
      <w:ins w:id="1450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49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51" w:author="Екатерина Луткова" w:date="2016-04-01T16:42:00Z"/>
          <w:lang w:eastAsia="ru-RU"/>
        </w:rPr>
      </w:pPr>
      <w:ins w:id="1452" w:author="Екатерина Луткова" w:date="2016-04-01T16:39:00Z">
        <w:r>
          <w:rPr>
            <w:lang w:eastAsia="ru-RU"/>
          </w:rPr>
          <w:t>см. приложение № 6</w:t>
        </w:r>
      </w:ins>
      <w:ins w:id="1453" w:author="Екатерина Луткова" w:date="2016-04-01T16:40:00Z">
        <w:r>
          <w:rPr>
            <w:lang w:eastAsia="ru-RU"/>
          </w:rPr>
          <w:t>. Часть 2</w:t>
        </w:r>
      </w:ins>
      <w:ins w:id="1454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5" w:author="Екатерина Луткова" w:date="2016-04-01T16:42:00Z"/>
          <w:lang w:eastAsia="ru-RU"/>
        </w:rPr>
      </w:pPr>
      <w:ins w:id="1456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57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58" w:author="Екатерина Луткова" w:date="2016-04-01T16:43:00Z"/>
          <w:lang w:eastAsia="ru-RU"/>
        </w:rPr>
        <w:pPrChange w:id="1459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0" w:name="_Toc448917592"/>
      <w:ins w:id="1461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60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62" w:author="Екатерина Луткова" w:date="2016-04-01T16:43:00Z"/>
          <w:lang w:eastAsia="ru-RU"/>
        </w:rPr>
      </w:pPr>
      <w:ins w:id="1463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64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65" w:author="Екатерина Луткова" w:date="2016-04-01T16:39:00Z"/>
          <w:lang w:eastAsia="ru-RU"/>
        </w:rPr>
      </w:pPr>
      <w:ins w:id="1466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67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68" w:author="staff" w:date="2016-03-29T20:44:00Z"/>
          <w:lang w:eastAsia="ru-RU"/>
        </w:rPr>
      </w:pPr>
      <w:bookmarkStart w:id="1469" w:name="_Toc448917593"/>
      <w:r>
        <w:rPr>
          <w:lang w:eastAsia="ru-RU"/>
        </w:rPr>
        <w:t>4.4.6 Реестр</w:t>
      </w:r>
      <w:bookmarkEnd w:id="1469"/>
      <w:r>
        <w:rPr>
          <w:lang w:eastAsia="ru-RU"/>
        </w:rPr>
        <w:t xml:space="preserve"> </w:t>
      </w:r>
      <w:ins w:id="1470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71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72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73" w:author="staff" w:date="2016-03-29T20:44:00Z">
        <w:r w:rsidRPr="000A56E7">
          <w:rPr>
            <w:lang w:eastAsia="ru-RU"/>
          </w:rPr>
          <w:t xml:space="preserve"> </w:t>
        </w:r>
      </w:ins>
      <w:ins w:id="1474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75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76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7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78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79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80" w:author="Екатерина Луткова" w:date="2016-04-01T16:04:00Z"/>
          <w:lang w:eastAsia="ru-RU"/>
        </w:rPr>
      </w:pPr>
      <w:ins w:id="1481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82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83" w:author="Екатерина Луткова" w:date="2016-04-01T16:04:00Z">
        <w:r>
          <w:rPr>
            <w:lang w:eastAsia="ru-RU"/>
          </w:rPr>
          <w:t xml:space="preserve">п. </w:t>
        </w:r>
      </w:ins>
      <w:ins w:id="1484" w:author="Екатерина Луткова" w:date="2016-04-01T16:03:00Z">
        <w:r w:rsidRPr="00B0218A">
          <w:rPr>
            <w:lang w:eastAsia="ru-RU"/>
            <w:rPrChange w:id="1485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86" w:author="Екатерина Луткова" w:date="2016-04-01T16:04:00Z">
        <w:r>
          <w:rPr>
            <w:lang w:eastAsia="ru-RU"/>
          </w:rPr>
          <w:t>.</w:t>
        </w:r>
      </w:ins>
      <w:ins w:id="1487" w:author="Екатерина Луткова" w:date="2016-04-01T16:03:00Z">
        <w:r w:rsidRPr="00B0218A">
          <w:rPr>
            <w:lang w:eastAsia="ru-RU"/>
            <w:rPrChange w:id="1488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489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490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491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492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493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494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495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496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497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498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499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00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01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02" w:author="Екатерина Луткова" w:date="2016-04-20T13:01:00Z"/>
          <w:lang w:eastAsia="ru-RU"/>
        </w:rPr>
      </w:pPr>
      <w:bookmarkStart w:id="1503" w:name="_Toc448917594"/>
      <w:del w:id="1504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03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05" w:author="Екатерина Луткова" w:date="2016-04-20T13:01:00Z"/>
          <w:lang w:eastAsia="ru-RU"/>
        </w:rPr>
      </w:pPr>
      <w:del w:id="1506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07" w:author="Екатерина Луткова" w:date="2016-04-20T13:01:00Z"/>
          <w:lang w:eastAsia="ru-RU"/>
        </w:rPr>
      </w:pPr>
      <w:del w:id="1508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09" w:author="Екатерина Луткова" w:date="2016-04-20T13:01:00Z"/>
          <w:lang w:eastAsia="ru-RU"/>
        </w:rPr>
      </w:pPr>
      <w:del w:id="1510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1" w:author="Екатерина Луткова" w:date="2016-04-20T13:01:00Z"/>
          <w:lang w:eastAsia="ru-RU"/>
        </w:rPr>
      </w:pPr>
      <w:del w:id="1512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3" w:author="Екатерина Луткова" w:date="2016-04-20T13:01:00Z"/>
          <w:lang w:eastAsia="ru-RU"/>
        </w:rPr>
      </w:pPr>
      <w:del w:id="1514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5" w:author="Екатерина Луткова" w:date="2016-04-20T13:01:00Z"/>
          <w:lang w:eastAsia="ru-RU"/>
        </w:rPr>
      </w:pPr>
      <w:del w:id="1516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23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24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25" w:author="Екатерина Луткова" w:date="2016-04-01T17:57:00Z"/>
          <w:lang w:eastAsia="ru-RU"/>
        </w:rPr>
        <w:pPrChange w:id="1526" w:author="Екатерина Луткова" w:date="2016-04-01T17:15:00Z">
          <w:pPr>
            <w:pStyle w:val="3"/>
            <w:ind w:firstLine="708"/>
          </w:pPr>
        </w:pPrChange>
      </w:pPr>
      <w:bookmarkStart w:id="1527" w:name="_Toc448917595"/>
      <w:del w:id="1528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27"/>
    </w:p>
    <w:p w14:paraId="5280B914" w14:textId="4367487C" w:rsidR="00FB39AE" w:rsidDel="005A4B34" w:rsidRDefault="00FB39AE" w:rsidP="00FB39AE">
      <w:pPr>
        <w:rPr>
          <w:del w:id="1529" w:author="Екатерина Луткова" w:date="2016-04-01T17:57:00Z"/>
          <w:lang w:eastAsia="ru-RU"/>
        </w:rPr>
      </w:pPr>
      <w:del w:id="1530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31" w:author="Екатерина Луткова" w:date="2016-04-01T17:18:00Z"/>
          <w:lang w:eastAsia="ru-RU"/>
        </w:rPr>
      </w:pPr>
      <w:del w:id="1532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33" w:author="Екатерина Луткова" w:date="2016-04-01T17:18:00Z"/>
          <w:lang w:eastAsia="ru-RU"/>
        </w:rPr>
      </w:pPr>
      <w:del w:id="1534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35" w:author="Екатерина Луткова" w:date="2016-04-01T17:18:00Z"/>
          <w:lang w:eastAsia="ru-RU"/>
        </w:rPr>
      </w:pPr>
      <w:del w:id="1536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37" w:author="Екатерина Луткова" w:date="2016-04-01T17:18:00Z"/>
          <w:lang w:eastAsia="ru-RU"/>
        </w:rPr>
      </w:pPr>
      <w:del w:id="1538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39" w:author="Екатерина Луткова" w:date="2016-04-01T17:18:00Z"/>
        </w:rPr>
      </w:pPr>
      <w:del w:id="1540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41" w:author="Екатерина Луткова" w:date="2016-04-01T17:18:00Z"/>
        </w:rPr>
      </w:pPr>
      <w:del w:id="1542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43" w:author="Екатерина Луткова" w:date="2016-04-01T17:18:00Z"/>
        </w:rPr>
      </w:pPr>
      <w:del w:id="1544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45" w:author="Екатерина Луткова" w:date="2016-04-01T17:18:00Z"/>
        </w:rPr>
      </w:pPr>
      <w:del w:id="1546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47" w:author="Екатерина Луткова" w:date="2016-04-01T17:18:00Z"/>
        </w:rPr>
      </w:pPr>
      <w:del w:id="1548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51" w:author="Екатерина Луткова" w:date="2016-04-01T17:18:00Z"/>
          <w:lang w:eastAsia="ru-RU"/>
        </w:rPr>
      </w:pPr>
      <w:del w:id="1552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53" w:author="Екатерина Луткова" w:date="2016-04-01T17:18:00Z"/>
          <w:lang w:eastAsia="ru-RU"/>
        </w:rPr>
      </w:pPr>
      <w:del w:id="1554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65" w:author="Екатерина Луткова" w:date="2016-04-20T13:01:00Z"/>
          <w:lang w:eastAsia="ru-RU"/>
        </w:rPr>
      </w:pPr>
      <w:del w:id="1566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67" w:name="_Toc448917597"/>
      <w:del w:id="1568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69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70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67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71" w:author="Екатерина Луткова" w:date="2016-04-20T13:01:00Z"/>
          <w:lang w:eastAsia="ru-RU"/>
        </w:rPr>
        <w:pPrChange w:id="1572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73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74" w:author="Екатерина Луткова" w:date="2016-04-20T13:01:00Z"/>
          <w:lang w:eastAsia="ru-RU"/>
        </w:rPr>
        <w:pPrChange w:id="1575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76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77" w:author="Екатерина Луткова" w:date="2016-04-20T13:01:00Z"/>
          <w:lang w:eastAsia="ru-RU"/>
        </w:rPr>
        <w:pPrChange w:id="1578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79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80" w:author="Екатерина Луткова" w:date="2016-04-01T17:00:00Z"/>
          <w:lang w:eastAsia="ru-RU"/>
        </w:rPr>
      </w:pPr>
      <w:del w:id="1581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82" w:author="Екатерина Луткова" w:date="2016-04-01T17:00:00Z"/>
          <w:lang w:eastAsia="ru-RU"/>
        </w:rPr>
      </w:pPr>
      <w:del w:id="1583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84" w:author="Екатерина Луткова" w:date="2016-04-01T17:00:00Z"/>
          <w:lang w:eastAsia="ru-RU"/>
        </w:rPr>
      </w:pPr>
      <w:del w:id="1585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86" w:author="Екатерина Луткова" w:date="2016-04-20T13:01:00Z"/>
          <w:lang w:eastAsia="ru-RU"/>
        </w:rPr>
      </w:pPr>
      <w:del w:id="1587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88" w:author="Екатерина Луткова" w:date="2016-04-20T13:01:00Z"/>
          <w:lang w:eastAsia="ru-RU"/>
        </w:rPr>
      </w:pPr>
      <w:del w:id="158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90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591" w:name="_Toc448917598"/>
      <w:r>
        <w:rPr>
          <w:lang w:eastAsia="ru-RU"/>
        </w:rPr>
        <w:t>Подготовка производства. Модуль «Чертежи»</w:t>
      </w:r>
      <w:bookmarkEnd w:id="1591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592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593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594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595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596" w:author="Екатерина Луткова" w:date="2016-04-01T16:47:00Z"/>
          <w:noProof/>
          <w:lang w:eastAsia="ru-RU"/>
        </w:rPr>
        <w:pPrChange w:id="1597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598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599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00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01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02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03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05"/>
      <w:commentRangeStart w:id="1606"/>
      <w:r>
        <w:rPr>
          <w:lang w:eastAsia="ru-RU"/>
        </w:rPr>
        <w:t>группа</w:t>
      </w:r>
      <w:commentRangeEnd w:id="1605"/>
      <w:r w:rsidR="00C908A7">
        <w:rPr>
          <w:rStyle w:val="af0"/>
        </w:rPr>
        <w:commentReference w:id="1605"/>
      </w:r>
      <w:commentRangeEnd w:id="1606"/>
      <w:r w:rsidR="007D2B8A">
        <w:rPr>
          <w:rStyle w:val="af0"/>
        </w:rPr>
        <w:commentReference w:id="1606"/>
      </w:r>
      <w:ins w:id="1607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08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09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10" w:author="Екатерина Луткова" w:date="2016-04-21T11:21:00Z">
        <w:r w:rsidR="00F15C23">
          <w:rPr>
            <w:lang w:eastAsia="ru-RU"/>
          </w:rPr>
          <w:t>«Группы»</w:t>
        </w:r>
      </w:ins>
      <w:ins w:id="1611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12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13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14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15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16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17" w:author="Екатерина Луткова" w:date="2016-04-12T11:02:00Z">
        <w:r w:rsidR="00507E59">
          <w:rPr>
            <w:lang w:eastAsia="ru-RU"/>
          </w:rPr>
          <w:t>Оснастка</w:t>
        </w:r>
      </w:ins>
      <w:ins w:id="1618" w:author="Екатерина Луткова" w:date="2016-04-12T11:01:00Z">
        <w:r w:rsidR="00507E59">
          <w:rPr>
            <w:lang w:eastAsia="ru-RU"/>
          </w:rPr>
          <w:t>»</w:t>
        </w:r>
      </w:ins>
      <w:ins w:id="1619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20" w:author="Екатерина Луткова" w:date="2016-04-12T11:03:00Z">
        <w:r w:rsidR="00507E59">
          <w:rPr>
            <w:lang w:eastAsia="ru-RU"/>
          </w:rPr>
          <w:t>с</w:t>
        </w:r>
      </w:ins>
      <w:ins w:id="1621" w:author="Екатерина Луткова" w:date="2016-04-12T11:02:00Z">
        <w:r w:rsidR="00507E59">
          <w:rPr>
            <w:lang w:eastAsia="ru-RU"/>
          </w:rPr>
          <w:t>тку</w:t>
        </w:r>
      </w:ins>
      <w:ins w:id="1622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23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24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25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26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27" w:author="Екатерина Луткова" w:date="2016-04-13T09:46:00Z">
        <w:r w:rsidR="00BC640B">
          <w:rPr>
            <w:lang w:eastAsia="ru-RU"/>
          </w:rPr>
          <w:t>.</w:t>
        </w:r>
      </w:ins>
      <w:del w:id="1628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29" w:author="Екатерина Луткова" w:date="2016-04-01T16:52:00Z">
        <w:r>
          <w:rPr>
            <w:lang w:eastAsia="ru-RU"/>
          </w:rPr>
          <w:t>!!!</w:t>
        </w:r>
      </w:ins>
      <w:ins w:id="1630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31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32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33" w:author="Екатерина Луткова" w:date="2016-04-01T16:51:00Z">
        <w:r>
          <w:rPr>
            <w:lang w:eastAsia="ru-RU"/>
          </w:rPr>
          <w:t>«</w:t>
        </w:r>
      </w:ins>
      <w:ins w:id="1634" w:author="Екатерина Луткова" w:date="2016-04-01T16:52:00Z">
        <w:r>
          <w:rPr>
            <w:lang w:eastAsia="ru-RU"/>
          </w:rPr>
          <w:t>Материалы</w:t>
        </w:r>
      </w:ins>
      <w:ins w:id="1635" w:author="Екатерина Луткова" w:date="2016-04-01T16:51:00Z">
        <w:r>
          <w:rPr>
            <w:lang w:eastAsia="ru-RU"/>
          </w:rPr>
          <w:t>»</w:t>
        </w:r>
      </w:ins>
      <w:ins w:id="1636" w:author="Екатерина Луткова" w:date="2016-04-01T16:52:00Z">
        <w:r>
          <w:rPr>
            <w:lang w:eastAsia="ru-RU"/>
          </w:rPr>
          <w:t>.</w:t>
        </w:r>
      </w:ins>
      <w:ins w:id="1637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38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39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40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41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42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43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44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45" w:author="Екатерина Луткова" w:date="2016-04-12T11:31:00Z">
        <w:r w:rsidR="009F1258">
          <w:rPr>
            <w:lang w:eastAsia="ru-RU"/>
          </w:rPr>
          <w:t>П</w:t>
        </w:r>
      </w:ins>
      <w:ins w:id="1646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47" w:author="Екатерина Луткова" w:date="2016-04-12T11:31:00Z">
        <w:r w:rsidR="000704E2">
          <w:rPr>
            <w:lang w:eastAsia="ru-RU"/>
          </w:rPr>
          <w:t>Размеры</w:t>
        </w:r>
      </w:ins>
      <w:ins w:id="1648" w:author="Екатерина Луткова" w:date="2016-04-12T11:30:00Z">
        <w:r w:rsidR="000704E2">
          <w:rPr>
            <w:lang w:eastAsia="ru-RU"/>
          </w:rPr>
          <w:t>»</w:t>
        </w:r>
      </w:ins>
      <w:ins w:id="1649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50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51" w:name="_Toc448917599"/>
      <w:r>
        <w:rPr>
          <w:lang w:eastAsia="ru-RU"/>
        </w:rPr>
        <w:t>Расчет массы</w:t>
      </w:r>
      <w:bookmarkEnd w:id="1651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52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53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54" w:name="_Toc448917600"/>
      <w:r>
        <w:rPr>
          <w:lang w:eastAsia="ru-RU"/>
        </w:rPr>
        <w:t>Технологическая карта</w:t>
      </w:r>
      <w:bookmarkEnd w:id="1654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55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55"/>
      <w:r w:rsidR="007D2B8A">
        <w:rPr>
          <w:rStyle w:val="af0"/>
        </w:rPr>
        <w:commentReference w:id="1655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56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57"/>
      <w:r>
        <w:rPr>
          <w:lang w:eastAsia="ru-RU"/>
        </w:rPr>
        <w:t>Наименование</w:t>
      </w:r>
      <w:commentRangeEnd w:id="1657"/>
      <w:r w:rsidR="007D2B8A">
        <w:rPr>
          <w:rStyle w:val="af0"/>
        </w:rPr>
        <w:commentReference w:id="1657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58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59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60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61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62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63" w:author="Екатерина Луткова" w:date="2016-04-21T11:25:00Z"/>
          <w:lang w:eastAsia="ru-RU"/>
        </w:rPr>
      </w:pPr>
      <w:del w:id="1664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65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65"/>
        <w:r w:rsidR="007D2B8A" w:rsidDel="00F15C23">
          <w:rPr>
            <w:rStyle w:val="af0"/>
          </w:rPr>
          <w:commentReference w:id="1665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66"/>
        <w:r w:rsidDel="00F15C23">
          <w:rPr>
            <w:lang w:eastAsia="ru-RU"/>
          </w:rPr>
          <w:delText>гнездность</w:delText>
        </w:r>
        <w:commentRangeEnd w:id="1666"/>
        <w:r w:rsidR="00A41863" w:rsidDel="00F15C23">
          <w:rPr>
            <w:rStyle w:val="af0"/>
          </w:rPr>
          <w:commentReference w:id="1666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7"/>
      <w:del w:id="1668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67"/>
        <w:r w:rsidR="00A41863" w:rsidDel="00A16D0D">
          <w:rPr>
            <w:rStyle w:val="af0"/>
          </w:rPr>
          <w:commentReference w:id="1667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69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70" w:author="Екатерина Луткова" w:date="2016-04-21T11:27:00Z">
        <w:r w:rsidR="00F15C23">
          <w:rPr>
            <w:lang w:eastAsia="ru-RU"/>
          </w:rPr>
          <w:t>а</w:t>
        </w:r>
      </w:ins>
      <w:ins w:id="1671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72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73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74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75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76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77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78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79"/>
      <w:r>
        <w:rPr>
          <w:lang w:eastAsia="ru-RU"/>
        </w:rPr>
        <w:t xml:space="preserve">рассчитанная масса по чертежу </w:t>
      </w:r>
      <w:commentRangeEnd w:id="1679"/>
      <w:r w:rsidR="00A41863">
        <w:rPr>
          <w:rStyle w:val="af0"/>
        </w:rPr>
        <w:commentReference w:id="1679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80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81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82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83"/>
      <w:commentRangeStart w:id="1684"/>
      <w:r>
        <w:rPr>
          <w:lang w:eastAsia="ru-RU"/>
        </w:rPr>
        <w:t>изготовление</w:t>
      </w:r>
      <w:commentRangeEnd w:id="1683"/>
      <w:r w:rsidR="00A41863">
        <w:rPr>
          <w:rStyle w:val="af0"/>
        </w:rPr>
        <w:commentReference w:id="1683"/>
      </w:r>
      <w:commentRangeEnd w:id="1684"/>
      <w:r w:rsidR="00A41863">
        <w:rPr>
          <w:rStyle w:val="af0"/>
        </w:rPr>
        <w:commentReference w:id="1684"/>
      </w:r>
      <w:r>
        <w:rPr>
          <w:lang w:eastAsia="ru-RU"/>
        </w:rPr>
        <w:t>.</w:t>
      </w:r>
      <w:ins w:id="1685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86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87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688" w:author="Екатерина Луткова" w:date="2016-04-21T11:35:00Z">
        <w:r w:rsidR="00A16D0D">
          <w:rPr>
            <w:lang w:eastAsia="ru-RU"/>
          </w:rPr>
          <w:t>–</w:t>
        </w:r>
      </w:ins>
      <w:ins w:id="1689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690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691" w:author="Екатерина Луткова" w:date="2016-04-21T11:34:00Z">
        <w:r w:rsidR="00A16D0D">
          <w:rPr>
            <w:lang w:eastAsia="ru-RU"/>
          </w:rPr>
          <w:t>)</w:t>
        </w:r>
      </w:ins>
      <w:ins w:id="1692" w:author="Екатерина Луткова" w:date="2016-04-21T11:32:00Z">
        <w:r w:rsidR="00A16D0D">
          <w:rPr>
            <w:lang w:eastAsia="ru-RU"/>
          </w:rPr>
          <w:t>.</w:t>
        </w:r>
      </w:ins>
      <w:ins w:id="1693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694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695"/>
        <w:r w:rsidDel="00A16D0D">
          <w:rPr>
            <w:lang w:eastAsia="ru-RU"/>
          </w:rPr>
          <w:delText>4</w:delText>
        </w:r>
        <w:commentRangeEnd w:id="1695"/>
        <w:r w:rsidR="00A41863" w:rsidDel="00A16D0D">
          <w:rPr>
            <w:rStyle w:val="af0"/>
          </w:rPr>
          <w:commentReference w:id="1695"/>
        </w:r>
        <w:r w:rsidDel="00A16D0D">
          <w:rPr>
            <w:lang w:eastAsia="ru-RU"/>
          </w:rPr>
          <w:delText>)</w:delText>
        </w:r>
      </w:del>
      <w:ins w:id="1696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697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698" w:author="Екатерина Луткова" w:date="2016-04-01T17:11:00Z">
        <w:r w:rsidR="00836695">
          <w:rPr>
            <w:lang w:eastAsia="ru-RU"/>
          </w:rPr>
          <w:t>»</w:t>
        </w:r>
      </w:ins>
      <w:ins w:id="1699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00" w:name="_Toc448917601"/>
      <w:r>
        <w:rPr>
          <w:lang w:eastAsia="ru-RU"/>
        </w:rPr>
        <w:t>4.5.3 Калькуляция</w:t>
      </w:r>
      <w:bookmarkEnd w:id="1700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01"/>
      <w:r>
        <w:rPr>
          <w:lang w:eastAsia="ru-RU"/>
        </w:rPr>
        <w:t>«Наименование</w:t>
      </w:r>
      <w:ins w:id="1702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01"/>
      <w:r w:rsidR="00514724">
        <w:rPr>
          <w:rStyle w:val="af0"/>
        </w:rPr>
        <w:commentReference w:id="1701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03"/>
      <w:r>
        <w:rPr>
          <w:lang w:eastAsia="ru-RU"/>
        </w:rPr>
        <w:t xml:space="preserve">материалов </w:t>
      </w:r>
      <w:commentRangeEnd w:id="1703"/>
      <w:r w:rsidR="00514724">
        <w:rPr>
          <w:rStyle w:val="af0"/>
        </w:rPr>
        <w:commentReference w:id="1703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04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05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06" w:author="Екатерина Луткова" w:date="2016-04-21T11:41:00Z">
        <w:r w:rsidR="00DB0521">
          <w:rPr>
            <w:lang w:eastAsia="ru-RU"/>
          </w:rPr>
          <w:t>–</w:t>
        </w:r>
      </w:ins>
      <w:ins w:id="1707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08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09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10" w:author="Екатерина Луткова" w:date="2016-04-21T11:44:00Z">
        <w:r w:rsidR="00DB0521">
          <w:rPr>
            <w:lang w:eastAsia="ru-RU"/>
          </w:rPr>
          <w:t>ц</w:t>
        </w:r>
      </w:ins>
      <w:ins w:id="1711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12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13" w:author="Екатерина Луткова" w:date="2016-04-01T17:03:00Z"/>
          <w:lang w:eastAsia="ru-RU"/>
        </w:rPr>
      </w:pPr>
      <w:ins w:id="1714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15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16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17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18" w:author="Екатерина Луткова" w:date="2016-04-19T15:53:00Z"/>
          <w:lang w:eastAsia="ru-RU"/>
        </w:rPr>
      </w:pPr>
      <w:ins w:id="1719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20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21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22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23" w:author="Екатерина Луткова" w:date="2016-04-19T15:53:00Z">
        <w:r>
          <w:rPr>
            <w:lang w:eastAsia="ru-RU"/>
          </w:rPr>
          <w:t xml:space="preserve">!! </w:t>
        </w:r>
      </w:ins>
      <w:ins w:id="1724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25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26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27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28" w:name="OLE_LINK54"/>
            <w:bookmarkStart w:id="1729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28"/>
            <w:bookmarkEnd w:id="1729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0" w:name="OLE_LINK56"/>
            <w:bookmarkStart w:id="1731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30"/>
            <w:bookmarkEnd w:id="1731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2" w:name="OLE_LINK58"/>
            <w:bookmarkStart w:id="1733" w:name="OLE_LINK59"/>
            <w:bookmarkStart w:id="1734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32"/>
            <w:bookmarkEnd w:id="1733"/>
            <w:bookmarkEnd w:id="1734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5" w:name="OLE_LINK60"/>
            <w:bookmarkStart w:id="1736" w:name="OLE_LINK61"/>
            <w:bookmarkStart w:id="1737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35"/>
            <w:bookmarkEnd w:id="1736"/>
            <w:bookmarkEnd w:id="1737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8" w:name="OLE_LINK62"/>
            <w:bookmarkStart w:id="1739" w:name="OLE_LINK63"/>
            <w:bookmarkStart w:id="1740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38"/>
            <w:bookmarkEnd w:id="1739"/>
            <w:bookmarkEnd w:id="1740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1" w:name="OLE_LINK64"/>
            <w:bookmarkStart w:id="1742" w:name="OLE_LINK65"/>
            <w:bookmarkStart w:id="1743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41"/>
            <w:bookmarkEnd w:id="1742"/>
            <w:bookmarkEnd w:id="1743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66"/>
            <w:bookmarkStart w:id="1745" w:name="OLE_LINK67"/>
            <w:bookmarkStart w:id="1746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93"/>
            <w:bookmarkStart w:id="1748" w:name="OLE_LINK94"/>
            <w:bookmarkStart w:id="1749" w:name="OLE_LINK68"/>
            <w:bookmarkStart w:id="1750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47"/>
            <w:bookmarkEnd w:id="1748"/>
            <w:r w:rsidRPr="00135028">
              <w:rPr>
                <w:szCs w:val="20"/>
                <w:lang w:eastAsia="ru-RU"/>
              </w:rPr>
              <w:t xml:space="preserve"> (1)</w:t>
            </w:r>
            <w:bookmarkEnd w:id="1749"/>
            <w:bookmarkEnd w:id="1750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1" w:name="OLE_LINK70"/>
            <w:bookmarkStart w:id="1752" w:name="OLE_LINK71"/>
            <w:bookmarkStart w:id="1753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51"/>
            <w:bookmarkEnd w:id="1752"/>
            <w:bookmarkEnd w:id="1753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4" w:name="OLE_LINK72"/>
            <w:bookmarkStart w:id="1755" w:name="OLE_LINK73"/>
            <w:bookmarkStart w:id="1756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54"/>
            <w:bookmarkEnd w:id="1755"/>
            <w:bookmarkEnd w:id="1756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7" w:name="OLE_LINK97"/>
            <w:bookmarkStart w:id="1758" w:name="OLE_LINK98"/>
            <w:bookmarkStart w:id="1759" w:name="OLE_LINK74"/>
            <w:bookmarkStart w:id="1760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57"/>
            <w:bookmarkEnd w:id="1758"/>
            <w:r w:rsidRPr="00135028">
              <w:rPr>
                <w:szCs w:val="20"/>
                <w:lang w:eastAsia="ru-RU"/>
              </w:rPr>
              <w:t xml:space="preserve"> (2)</w:t>
            </w:r>
            <w:bookmarkEnd w:id="1759"/>
            <w:bookmarkEnd w:id="1760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61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62" w:name="OLE_LINK76"/>
            <w:bookmarkStart w:id="1763" w:name="OLE_LINK77"/>
            <w:bookmarkStart w:id="1764" w:name="OLE_LINK99"/>
            <w:ins w:id="1765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62"/>
            <w:bookmarkEnd w:id="1763"/>
            <w:bookmarkEnd w:id="1764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66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67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8" w:name="OLE_LINK78"/>
            <w:bookmarkStart w:id="1769" w:name="OLE_LINK79"/>
            <w:bookmarkStart w:id="1770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68"/>
            <w:bookmarkEnd w:id="1769"/>
            <w:bookmarkEnd w:id="1770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1" w:name="OLE_LINK80"/>
            <w:bookmarkStart w:id="1772" w:name="OLE_LINK81"/>
            <w:bookmarkStart w:id="1773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71"/>
            <w:bookmarkEnd w:id="1772"/>
            <w:bookmarkEnd w:id="1773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4" w:name="OLE_LINK102"/>
            <w:bookmarkStart w:id="1775" w:name="OLE_LINK103"/>
            <w:bookmarkStart w:id="1776" w:name="OLE_LINK82"/>
            <w:bookmarkStart w:id="1777" w:name="OLE_LINK83"/>
            <w:r w:rsidRPr="00135028">
              <w:rPr>
                <w:szCs w:val="20"/>
                <w:lang w:eastAsia="ru-RU"/>
              </w:rPr>
              <w:t>Цена</w:t>
            </w:r>
            <w:bookmarkEnd w:id="1774"/>
            <w:bookmarkEnd w:id="1775"/>
            <w:r w:rsidRPr="00135028">
              <w:rPr>
                <w:szCs w:val="20"/>
                <w:lang w:eastAsia="ru-RU"/>
              </w:rPr>
              <w:t xml:space="preserve"> </w:t>
            </w:r>
            <w:bookmarkEnd w:id="1776"/>
            <w:bookmarkEnd w:id="1777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8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9" w:name="OLE_LINK84"/>
            <w:bookmarkStart w:id="1780" w:name="OLE_LINK85"/>
            <w:r w:rsidRPr="00135028">
              <w:rPr>
                <w:szCs w:val="20"/>
                <w:lang w:eastAsia="ru-RU"/>
              </w:rPr>
              <w:t>НДС</w:t>
            </w:r>
            <w:bookmarkEnd w:id="1779"/>
            <w:bookmarkEnd w:id="1780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78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1" w:name="OLE_LINK86"/>
            <w:bookmarkStart w:id="1782" w:name="OLE_LINK87"/>
            <w:bookmarkStart w:id="1783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81"/>
            <w:bookmarkEnd w:id="1782"/>
            <w:bookmarkEnd w:id="1783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84" w:name="_Toc448917602"/>
      <w:r>
        <w:rPr>
          <w:noProof/>
          <w:lang w:eastAsia="ru-RU"/>
        </w:rPr>
        <w:t>Условия отбора</w:t>
      </w:r>
      <w:bookmarkEnd w:id="1784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85" w:name="_Toc448917603"/>
      <w:r>
        <w:rPr>
          <w:lang w:eastAsia="ru-RU"/>
        </w:rPr>
        <w:t>Процесс производства. Модуль «</w:t>
      </w:r>
      <w:commentRangeStart w:id="1786"/>
      <w:r>
        <w:rPr>
          <w:lang w:eastAsia="ru-RU"/>
        </w:rPr>
        <w:t>Наряд</w:t>
      </w:r>
      <w:commentRangeEnd w:id="1786"/>
      <w:r w:rsidR="00787A80">
        <w:rPr>
          <w:rStyle w:val="af0"/>
          <w:rFonts w:eastAsia="Calibri"/>
          <w:b w:val="0"/>
        </w:rPr>
        <w:commentReference w:id="1786"/>
      </w:r>
      <w:r>
        <w:rPr>
          <w:lang w:eastAsia="ru-RU"/>
        </w:rPr>
        <w:t>»</w:t>
      </w:r>
      <w:bookmarkEnd w:id="1785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87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88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789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790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791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792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793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794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795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796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797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798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799"/>
        <w:r w:rsidR="00B072B6">
          <w:rPr>
            <w:lang w:eastAsia="ru-RU"/>
          </w:rPr>
          <w:t xml:space="preserve">Сумма </w:t>
        </w:r>
      </w:ins>
      <w:commentRangeEnd w:id="1799"/>
      <w:r w:rsidR="00787A80">
        <w:rPr>
          <w:rStyle w:val="af0"/>
        </w:rPr>
        <w:commentReference w:id="1799"/>
      </w:r>
      <w:ins w:id="1800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01" w:author="Екатерина Луткова" w:date="2016-04-19T16:50:00Z"/>
          <w:lang w:eastAsia="ru-RU"/>
        </w:rPr>
      </w:pPr>
      <w:del w:id="1802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03" w:author="Екатерина Луткова" w:date="2016-04-19T16:50:00Z">
        <w:r>
          <w:rPr>
            <w:lang w:eastAsia="ru-RU"/>
          </w:rPr>
          <w:t>В</w:t>
        </w:r>
      </w:ins>
      <w:del w:id="1804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05"/>
      <w:r w:rsidR="00DD7803">
        <w:rPr>
          <w:lang w:eastAsia="ru-RU"/>
        </w:rPr>
        <w:t>деталей</w:t>
      </w:r>
      <w:commentRangeEnd w:id="1805"/>
      <w:r w:rsidR="00460563">
        <w:rPr>
          <w:rStyle w:val="af0"/>
        </w:rPr>
        <w:commentReference w:id="1805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06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Из дневного наряда формируется </w:t>
      </w:r>
      <w:proofErr w:type="gramStart"/>
      <w:r>
        <w:rPr>
          <w:lang w:eastAsia="ru-RU"/>
        </w:rPr>
        <w:t>индивидуальный</w:t>
      </w:r>
      <w:proofErr w:type="gramEnd"/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</w:t>
      </w:r>
      <w:bookmarkStart w:id="1807" w:name="_GoBack"/>
      <w:bookmarkEnd w:id="1807"/>
      <w:r w:rsidR="00667FD0">
        <w:rPr>
          <w:lang w:eastAsia="ru-RU"/>
        </w:rPr>
        <w:t>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08" w:author="Екатерина Луткова" w:date="2016-04-19T17:37:00Z"/>
          <w:lang w:eastAsia="ru-RU"/>
        </w:rPr>
      </w:pPr>
      <w:r>
        <w:rPr>
          <w:lang w:eastAsia="ru-RU"/>
        </w:rPr>
        <w:t xml:space="preserve">Вручную проставляется </w:t>
      </w:r>
      <w:commentRangeStart w:id="1809"/>
      <w:r>
        <w:rPr>
          <w:lang w:eastAsia="ru-RU"/>
        </w:rPr>
        <w:t>Уч.</w:t>
      </w:r>
      <w:commentRangeEnd w:id="1809"/>
      <w:r w:rsidR="00484AD8">
        <w:rPr>
          <w:rStyle w:val="af0"/>
        </w:rPr>
        <w:commentReference w:id="1809"/>
      </w:r>
      <w:ins w:id="1810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11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12" w:author="Екатерина Луткова" w:date="2016-04-19T17:37:00Z"/>
          <w:lang w:eastAsia="ru-RU"/>
        </w:rPr>
      </w:pPr>
      <w:commentRangeStart w:id="1813"/>
      <w:ins w:id="1814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13"/>
      <w:r w:rsidR="0051308F">
        <w:rPr>
          <w:rStyle w:val="af0"/>
        </w:rPr>
        <w:commentReference w:id="1813"/>
      </w:r>
      <w:ins w:id="1815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16" w:author="Екатерина Луткова" w:date="2016-04-19T17:38:00Z"/>
          <w:lang w:eastAsia="ru-RU"/>
        </w:rPr>
      </w:pPr>
      <w:ins w:id="1817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18" w:author="Екатерина Луткова" w:date="2016-04-19T17:41:00Z"/>
          <w:lang w:eastAsia="ru-RU"/>
        </w:rPr>
      </w:pPr>
      <w:ins w:id="1819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20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21" w:author="Екатерина Луткова" w:date="2016-04-19T17:44:00Z"/>
          <w:lang w:eastAsia="ru-RU"/>
        </w:rPr>
      </w:pPr>
      <w:ins w:id="1822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23" w:author="Екатерина Луткова" w:date="2016-04-19T17:44:00Z">
        <w:r>
          <w:rPr>
            <w:lang w:eastAsia="ru-RU"/>
          </w:rPr>
          <w:t>–</w:t>
        </w:r>
      </w:ins>
      <w:ins w:id="1824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25" w:author="Екатерина Луткова" w:date="2016-04-19T17:44:00Z">
        <w:r>
          <w:rPr>
            <w:lang w:eastAsia="ru-RU"/>
          </w:rPr>
          <w:t>сменное</w:t>
        </w:r>
      </w:ins>
      <w:ins w:id="1826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27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28" w:author="Екатерина Луткова" w:date="2016-04-19T17:45:00Z"/>
          <w:lang w:eastAsia="ru-RU"/>
        </w:rPr>
      </w:pPr>
      <w:ins w:id="1829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30"/>
      <w:ins w:id="1831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830"/>
      <w:r w:rsidR="00515AF3">
        <w:rPr>
          <w:rStyle w:val="af0"/>
        </w:rPr>
        <w:commentReference w:id="1830"/>
      </w:r>
      <w:ins w:id="1832" w:author="Екатерина Луткова" w:date="2016-04-19T17:45:00Z">
        <w:r>
          <w:rPr>
            <w:lang w:eastAsia="ru-RU"/>
          </w:rPr>
          <w:t xml:space="preserve">если </w:t>
        </w:r>
      </w:ins>
      <w:ins w:id="1833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834"/>
        <w:r>
          <w:rPr>
            <w:lang w:eastAsia="ru-RU"/>
          </w:rPr>
          <w:t>уплотнения</w:t>
        </w:r>
      </w:ins>
      <w:commentRangeEnd w:id="1834"/>
      <w:r w:rsidR="00515AF3">
        <w:rPr>
          <w:rStyle w:val="af0"/>
        </w:rPr>
        <w:commentReference w:id="1834"/>
      </w:r>
      <w:ins w:id="1835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836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837" w:author="Екатерина Луткова" w:date="2016-04-19T16:58:00Z"/>
          <w:noProof/>
          <w:lang w:eastAsia="ru-RU"/>
        </w:rPr>
      </w:pPr>
      <w:ins w:id="1838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839" w:author="Екатерина Луткова" w:date="2016-04-20T13:01:00Z"/>
          <w:noProof/>
          <w:lang w:eastAsia="ru-RU"/>
        </w:rPr>
      </w:pPr>
      <w:ins w:id="1840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841" w:author="Екатерина Луткова" w:date="2016-04-20T13:01:00Z"/>
          <w:noProof/>
          <w:lang w:eastAsia="ru-RU"/>
        </w:rPr>
        <w:pPrChange w:id="1842" w:author="Екатерина Луткова" w:date="2016-04-20T13:01:00Z">
          <w:pPr>
            <w:pStyle w:val="3"/>
            <w:ind w:firstLine="708"/>
          </w:pPr>
        </w:pPrChange>
      </w:pPr>
      <w:bookmarkStart w:id="1843" w:name="_Toc448917604"/>
      <w:del w:id="1844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84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846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843"/>
      </w:del>
    </w:p>
    <w:p w14:paraId="2234BFFC" w14:textId="7B5194EB" w:rsidR="00FB39AE" w:rsidDel="00C42FE2" w:rsidRDefault="00FB39AE">
      <w:pPr>
        <w:rPr>
          <w:del w:id="1847" w:author="Екатерина Луткова" w:date="2016-04-20T13:01:00Z"/>
          <w:lang w:eastAsia="ru-RU"/>
        </w:rPr>
      </w:pPr>
      <w:del w:id="1848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849" w:author="Екатерина Луткова" w:date="2016-04-20T13:01:00Z"/>
          <w:lang w:eastAsia="ru-RU"/>
        </w:rPr>
        <w:pPrChange w:id="185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51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852" w:author="Екатерина Луткова" w:date="2016-04-20T13:01:00Z"/>
          <w:lang w:eastAsia="ru-RU"/>
        </w:rPr>
        <w:pPrChange w:id="185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5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855" w:author="Екатерина Луткова" w:date="2016-04-20T13:01:00Z"/>
          <w:lang w:eastAsia="ru-RU"/>
        </w:rPr>
        <w:pPrChange w:id="185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5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858" w:author="Екатерина Луткова" w:date="2016-04-20T13:01:00Z"/>
          <w:lang w:eastAsia="ru-RU"/>
        </w:rPr>
        <w:pPrChange w:id="185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60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861" w:author="Екатерина Луткова" w:date="2016-04-20T13:01:00Z"/>
          <w:lang w:eastAsia="ru-RU"/>
        </w:rPr>
        <w:pPrChange w:id="186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63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864" w:author="Екатерина Луткова" w:date="2016-04-20T13:01:00Z"/>
          <w:lang w:eastAsia="ru-RU"/>
        </w:rPr>
        <w:pPrChange w:id="186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66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867" w:author="Екатерина Луткова" w:date="2016-04-20T13:01:00Z"/>
          <w:lang w:eastAsia="ru-RU"/>
        </w:rPr>
        <w:pPrChange w:id="1868" w:author="Екатерина Луткова" w:date="2016-04-20T13:01:00Z">
          <w:pPr>
            <w:pStyle w:val="a4"/>
          </w:pPr>
        </w:pPrChange>
      </w:pPr>
      <w:del w:id="1869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870" w:author="Екатерина Луткова" w:date="2016-04-20T13:01:00Z"/>
          <w:lang w:eastAsia="ru-RU"/>
        </w:rPr>
        <w:pPrChange w:id="1871" w:author="Екатерина Луткова" w:date="2016-04-20T13:01:00Z">
          <w:pPr>
            <w:pStyle w:val="a4"/>
          </w:pPr>
        </w:pPrChange>
      </w:pPr>
      <w:del w:id="187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87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874" w:author="Екатерина Луткова" w:date="2016-04-20T13:01:00Z"/>
          <w:lang w:eastAsia="ru-RU"/>
        </w:rPr>
        <w:pPrChange w:id="1875" w:author="Екатерина Луткова" w:date="2016-04-20T13:01:00Z">
          <w:pPr>
            <w:pStyle w:val="3"/>
            <w:ind w:firstLine="708"/>
          </w:pPr>
        </w:pPrChange>
      </w:pPr>
      <w:bookmarkStart w:id="1876" w:name="_Toc448917605"/>
      <w:del w:id="1877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876"/>
      </w:del>
    </w:p>
    <w:p w14:paraId="20440EDF" w14:textId="058B6237" w:rsidR="00947AAF" w:rsidDel="00C42FE2" w:rsidRDefault="00947AAF">
      <w:pPr>
        <w:rPr>
          <w:del w:id="1878" w:author="Екатерина Луткова" w:date="2016-04-20T13:01:00Z"/>
          <w:lang w:eastAsia="ru-RU"/>
        </w:rPr>
        <w:pPrChange w:id="1879" w:author="Екатерина Луткова" w:date="2016-04-20T13:01:00Z">
          <w:pPr>
            <w:ind w:firstLine="709"/>
          </w:pPr>
        </w:pPrChange>
      </w:pPr>
      <w:del w:id="1880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881" w:author="Екатерина Луткова" w:date="2016-04-20T13:01:00Z"/>
          <w:lang w:eastAsia="ru-RU"/>
        </w:rPr>
        <w:pPrChange w:id="188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883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884" w:author="Екатерина Луткова" w:date="2016-04-20T13:01:00Z"/>
          <w:lang w:eastAsia="ru-RU"/>
        </w:rPr>
        <w:pPrChange w:id="188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886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887" w:author="Екатерина Луткова" w:date="2016-04-20T13:01:00Z"/>
          <w:lang w:eastAsia="ru-RU"/>
        </w:rPr>
        <w:pPrChange w:id="188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889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890" w:author="Екатерина Луткова" w:date="2016-04-20T13:01:00Z"/>
          <w:lang w:eastAsia="ru-RU"/>
        </w:rPr>
        <w:pPrChange w:id="189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892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893" w:author="Екатерина Луткова" w:date="2016-04-20T13:01:00Z"/>
        </w:rPr>
        <w:pPrChange w:id="189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895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896" w:author="Екатерина Луткова" w:date="2016-04-20T13:01:00Z"/>
        </w:rPr>
        <w:pPrChange w:id="189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898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899" w:author="Екатерина Луткова" w:date="2016-04-20T13:01:00Z"/>
        </w:rPr>
        <w:pPrChange w:id="190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01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02" w:author="Екатерина Луткова" w:date="2016-04-20T13:01:00Z"/>
        </w:rPr>
        <w:pPrChange w:id="190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04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05" w:author="Екатерина Луткова" w:date="2016-04-20T13:01:00Z"/>
        </w:rPr>
        <w:pPrChange w:id="190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07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08" w:author="Екатерина Луткова" w:date="2016-04-20T13:01:00Z"/>
          <w:lang w:eastAsia="ru-RU"/>
        </w:rPr>
        <w:pPrChange w:id="190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10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11" w:author="Екатерина Луткова" w:date="2016-04-20T13:01:00Z"/>
          <w:lang w:eastAsia="ru-RU"/>
        </w:rPr>
        <w:pPrChange w:id="1912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13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14" w:author="Екатерина Луткова" w:date="2016-04-20T13:01:00Z"/>
          <w:lang w:eastAsia="ru-RU"/>
        </w:rPr>
        <w:pPrChange w:id="1915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1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17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18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19" w:name="_Toc448917606"/>
      <w:r>
        <w:rPr>
          <w:lang w:eastAsia="ru-RU"/>
        </w:rPr>
        <w:t>Модуль «Отгрузка»</w:t>
      </w:r>
      <w:bookmarkEnd w:id="1919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20" w:name="_Toc448917607"/>
      <w:r>
        <w:rPr>
          <w:lang w:eastAsia="ru-RU"/>
        </w:rPr>
        <w:t>1 ТТН</w:t>
      </w:r>
      <w:bookmarkEnd w:id="1920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21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21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22" w:name="_Toc448917609"/>
      <w:r>
        <w:rPr>
          <w:lang w:eastAsia="ru-RU"/>
        </w:rPr>
        <w:t>4.7.3 Счет-фактура</w:t>
      </w:r>
      <w:bookmarkEnd w:id="1922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23" w:name="_Toc448917610"/>
      <w:r>
        <w:rPr>
          <w:lang w:eastAsia="ru-RU"/>
        </w:rPr>
        <w:t>4.7.4 Товарно-транспортная накладная</w:t>
      </w:r>
      <w:bookmarkEnd w:id="1923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24" w:name="_Toc448917611"/>
      <w:r>
        <w:rPr>
          <w:lang w:eastAsia="ru-RU"/>
        </w:rPr>
        <w:t>4.7.5 Паспорт</w:t>
      </w:r>
      <w:bookmarkEnd w:id="1924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25" w:author="Екатерина Луткова" w:date="2016-04-20T13:02:00Z"/>
          <w:lang w:eastAsia="ru-RU"/>
        </w:rPr>
        <w:pPrChange w:id="1926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27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28" w:author="Екатерина Луткова" w:date="2016-04-20T13:09:00Z"/>
          <w:lang w:eastAsia="ru-RU"/>
        </w:rPr>
        <w:pPrChange w:id="1929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30" w:name="_Toc448917612"/>
      <w:ins w:id="1931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1932" w:author="Екатерина Луткова" w:date="2016-04-20T13:02:00Z"/>
          <w:lang w:eastAsia="ru-RU"/>
        </w:rPr>
        <w:pPrChange w:id="1933" w:author="Екатерина Луткова" w:date="2016-04-20T13:02:00Z">
          <w:pPr>
            <w:pStyle w:val="3"/>
            <w:ind w:firstLine="708"/>
          </w:pPr>
        </w:pPrChange>
      </w:pPr>
      <w:ins w:id="1934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1935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1930"/>
      </w:del>
    </w:p>
    <w:p w14:paraId="74E2FDAB" w14:textId="1B642F2A" w:rsidR="00947AAF" w:rsidDel="00C42FE2" w:rsidRDefault="00947AAF">
      <w:pPr>
        <w:rPr>
          <w:del w:id="1936" w:author="Екатерина Луткова" w:date="2016-04-20T13:02:00Z"/>
          <w:lang w:eastAsia="ru-RU"/>
        </w:rPr>
        <w:pPrChange w:id="1937" w:author="Екатерина Луткова" w:date="2016-04-20T13:02:00Z">
          <w:pPr>
            <w:ind w:firstLine="709"/>
          </w:pPr>
        </w:pPrChange>
      </w:pPr>
      <w:del w:id="1938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39" w:author="Екатерина Луткова" w:date="2016-04-20T13:02:00Z"/>
          <w:lang w:eastAsia="ru-RU"/>
        </w:rPr>
        <w:pPrChange w:id="194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41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42" w:author="Екатерина Луткова" w:date="2016-04-20T13:02:00Z"/>
          <w:lang w:eastAsia="ru-RU"/>
        </w:rPr>
        <w:pPrChange w:id="1943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44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45" w:author="Екатерина Луткова" w:date="2016-04-20T13:02:00Z"/>
          <w:lang w:eastAsia="ru-RU"/>
        </w:rPr>
        <w:pPrChange w:id="1946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47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48" w:author="Екатерина Луткова" w:date="2016-04-20T13:02:00Z"/>
          <w:lang w:eastAsia="ru-RU"/>
        </w:rPr>
        <w:pPrChange w:id="1949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50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51" w:author="Екатерина Луткова" w:date="2016-04-20T13:02:00Z"/>
        </w:rPr>
        <w:pPrChange w:id="195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53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54" w:author="Екатерина Луткова" w:date="2016-04-20T13:02:00Z"/>
        </w:rPr>
        <w:pPrChange w:id="195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56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57" w:author="Екатерина Луткова" w:date="2016-04-20T13:02:00Z"/>
        </w:rPr>
        <w:pPrChange w:id="195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59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60" w:author="Екатерина Луткова" w:date="2016-04-20T13:02:00Z"/>
        </w:rPr>
        <w:pPrChange w:id="1961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62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63" w:author="Екатерина Луткова" w:date="2016-04-20T13:02:00Z"/>
        </w:rPr>
        <w:pPrChange w:id="1964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65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1966" w:author="Екатерина Луткова" w:date="2016-04-20T13:02:00Z"/>
          <w:lang w:eastAsia="ru-RU"/>
        </w:rPr>
        <w:pPrChange w:id="196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1968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1969" w:author="Екатерина Луткова" w:date="2016-04-20T13:02:00Z"/>
          <w:lang w:eastAsia="ru-RU"/>
        </w:rPr>
        <w:pPrChange w:id="1970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1971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1972" w:author="Екатерина Луткова" w:date="2016-04-20T13:02:00Z"/>
          <w:lang w:eastAsia="ru-RU"/>
        </w:rPr>
        <w:pPrChange w:id="1973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1974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1975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1976" w:author="Екатерина Луткова" w:date="2016-04-20T12:07:00Z"/>
          <w:lang w:eastAsia="ru-RU"/>
        </w:rPr>
        <w:pPrChange w:id="197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1978" w:author="Екатерина Луткова" w:date="2016-04-20T12:32:00Z"/>
          <w:lang w:eastAsia="ru-RU"/>
        </w:rPr>
        <w:pPrChange w:id="1979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1980" w:name="_Toc448917613"/>
      <w:ins w:id="1981" w:author="Екатерина Луткова" w:date="2016-04-20T12:07:00Z">
        <w:r>
          <w:rPr>
            <w:lang w:eastAsia="ru-RU"/>
          </w:rPr>
          <w:t>Модуль «Отчеты»</w:t>
        </w:r>
      </w:ins>
      <w:bookmarkEnd w:id="1980"/>
    </w:p>
    <w:p w14:paraId="22729BB1" w14:textId="1A95120D" w:rsidR="00C42FE2" w:rsidRDefault="00C42FE2" w:rsidP="00C42FE2">
      <w:pPr>
        <w:pStyle w:val="3"/>
        <w:ind w:firstLine="708"/>
        <w:rPr>
          <w:ins w:id="1982" w:author="Екатерина Луткова" w:date="2016-04-20T12:54:00Z"/>
          <w:lang w:eastAsia="ru-RU"/>
        </w:rPr>
      </w:pPr>
      <w:ins w:id="1983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1984" w:author="Екатерина Луткова" w:date="2016-04-20T12:54:00Z"/>
          <w:lang w:eastAsia="ru-RU"/>
        </w:rPr>
      </w:pPr>
      <w:ins w:id="1985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1986" w:author="Екатерина Луткова" w:date="2016-04-20T12:54:00Z"/>
          <w:lang w:eastAsia="ru-RU"/>
        </w:rPr>
      </w:pPr>
      <w:ins w:id="1987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1988" w:author="Екатерина Луткова" w:date="2016-04-20T12:54:00Z"/>
          <w:lang w:eastAsia="ru-RU"/>
        </w:rPr>
      </w:pPr>
      <w:ins w:id="1989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1990" w:author="Екатерина Луткова" w:date="2016-04-20T12:54:00Z"/>
          <w:lang w:eastAsia="ru-RU"/>
        </w:rPr>
      </w:pPr>
      <w:ins w:id="1991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1992" w:author="Екатерина Луткова" w:date="2016-04-20T12:54:00Z"/>
          <w:lang w:eastAsia="ru-RU"/>
        </w:rPr>
      </w:pPr>
      <w:ins w:id="1993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1994" w:author="Екатерина Луткова" w:date="2016-04-20T12:54:00Z"/>
          <w:lang w:eastAsia="ru-RU"/>
        </w:rPr>
      </w:pPr>
      <w:ins w:id="1995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1996" w:author="Екатерина Луткова" w:date="2016-04-20T12:54:00Z"/>
          <w:lang w:eastAsia="ru-RU"/>
        </w:rPr>
      </w:pPr>
      <w:ins w:id="1997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1998" w:author="Екатерина Луткова" w:date="2016-04-20T12:54:00Z"/>
          <w:lang w:eastAsia="ru-RU"/>
        </w:rPr>
      </w:pPr>
      <w:ins w:id="1999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00" w:author="Екатерина Луткова" w:date="2016-04-20T12:55:00Z"/>
          <w:lang w:eastAsia="ru-RU"/>
        </w:rPr>
        <w:pPrChange w:id="2001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02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03" w:author="Екатерина Луткова" w:date="2016-04-20T12:55:00Z"/>
          <w:lang w:eastAsia="ru-RU"/>
        </w:rPr>
      </w:pPr>
      <w:ins w:id="2004" w:author="Екатерина Луткова" w:date="2016-04-20T12:55:00Z">
        <w:r>
          <w:rPr>
            <w:lang w:eastAsia="ru-RU"/>
          </w:rPr>
          <w:t xml:space="preserve">4.8.2.  </w:t>
        </w:r>
      </w:ins>
      <w:ins w:id="2005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06" w:author="Екатерина Луткова" w:date="2016-04-20T13:16:00Z"/>
          <w:lang w:eastAsia="ru-RU"/>
        </w:rPr>
        <w:pPrChange w:id="2007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08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09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10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11" w:author="Екатерина Луткова" w:date="2016-04-20T12:55:00Z"/>
          <w:lang w:eastAsia="ru-RU"/>
        </w:rPr>
        <w:pPrChange w:id="2012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13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14" w:author="Екатерина Луткова" w:date="2016-04-20T12:55:00Z"/>
          <w:lang w:eastAsia="ru-RU"/>
        </w:rPr>
      </w:pPr>
      <w:ins w:id="2015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16" w:author="Екатерина Луткова" w:date="2016-04-20T12:55:00Z"/>
          <w:lang w:eastAsia="ru-RU"/>
        </w:rPr>
      </w:pPr>
      <w:ins w:id="2017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18" w:author="Екатерина Луткова" w:date="2016-04-20T13:18:00Z"/>
          <w:lang w:eastAsia="ru-RU"/>
        </w:rPr>
      </w:pPr>
      <w:ins w:id="2019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20" w:author="Екатерина Луткова" w:date="2016-04-20T12:55:00Z"/>
          <w:lang w:eastAsia="ru-RU"/>
        </w:rPr>
      </w:pPr>
      <w:ins w:id="2021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22" w:author="Екатерина Луткова" w:date="2016-04-20T12:55:00Z"/>
          <w:lang w:eastAsia="ru-RU"/>
        </w:rPr>
      </w:pPr>
      <w:ins w:id="2023" w:author="Екатерина Луткова" w:date="2016-04-20T12:55:00Z">
        <w:r>
          <w:rPr>
            <w:lang w:eastAsia="ru-RU"/>
          </w:rPr>
          <w:t>Номер заявки</w:t>
        </w:r>
      </w:ins>
      <w:ins w:id="2024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25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26" w:author="Екатерина Луткова" w:date="2016-04-20T13:13:00Z"/>
          <w:lang w:eastAsia="ru-RU"/>
        </w:rPr>
      </w:pPr>
      <w:ins w:id="2027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28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29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30" w:author="Екатерина Луткова" w:date="2016-04-20T12:55:00Z"/>
          <w:lang w:eastAsia="ru-RU"/>
        </w:rPr>
      </w:pPr>
      <w:ins w:id="2031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32" w:author="Екатерина Луткова" w:date="2016-04-20T13:22:00Z"/>
          <w:lang w:eastAsia="ru-RU"/>
        </w:rPr>
      </w:pPr>
      <w:ins w:id="2033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034" w:author="Екатерина Луткова" w:date="2016-04-20T13:13:00Z">
        <w:r>
          <w:rPr>
            <w:lang w:eastAsia="ru-RU"/>
          </w:rPr>
          <w:t xml:space="preserve"> (-ых)</w:t>
        </w:r>
      </w:ins>
      <w:ins w:id="2035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36" w:author="Екатерина Луткова" w:date="2016-04-20T13:12:00Z"/>
          <w:lang w:eastAsia="ru-RU"/>
        </w:rPr>
      </w:pPr>
      <w:ins w:id="2037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38" w:author="Екатерина Луткова" w:date="2016-04-20T13:14:00Z"/>
          <w:lang w:eastAsia="ru-RU"/>
        </w:rPr>
      </w:pPr>
      <w:ins w:id="2039" w:author="Екатерина Луткова" w:date="2016-04-20T13:13:00Z">
        <w:r>
          <w:rPr>
            <w:lang w:eastAsia="ru-RU"/>
          </w:rPr>
          <w:t>Количест</w:t>
        </w:r>
      </w:ins>
      <w:ins w:id="2040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41" w:author="Екатерина Луткова" w:date="2016-04-20T12:55:00Z"/>
          <w:lang w:eastAsia="ru-RU"/>
        </w:rPr>
        <w:pPrChange w:id="2042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043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044" w:author="Екатерина Луткова" w:date="2016-04-20T13:15:00Z">
        <w:r>
          <w:rPr>
            <w:lang w:eastAsia="ru-RU"/>
          </w:rPr>
          <w:t>и</w:t>
        </w:r>
      </w:ins>
      <w:ins w:id="2045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046" w:author="Екатерина Луткова" w:date="2016-04-20T13:15:00Z">
        <w:r>
          <w:rPr>
            <w:lang w:eastAsia="ru-RU"/>
          </w:rPr>
          <w:t>–</w:t>
        </w:r>
      </w:ins>
      <w:ins w:id="2047" w:author="Екатерина Луткова" w:date="2016-04-20T13:14:00Z">
        <w:r>
          <w:rPr>
            <w:lang w:eastAsia="ru-RU"/>
          </w:rPr>
          <w:t xml:space="preserve"> </w:t>
        </w:r>
      </w:ins>
      <w:ins w:id="2048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49" w:author="Екатерина Луткова" w:date="2016-04-20T12:55:00Z"/>
          <w:lang w:eastAsia="ru-RU"/>
        </w:rPr>
      </w:pPr>
      <w:ins w:id="2050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51" w:author="Екатерина Луткова" w:date="2016-04-20T13:17:00Z"/>
          <w:lang w:eastAsia="ru-RU"/>
        </w:rPr>
      </w:pPr>
      <w:ins w:id="2052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053" w:author="Екатерина Луткова" w:date="2016-04-20T12:55:00Z"/>
          <w:lang w:eastAsia="ru-RU"/>
        </w:rPr>
      </w:pPr>
      <w:ins w:id="2054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055" w:author="Екатерина Луткова" w:date="2016-04-20T12:57:00Z"/>
          <w:noProof/>
          <w:lang w:eastAsia="ru-RU"/>
        </w:rPr>
      </w:pPr>
      <w:ins w:id="2056" w:author="Екатерина Луткова" w:date="2016-04-20T12:56:00Z">
        <w:r>
          <w:rPr>
            <w:lang w:eastAsia="ru-RU"/>
          </w:rPr>
          <w:t xml:space="preserve">4.8.3. </w:t>
        </w:r>
      </w:ins>
      <w:ins w:id="2057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058" w:author="Екатерина Луткова" w:date="2016-04-20T12:57:00Z"/>
          <w:lang w:eastAsia="ru-RU"/>
        </w:rPr>
      </w:pPr>
      <w:ins w:id="2059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060" w:author="Екатерина Луткова" w:date="2016-04-20T12:57:00Z"/>
          <w:lang w:eastAsia="ru-RU"/>
        </w:rPr>
      </w:pPr>
      <w:ins w:id="2061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062" w:author="Екатерина Луткова" w:date="2016-04-20T12:57:00Z"/>
          <w:lang w:eastAsia="ru-RU"/>
        </w:rPr>
      </w:pPr>
      <w:ins w:id="2063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064" w:author="Екатерина Луткова" w:date="2016-04-20T12:57:00Z"/>
          <w:lang w:eastAsia="ru-RU"/>
        </w:rPr>
      </w:pPr>
      <w:ins w:id="2065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066" w:author="Екатерина Луткова" w:date="2016-04-20T12:57:00Z"/>
          <w:lang w:eastAsia="ru-RU"/>
        </w:rPr>
      </w:pPr>
      <w:ins w:id="2067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068" w:author="Екатерина Луткова" w:date="2016-04-20T12:57:00Z"/>
          <w:lang w:eastAsia="ru-RU"/>
        </w:rPr>
      </w:pPr>
      <w:ins w:id="2069" w:author="Екатерина Луткова" w:date="2016-04-20T12:57:00Z">
        <w:r>
          <w:rPr>
            <w:lang w:eastAsia="ru-RU"/>
          </w:rPr>
          <w:t>Партия</w:t>
        </w:r>
      </w:ins>
      <w:ins w:id="2070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071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072" w:author="Екатерина Луткова" w:date="2016-04-20T12:57:00Z"/>
          <w:lang w:eastAsia="ru-RU"/>
        </w:rPr>
      </w:pPr>
      <w:ins w:id="2073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074" w:author="Екатерина Луткова" w:date="2016-04-20T12:57:00Z"/>
          <w:lang w:eastAsia="ru-RU"/>
        </w:rPr>
      </w:pPr>
      <w:ins w:id="2075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076" w:author="Екатерина Луткова" w:date="2016-04-20T12:57:00Z"/>
          <w:lang w:eastAsia="ru-RU"/>
        </w:rPr>
      </w:pPr>
      <w:ins w:id="2077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078" w:author="Екатерина Луткова" w:date="2016-04-20T12:58:00Z"/>
          <w:lang w:eastAsia="ru-RU"/>
        </w:rPr>
      </w:pPr>
      <w:ins w:id="2079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080" w:author="Екатерина Луткова" w:date="2016-04-20T12:58:00Z"/>
          <w:lang w:eastAsia="ru-RU"/>
        </w:rPr>
      </w:pPr>
      <w:ins w:id="2081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082" w:author="Екатерина Луткова" w:date="2016-04-20T12:58:00Z"/>
          <w:lang w:eastAsia="ru-RU"/>
        </w:rPr>
      </w:pPr>
      <w:ins w:id="2083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084" w:author="Екатерина Луткова" w:date="2016-04-20T12:58:00Z"/>
          <w:lang w:eastAsia="ru-RU"/>
        </w:rPr>
      </w:pPr>
      <w:ins w:id="2085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086" w:author="Екатерина Луткова" w:date="2016-04-20T12:58:00Z"/>
          <w:lang w:eastAsia="ru-RU"/>
        </w:rPr>
      </w:pPr>
      <w:ins w:id="2087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088" w:author="Екатерина Луткова" w:date="2016-04-20T12:58:00Z"/>
          <w:lang w:eastAsia="ru-RU"/>
        </w:rPr>
      </w:pPr>
      <w:ins w:id="2089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090" w:author="Екатерина Луткова" w:date="2016-04-20T12:58:00Z"/>
          <w:lang w:eastAsia="ru-RU"/>
        </w:rPr>
      </w:pPr>
      <w:ins w:id="2091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092" w:author="Екатерина Луткова" w:date="2016-04-20T12:58:00Z"/>
          <w:lang w:eastAsia="ru-RU"/>
        </w:rPr>
      </w:pPr>
      <w:ins w:id="2093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094" w:author="Екатерина Луткова" w:date="2016-04-20T12:59:00Z"/>
          <w:lang w:eastAsia="ru-RU"/>
        </w:rPr>
      </w:pPr>
      <w:ins w:id="2095" w:author="Екатерина Луткова" w:date="2016-04-20T12:58:00Z">
        <w:r>
          <w:rPr>
            <w:lang w:eastAsia="ru-RU"/>
          </w:rPr>
          <w:t>4.8.5.</w:t>
        </w:r>
      </w:ins>
      <w:ins w:id="2096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097" w:author="Екатерина Луткова" w:date="2016-04-20T12:59:00Z"/>
          <w:lang w:eastAsia="ru-RU"/>
        </w:rPr>
      </w:pPr>
      <w:ins w:id="2098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099" w:author="Екатерина Луткова" w:date="2016-04-20T12:59:00Z"/>
          <w:lang w:eastAsia="ru-RU"/>
        </w:rPr>
      </w:pPr>
      <w:ins w:id="2100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01" w:author="Екатерина Луткова" w:date="2016-04-20T12:59:00Z"/>
          <w:lang w:eastAsia="ru-RU"/>
        </w:rPr>
      </w:pPr>
      <w:ins w:id="2102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03" w:author="Екатерина Луткова" w:date="2016-04-20T12:59:00Z"/>
          <w:lang w:eastAsia="ru-RU"/>
        </w:rPr>
      </w:pPr>
      <w:ins w:id="2104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05" w:author="Екатерина Луткова" w:date="2016-04-20T12:59:00Z"/>
          <w:lang w:eastAsia="ru-RU"/>
        </w:rPr>
      </w:pPr>
      <w:ins w:id="2106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07" w:author="Екатерина Луткова" w:date="2016-04-20T12:59:00Z"/>
        </w:rPr>
      </w:pPr>
      <w:ins w:id="2108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09" w:author="Екатерина Луткова" w:date="2016-04-20T12:59:00Z"/>
        </w:rPr>
      </w:pPr>
      <w:ins w:id="2110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11" w:author="Екатерина Луткова" w:date="2016-04-20T12:59:00Z"/>
        </w:rPr>
      </w:pPr>
      <w:ins w:id="2112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13" w:author="Екатерина Луткова" w:date="2016-04-20T12:59:00Z"/>
        </w:rPr>
      </w:pPr>
      <w:ins w:id="2114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15" w:author="Екатерина Луткова" w:date="2016-04-20T12:59:00Z"/>
        </w:rPr>
      </w:pPr>
      <w:ins w:id="2116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17" w:author="Екатерина Луткова" w:date="2016-04-20T12:59:00Z"/>
          <w:lang w:eastAsia="ru-RU"/>
        </w:rPr>
      </w:pPr>
      <w:ins w:id="2118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19" w:author="Екатерина Луткова" w:date="2016-04-20T12:59:00Z"/>
          <w:lang w:eastAsia="ru-RU"/>
        </w:rPr>
      </w:pPr>
      <w:ins w:id="2120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21" w:author="Екатерина Луткова" w:date="2016-04-20T12:59:00Z"/>
          <w:lang w:eastAsia="ru-RU"/>
        </w:rPr>
      </w:pPr>
      <w:ins w:id="2122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23" w:author="Екатерина Луткова" w:date="2016-04-20T13:00:00Z"/>
          <w:lang w:eastAsia="ru-RU"/>
        </w:rPr>
      </w:pPr>
      <w:ins w:id="2124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25" w:author="Екатерина Луткова" w:date="2016-04-20T13:00:00Z"/>
          <w:lang w:eastAsia="ru-RU"/>
        </w:rPr>
      </w:pPr>
      <w:ins w:id="2126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27" w:author="Екатерина Луткова" w:date="2016-04-20T13:00:00Z"/>
          <w:lang w:eastAsia="ru-RU"/>
        </w:rPr>
      </w:pPr>
      <w:ins w:id="2128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29" w:author="Екатерина Луткова" w:date="2016-04-20T13:00:00Z"/>
          <w:lang w:eastAsia="ru-RU"/>
        </w:rPr>
      </w:pPr>
      <w:ins w:id="2130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131" w:author="Екатерина Луткова" w:date="2016-04-20T13:00:00Z"/>
          <w:lang w:eastAsia="ru-RU"/>
        </w:rPr>
      </w:pPr>
      <w:ins w:id="2132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133" w:author="Екатерина Луткова" w:date="2016-04-20T13:00:00Z"/>
          <w:lang w:eastAsia="ru-RU"/>
        </w:rPr>
      </w:pPr>
      <w:ins w:id="2134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135" w:author="Екатерина Луткова" w:date="2016-04-20T13:00:00Z"/>
        </w:rPr>
      </w:pPr>
      <w:ins w:id="2136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137" w:author="Екатерина Луткова" w:date="2016-04-20T13:00:00Z"/>
        </w:rPr>
      </w:pPr>
      <w:ins w:id="2138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139" w:author="Екатерина Луткова" w:date="2016-04-20T13:00:00Z"/>
        </w:rPr>
      </w:pPr>
      <w:ins w:id="2140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141" w:author="Екатерина Луткова" w:date="2016-04-20T13:00:00Z"/>
        </w:rPr>
      </w:pPr>
      <w:ins w:id="2142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143" w:author="Екатерина Луткова" w:date="2016-04-20T13:00:00Z"/>
        </w:rPr>
      </w:pPr>
      <w:ins w:id="2144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145" w:author="Екатерина Луткова" w:date="2016-04-20T13:00:00Z"/>
          <w:lang w:eastAsia="ru-RU"/>
        </w:rPr>
      </w:pPr>
      <w:ins w:id="2146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147" w:author="Екатерина Луткова" w:date="2016-04-20T13:00:00Z"/>
          <w:lang w:eastAsia="ru-RU"/>
        </w:rPr>
      </w:pPr>
      <w:ins w:id="2148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149" w:author="Екатерина Луткова" w:date="2016-04-20T13:00:00Z"/>
          <w:lang w:eastAsia="ru-RU"/>
        </w:rPr>
      </w:pPr>
      <w:ins w:id="2150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151" w:author="Екатерина Луткова" w:date="2016-04-20T13:04:00Z"/>
          <w:lang w:eastAsia="ru-RU"/>
        </w:rPr>
        <w:pPrChange w:id="2152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153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154" w:author="Екатерина Луткова" w:date="2016-04-20T13:05:00Z"/>
          <w:lang w:eastAsia="ru-RU"/>
        </w:rPr>
        <w:pPrChange w:id="2155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156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157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158" w:author="Екатерина Луткова" w:date="2016-04-20T13:08:00Z">
        <w:r>
          <w:rPr>
            <w:lang w:eastAsia="ru-RU"/>
          </w:rPr>
          <w:t>Формируется</w:t>
        </w:r>
      </w:ins>
      <w:ins w:id="2159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160" w:author="Екатерина Луткова" w:date="2016-04-20T13:08:00Z">
        <w:r>
          <w:rPr>
            <w:lang w:eastAsia="ru-RU"/>
          </w:rPr>
          <w:t>исполнителям (</w:t>
        </w:r>
      </w:ins>
      <w:ins w:id="2161" w:author="Екатерина Луткова" w:date="2016-04-20T13:05:00Z">
        <w:r>
          <w:rPr>
            <w:lang w:eastAsia="ru-RU"/>
          </w:rPr>
          <w:t>сотрудникам</w:t>
        </w:r>
      </w:ins>
      <w:ins w:id="2162" w:author="Екатерина Луткова" w:date="2016-04-20T13:08:00Z">
        <w:r>
          <w:rPr>
            <w:lang w:eastAsia="ru-RU"/>
          </w:rPr>
          <w:t>)</w:t>
        </w:r>
      </w:ins>
      <w:ins w:id="2163" w:author="Екатерина Луткова" w:date="2016-04-20T13:05:00Z">
        <w:r>
          <w:rPr>
            <w:lang w:eastAsia="ru-RU"/>
          </w:rPr>
          <w:t xml:space="preserve"> </w:t>
        </w:r>
      </w:ins>
      <w:ins w:id="2164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165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166" w:author="Екатерина Луткова" w:date="2016-04-20T13:08:00Z">
        <w:r>
          <w:rPr>
            <w:lang w:eastAsia="ru-RU"/>
          </w:rPr>
          <w:t>Н</w:t>
        </w:r>
      </w:ins>
      <w:ins w:id="2167" w:author="Екатерина Луткова" w:date="2016-04-20T13:07:00Z">
        <w:r>
          <w:rPr>
            <w:lang w:eastAsia="ru-RU"/>
          </w:rPr>
          <w:t>аряда</w:t>
        </w:r>
      </w:ins>
      <w:ins w:id="2168" w:author="Екатерина Луткова" w:date="2016-04-20T13:08:00Z">
        <w:r>
          <w:rPr>
            <w:lang w:eastAsia="ru-RU"/>
          </w:rPr>
          <w:t>»</w:t>
        </w:r>
      </w:ins>
      <w:ins w:id="2169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170" w:name="_Toc448917614"/>
      <w:r>
        <w:rPr>
          <w:lang w:eastAsia="ru-RU"/>
        </w:rPr>
        <w:t>4.</w:t>
      </w:r>
      <w:ins w:id="2171" w:author="Екатерина Луткова" w:date="2016-04-20T12:07:00Z">
        <w:r w:rsidR="00295E57">
          <w:rPr>
            <w:lang w:eastAsia="ru-RU"/>
          </w:rPr>
          <w:t>9</w:t>
        </w:r>
      </w:ins>
      <w:del w:id="2172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170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173" w:name="_Toc448917615"/>
      <w:r>
        <w:t>4.</w:t>
      </w:r>
      <w:ins w:id="2174" w:author="Екатерина Луткова" w:date="2016-04-20T12:07:00Z">
        <w:r w:rsidR="00295E57">
          <w:t>9</w:t>
        </w:r>
      </w:ins>
      <w:del w:id="2175" w:author="Екатерина Луткова" w:date="2016-04-20T12:07:00Z">
        <w:r w:rsidDel="00295E57">
          <w:delText>8</w:delText>
        </w:r>
      </w:del>
      <w:r>
        <w:t>.1 Реестр брака</w:t>
      </w:r>
      <w:bookmarkEnd w:id="2173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176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177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178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179" w:author="Екатерина Луткова" w:date="2016-04-01T18:05:00Z">
          <w:pPr>
            <w:jc w:val="both"/>
          </w:pPr>
        </w:pPrChange>
      </w:pPr>
      <w:ins w:id="2180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181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182" w:author="Екатерина Луткова" w:date="2016-04-01T18:05:00Z"/>
        </w:rPr>
      </w:pPr>
      <w:ins w:id="2183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184" w:author="Екатерина Луткова" w:date="2016-04-01T18:06:00Z"/>
        </w:rPr>
      </w:pPr>
      <w:ins w:id="2185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186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187" w:author="Екатерина Луткова" w:date="2016-04-01T18:08:00Z">
        <w:r w:rsidR="003F5BA8">
          <w:t xml:space="preserve"> </w:t>
        </w:r>
      </w:ins>
      <w:ins w:id="2188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189" w:author="Екатерина Луткова" w:date="2016-04-01T18:09:00Z"/>
        </w:rPr>
      </w:pPr>
      <w:ins w:id="2190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191" w:author="Екатерина Луткова" w:date="2016-04-01T18:07:00Z">
        <w:r>
          <w:t xml:space="preserve">«Материалы» </w:t>
        </w:r>
      </w:ins>
      <w:ins w:id="2192" w:author="Екатерина Луткова" w:date="2016-04-01T18:09:00Z">
        <w:r w:rsidR="003F5BA8">
          <w:t>*</w:t>
        </w:r>
      </w:ins>
      <w:ins w:id="2193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194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195" w:author="Екатерина Луткова" w:date="2016-04-01T18:09:00Z"/>
        </w:rPr>
      </w:pPr>
      <w:ins w:id="2196" w:author="Екатерина Луткова" w:date="2016-04-01T18:09:00Z">
        <w:r>
          <w:t>прямые затраты</w:t>
        </w:r>
      </w:ins>
      <w:ins w:id="2197" w:author="Екатерина Луткова" w:date="2016-04-01T18:10:00Z">
        <w:r>
          <w:t xml:space="preserve"> (берутся из плановой калькуляции)</w:t>
        </w:r>
      </w:ins>
      <w:ins w:id="2198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199" w:author="Екатерина Луткова" w:date="2016-04-01T18:10:00Z"/>
        </w:rPr>
        <w:pPrChange w:id="220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01" w:author="Екатерина Луткова" w:date="2016-04-01T18:09:00Z">
        <w:r>
          <w:t>- транспортные</w:t>
        </w:r>
      </w:ins>
      <w:ins w:id="2202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03" w:author="Екатерина Луткова" w:date="2016-04-01T18:10:00Z"/>
        </w:rPr>
        <w:pPrChange w:id="220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05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06" w:author="Екатерина Луткова" w:date="2016-04-01T18:10:00Z"/>
        </w:rPr>
        <w:pPrChange w:id="220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08" w:author="Екатерина Луткова" w:date="2016-04-01T18:11:00Z">
        <w:r>
          <w:t xml:space="preserve">- </w:t>
        </w:r>
      </w:ins>
      <w:ins w:id="2209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10" w:author="Екатерина Луткова" w:date="2016-04-01T18:11:00Z"/>
        </w:rPr>
        <w:pPrChange w:id="221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12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13" w:author="Екатерина Луткова" w:date="2016-04-01T18:11:00Z"/>
        </w:rPr>
        <w:pPrChange w:id="221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15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16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17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18" w:author="Екатерина Луткова" w:date="2016-04-01T18:12:00Z"/>
        </w:rPr>
      </w:pPr>
      <w:del w:id="2219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20" w:author="Екатерина Луткова" w:date="2016-04-01T18:12:00Z"/>
        </w:rPr>
      </w:pPr>
      <w:del w:id="2221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22" w:author="Екатерина Луткова" w:date="2016-04-01T18:12:00Z"/>
        </w:rPr>
      </w:pPr>
      <w:del w:id="2223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24" w:author="Екатерина Луткова" w:date="2016-04-01T18:12:00Z"/>
        </w:rPr>
      </w:pPr>
      <w:del w:id="2225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26" w:author="Екатерина Луткова" w:date="2016-04-01T18:12:00Z"/>
        </w:rPr>
      </w:pPr>
      <w:del w:id="2227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28" w:author="Екатерина Луткова" w:date="2016-04-01T18:12:00Z"/>
        </w:rPr>
      </w:pPr>
      <w:del w:id="2229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30" w:author="Екатерина Луткова" w:date="2016-04-01T18:12:00Z"/>
        </w:rPr>
      </w:pPr>
      <w:del w:id="2231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232" w:author="Екатерина Луткова" w:date="2016-04-01T18:12:00Z"/>
        </w:rPr>
      </w:pPr>
      <w:del w:id="2233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234" w:author="Екатерина Луткова" w:date="2016-04-01T18:12:00Z"/>
        </w:rPr>
      </w:pPr>
      <w:del w:id="2235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236" w:author="Екатерина Луткова" w:date="2016-04-01T18:12:00Z"/>
        </w:rPr>
      </w:pPr>
      <w:del w:id="2237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238" w:author="Екатерина Луткова" w:date="2016-04-01T18:12:00Z"/>
        </w:rPr>
      </w:pPr>
      <w:del w:id="2239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240" w:author="Екатерина Луткова" w:date="2016-04-01T18:12:00Z"/>
        </w:rPr>
      </w:pPr>
      <w:del w:id="2241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242" w:author="Екатерина Луткова" w:date="2016-04-01T18:12:00Z"/>
        </w:rPr>
      </w:pPr>
      <w:del w:id="2243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244" w:author="Екатерина Луткова" w:date="2016-04-01T18:12:00Z"/>
        </w:rPr>
      </w:pPr>
      <w:del w:id="2245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246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247" w:name="_Toc448917616"/>
      <w:r>
        <w:t>4.</w:t>
      </w:r>
      <w:ins w:id="2248" w:author="Екатерина Луткова" w:date="2016-04-20T12:08:00Z">
        <w:r w:rsidR="00295E57">
          <w:t>10</w:t>
        </w:r>
      </w:ins>
      <w:del w:id="2249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247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250" w:name="OLE_LINK104"/>
            <w:bookmarkStart w:id="2251" w:name="OLE_LINK105"/>
            <w:bookmarkStart w:id="2252" w:name="OLE_LINK128"/>
            <w:r>
              <w:rPr>
                <w:szCs w:val="24"/>
              </w:rPr>
              <w:t>№ СФ</w:t>
            </w:r>
            <w:bookmarkEnd w:id="2250"/>
            <w:bookmarkEnd w:id="2251"/>
            <w:bookmarkEnd w:id="2252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53" w:name="OLE_LINK106"/>
            <w:bookmarkStart w:id="2254" w:name="OLE_LINK108"/>
            <w:bookmarkStart w:id="2255" w:name="OLE_LINK129"/>
            <w:r w:rsidRPr="00135028">
              <w:rPr>
                <w:szCs w:val="20"/>
              </w:rPr>
              <w:t>Поставщик</w:t>
            </w:r>
            <w:bookmarkEnd w:id="2253"/>
            <w:bookmarkEnd w:id="2254"/>
            <w:bookmarkEnd w:id="2255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56" w:name="OLE_LINK109"/>
            <w:bookmarkStart w:id="2257" w:name="OLE_LINK110"/>
            <w:bookmarkStart w:id="2258" w:name="OLE_LINK130"/>
            <w:r>
              <w:rPr>
                <w:szCs w:val="20"/>
              </w:rPr>
              <w:t>Сумма по СФ</w:t>
            </w:r>
            <w:bookmarkEnd w:id="2256"/>
            <w:bookmarkEnd w:id="2257"/>
            <w:bookmarkEnd w:id="2258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59" w:name="OLE_LINK111"/>
            <w:bookmarkStart w:id="2260" w:name="OLE_LINK112"/>
            <w:bookmarkStart w:id="2261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259"/>
            <w:bookmarkEnd w:id="2260"/>
            <w:bookmarkEnd w:id="2261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62" w:name="OLE_LINK113"/>
            <w:bookmarkStart w:id="2263" w:name="OLE_LINK114"/>
            <w:r w:rsidRPr="00135028">
              <w:rPr>
                <w:szCs w:val="20"/>
              </w:rPr>
              <w:t>№ накладной</w:t>
            </w:r>
            <w:bookmarkEnd w:id="2262"/>
            <w:bookmarkEnd w:id="2263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64" w:name="OLE_LINK115"/>
            <w:bookmarkStart w:id="2265" w:name="OLE_LINK116"/>
            <w:r w:rsidRPr="00135028">
              <w:rPr>
                <w:szCs w:val="20"/>
              </w:rPr>
              <w:t>Материал</w:t>
            </w:r>
            <w:bookmarkEnd w:id="2264"/>
            <w:bookmarkEnd w:id="2265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66" w:name="OLE_LINK117"/>
            <w:bookmarkStart w:id="2267" w:name="OLE_LINK118"/>
            <w:bookmarkStart w:id="2268" w:name="OLE_LINK119"/>
            <w:r>
              <w:rPr>
                <w:szCs w:val="20"/>
              </w:rPr>
              <w:t>Единицы измерения</w:t>
            </w:r>
            <w:bookmarkEnd w:id="2266"/>
            <w:bookmarkEnd w:id="2267"/>
            <w:bookmarkEnd w:id="2268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69" w:name="OLE_LINK120"/>
            <w:bookmarkStart w:id="2270" w:name="OLE_LINK121"/>
            <w:r w:rsidRPr="00135028">
              <w:rPr>
                <w:szCs w:val="20"/>
              </w:rPr>
              <w:t>Цена</w:t>
            </w:r>
            <w:bookmarkEnd w:id="2269"/>
            <w:bookmarkEnd w:id="2270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71" w:name="OLE_LINK122"/>
            <w:bookmarkStart w:id="2272" w:name="OLE_LINK123"/>
            <w:r w:rsidRPr="00135028">
              <w:rPr>
                <w:szCs w:val="20"/>
              </w:rPr>
              <w:t>Количество</w:t>
            </w:r>
            <w:bookmarkEnd w:id="2271"/>
            <w:bookmarkEnd w:id="2272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73" w:name="OLE_LINK124"/>
            <w:bookmarkStart w:id="2274" w:name="OLE_LINK125"/>
            <w:r w:rsidRPr="00135028">
              <w:rPr>
                <w:szCs w:val="20"/>
              </w:rPr>
              <w:t>Сумма</w:t>
            </w:r>
            <w:bookmarkEnd w:id="2273"/>
            <w:bookmarkEnd w:id="2274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275" w:name="OLE_LINK126"/>
            <w:bookmarkStart w:id="2276" w:name="OLE_LINK127"/>
            <w:r>
              <w:rPr>
                <w:szCs w:val="20"/>
              </w:rPr>
              <w:t>Передано</w:t>
            </w:r>
            <w:bookmarkEnd w:id="2275"/>
            <w:bookmarkEnd w:id="2276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>
      <w:pPr>
        <w:rPr>
          <w:ins w:id="2277" w:author="Екатерина Луткова" w:date="2016-04-01T18:12:00Z"/>
        </w:rPr>
      </w:pPr>
    </w:p>
    <w:p w14:paraId="1D477144" w14:textId="01D95CFC" w:rsidR="003F5BA8" w:rsidRDefault="003F5BA8" w:rsidP="00642CA6">
      <w:pPr>
        <w:ind w:firstLine="708"/>
        <w:rPr>
          <w:ins w:id="2278" w:author="Екатерина Луткова" w:date="2016-04-01T18:12:00Z"/>
        </w:rPr>
      </w:pPr>
      <w:ins w:id="2279" w:author="Екатерина Луткова" w:date="2016-04-01T18:12:00Z">
        <w:r>
          <w:t xml:space="preserve">Предусмотреть формирование отчета по </w:t>
        </w:r>
      </w:ins>
      <w:ins w:id="2280" w:author="Екатерина Луткова" w:date="2016-04-01T18:13:00Z">
        <w:r>
          <w:t xml:space="preserve">приходу конкретного </w:t>
        </w:r>
      </w:ins>
      <w:ins w:id="2281" w:author="Екатерина Луткова" w:date="2016-04-01T18:12:00Z">
        <w:r>
          <w:t>материала за заданный период</w:t>
        </w:r>
      </w:ins>
      <w:ins w:id="2282" w:author="Екатерина Луткова" w:date="2016-04-01T18:14:00Z">
        <w:r>
          <w:t>:</w:t>
        </w:r>
      </w:ins>
    </w:p>
    <w:p w14:paraId="42A88B6C" w14:textId="4242F7AD" w:rsidR="00DD7803" w:rsidRDefault="00295E57" w:rsidP="00642CA6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ins w:id="2283" w:author="Екатерина Луткова" w:date="2016-04-20T12:08:00Z">
        <w:r>
          <w:t xml:space="preserve"> </w:t>
        </w:r>
      </w:ins>
      <w:bookmarkStart w:id="2284" w:name="_Toc448917617"/>
      <w:r w:rsidR="00DD7803">
        <w:t xml:space="preserve">Журнал учета оплаченной и отгруженной </w:t>
      </w:r>
      <w:commentRangeStart w:id="2285"/>
      <w:r w:rsidR="00DD7803">
        <w:t>продукции</w:t>
      </w:r>
      <w:bookmarkEnd w:id="2284"/>
      <w:commentRangeEnd w:id="2285"/>
      <w:r w:rsidR="00642CA6">
        <w:rPr>
          <w:rStyle w:val="af0"/>
          <w:rFonts w:eastAsia="Calibri"/>
          <w:b w:val="0"/>
        </w:rPr>
        <w:commentReference w:id="2285"/>
      </w:r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учета оплаченной и отгруженной продукции» заполняется после оплаты, а также после отгрузки. Предусмотрены </w:t>
      </w:r>
      <w:commentRangeStart w:id="2286"/>
      <w:r>
        <w:t xml:space="preserve">авто расширяемые поля </w:t>
      </w:r>
      <w:commentRangeEnd w:id="2286"/>
      <w:r w:rsidR="001D6148">
        <w:rPr>
          <w:rStyle w:val="af0"/>
        </w:rPr>
        <w:commentReference w:id="2286"/>
      </w:r>
      <w:r>
        <w:t>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87"/>
            <w:r w:rsidRPr="00135028">
              <w:rPr>
                <w:szCs w:val="24"/>
              </w:rPr>
              <w:t>Наименование заказчика выбирается из [п. 4.3.5]</w:t>
            </w:r>
            <w:commentRangeEnd w:id="2287"/>
            <w:r w:rsidR="001D6148">
              <w:rPr>
                <w:rStyle w:val="af0"/>
              </w:rPr>
              <w:commentReference w:id="2287"/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88"/>
            <w:commentRangeStart w:id="2289"/>
            <w:r w:rsidRPr="00135028">
              <w:rPr>
                <w:szCs w:val="24"/>
              </w:rPr>
              <w:t>Сумма по счету, руб.</w:t>
            </w:r>
            <w:commentRangeEnd w:id="2288"/>
            <w:r w:rsidR="001D6148">
              <w:rPr>
                <w:rStyle w:val="af0"/>
              </w:rPr>
              <w:commentReference w:id="2288"/>
            </w:r>
            <w:commentRangeEnd w:id="2289"/>
            <w:r w:rsidR="001D6148">
              <w:rPr>
                <w:rStyle w:val="af0"/>
              </w:rPr>
              <w:commentReference w:id="2289"/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0"/>
            <w:r w:rsidRPr="00135028">
              <w:rPr>
                <w:szCs w:val="24"/>
              </w:rPr>
              <w:t>Дата оплаты</w:t>
            </w:r>
            <w:commentRangeEnd w:id="2290"/>
            <w:r w:rsidR="001D6148">
              <w:rPr>
                <w:rStyle w:val="af0"/>
              </w:rPr>
              <w:commentReference w:id="2290"/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1"/>
            <w:r w:rsidRPr="00135028">
              <w:rPr>
                <w:szCs w:val="24"/>
              </w:rPr>
              <w:t>СФ (№ накладной)</w:t>
            </w:r>
            <w:commentRangeEnd w:id="2291"/>
            <w:r w:rsidR="001D6148">
              <w:rPr>
                <w:rStyle w:val="af0"/>
              </w:rPr>
              <w:commentReference w:id="2291"/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2"/>
            <w:r w:rsidRPr="00135028">
              <w:rPr>
                <w:szCs w:val="24"/>
              </w:rPr>
              <w:t>Сумма, руб.</w:t>
            </w:r>
            <w:commentRangeEnd w:id="2292"/>
            <w:r w:rsidR="001D6148">
              <w:rPr>
                <w:rStyle w:val="af0"/>
              </w:rPr>
              <w:commentReference w:id="2292"/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3"/>
            <w:r w:rsidRPr="00135028">
              <w:rPr>
                <w:szCs w:val="24"/>
              </w:rPr>
              <w:t>Цена оснастки</w:t>
            </w:r>
            <w:commentRangeEnd w:id="2293"/>
            <w:r w:rsidR="001D6148">
              <w:rPr>
                <w:rStyle w:val="af0"/>
              </w:rPr>
              <w:commentReference w:id="2293"/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4"/>
            <w:r>
              <w:rPr>
                <w:szCs w:val="24"/>
              </w:rPr>
              <w:t>Оснастка</w:t>
            </w:r>
            <w:commentRangeEnd w:id="2294"/>
            <w:r w:rsidR="001D6148">
              <w:rPr>
                <w:rStyle w:val="af0"/>
              </w:rPr>
              <w:commentReference w:id="2294"/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5"/>
            <w:r w:rsidRPr="00135028">
              <w:rPr>
                <w:szCs w:val="24"/>
              </w:rPr>
              <w:t>Изготовитель</w:t>
            </w:r>
            <w:commentRangeEnd w:id="2295"/>
            <w:r w:rsidR="001D6148">
              <w:rPr>
                <w:rStyle w:val="af0"/>
              </w:rPr>
              <w:commentReference w:id="2295"/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6"/>
            <w:r w:rsidRPr="00135028">
              <w:rPr>
                <w:szCs w:val="24"/>
              </w:rPr>
              <w:t>Дата оплаты</w:t>
            </w:r>
            <w:commentRangeEnd w:id="2296"/>
            <w:r w:rsidR="001D6148">
              <w:rPr>
                <w:rStyle w:val="af0"/>
              </w:rPr>
              <w:commentReference w:id="2296"/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297"/>
            <w:r w:rsidRPr="00135028">
              <w:rPr>
                <w:szCs w:val="24"/>
              </w:rPr>
              <w:t>Сумма, руб.</w:t>
            </w:r>
            <w:commentRangeEnd w:id="2297"/>
            <w:r w:rsidR="001D6148">
              <w:rPr>
                <w:rStyle w:val="af0"/>
              </w:rPr>
              <w:commentReference w:id="2297"/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 w:rsidP="001D6148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ins w:id="2298" w:author="Екатерина Луткова" w:date="2016-04-20T12:08:00Z">
        <w:r>
          <w:t xml:space="preserve"> </w:t>
        </w:r>
      </w:ins>
      <w:bookmarkStart w:id="2299" w:name="_Toc448917618"/>
      <w:r w:rsidR="00FF1128">
        <w:t>Журнал вальцовщика</w:t>
      </w:r>
      <w:bookmarkEnd w:id="2299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00" w:name="OLE_LINK132"/>
            <w:bookmarkStart w:id="2301" w:name="OLE_LINK133"/>
            <w:bookmarkStart w:id="2302" w:name="OLE_LINK134"/>
            <w:bookmarkStart w:id="2303" w:name="OLE_LINK135"/>
            <w:bookmarkStart w:id="2304" w:name="OLE_LINK136"/>
            <w:r>
              <w:t>Дата</w:t>
            </w:r>
            <w:bookmarkEnd w:id="2300"/>
            <w:bookmarkEnd w:id="2301"/>
            <w:bookmarkEnd w:id="2302"/>
            <w:bookmarkEnd w:id="2303"/>
            <w:bookmarkEnd w:id="2304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05" w:name="OLE_LINK137"/>
            <w:bookmarkStart w:id="2306" w:name="OLE_LINK138"/>
            <w:bookmarkStart w:id="2307" w:name="OLE_LINK148"/>
            <w:r>
              <w:t>Заказчик</w:t>
            </w:r>
            <w:bookmarkEnd w:id="2305"/>
            <w:bookmarkEnd w:id="2306"/>
            <w:bookmarkEnd w:id="2307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08" w:name="OLE_LINK139"/>
            <w:bookmarkStart w:id="2309" w:name="OLE_LINK140"/>
            <w:bookmarkStart w:id="2310" w:name="OLE_LINK149"/>
            <w:r>
              <w:t>Чертеж</w:t>
            </w:r>
            <w:bookmarkEnd w:id="2308"/>
            <w:bookmarkEnd w:id="2309"/>
            <w:bookmarkEnd w:id="2310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11" w:name="OLE_LINK141"/>
            <w:bookmarkStart w:id="2312" w:name="OLE_LINK142"/>
            <w:bookmarkStart w:id="2313" w:name="OLE_LINK150"/>
            <w:r>
              <w:t>Материал</w:t>
            </w:r>
            <w:bookmarkEnd w:id="2311"/>
            <w:bookmarkEnd w:id="2312"/>
            <w:bookmarkEnd w:id="2313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 xml:space="preserve">Наименование(обозначение) </w:t>
            </w:r>
            <w:r w:rsidRPr="007E697D">
              <w:rPr>
                <w:szCs w:val="24"/>
              </w:rPr>
              <w:lastRenderedPageBreak/>
              <w:t>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14" w:name="OLE_LINK143"/>
            <w:bookmarkStart w:id="2315" w:name="OLE_LINK144"/>
            <w:bookmarkStart w:id="2316" w:name="_Hlk450314913"/>
            <w:r>
              <w:lastRenderedPageBreak/>
              <w:t>Количество деталей</w:t>
            </w:r>
            <w:bookmarkEnd w:id="2314"/>
            <w:bookmarkEnd w:id="2315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17" w:name="OLE_LINK145"/>
            <w:bookmarkStart w:id="2318" w:name="OLE_LINK146"/>
            <w:bookmarkStart w:id="2319" w:name="OLE_LINK154"/>
            <w:bookmarkEnd w:id="2316"/>
            <w:r>
              <w:t>Партия</w:t>
            </w:r>
            <w:bookmarkEnd w:id="2317"/>
            <w:bookmarkEnd w:id="2318"/>
            <w:bookmarkEnd w:id="2319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20" w:author="Екатерина Луткова" w:date="2016-04-01T16:58:00Z">
              <w:r w:rsidR="00910A02">
                <w:t>текущей</w:t>
              </w:r>
            </w:ins>
            <w:del w:id="2321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22" w:name="OLE_LINK147"/>
            <w:bookmarkStart w:id="2323" w:name="OLE_LINK155"/>
            <w:r>
              <w:t>Примечание</w:t>
            </w:r>
            <w:bookmarkEnd w:id="2322"/>
            <w:bookmarkEnd w:id="2323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24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25" w:name="_Toc448917619"/>
      <w:r>
        <w:t>Распоряжение на отгрузку</w:t>
      </w:r>
      <w:r w:rsidR="0038185E">
        <w:t xml:space="preserve"> (журнал)</w:t>
      </w:r>
      <w:bookmarkEnd w:id="2325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26" w:author="Екатерина Луткова" w:date="2016-04-01T16:58:00Z">
              <w:r w:rsidR="00910A02">
                <w:t>текущей</w:t>
              </w:r>
            </w:ins>
            <w:del w:id="2327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28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29" w:name="_Toc448917620"/>
      <w:r>
        <w:t>Модуль «</w:t>
      </w:r>
      <w:r w:rsidRPr="005A357F">
        <w:t>Расход материалов</w:t>
      </w:r>
      <w:r>
        <w:t>»</w:t>
      </w:r>
      <w:bookmarkEnd w:id="2329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lastRenderedPageBreak/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30" w:name="_Toc448917621"/>
      <w:r>
        <w:t>5 ТРЕБОВАНИЯ К НАДЕЖНОСТИ</w:t>
      </w:r>
      <w:bookmarkEnd w:id="2330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31" w:name="_Toc418591219"/>
      <w:bookmarkStart w:id="2332" w:name="_Toc432605163"/>
      <w:bookmarkStart w:id="2333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31"/>
      <w:bookmarkEnd w:id="2332"/>
      <w:bookmarkEnd w:id="2333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34" w:name="_Toc418591220"/>
      <w:bookmarkStart w:id="2335" w:name="_Toc432605164"/>
      <w:bookmarkStart w:id="2336" w:name="_Toc448917623"/>
      <w:r>
        <w:t>5</w:t>
      </w:r>
      <w:r w:rsidRPr="00B45BC2">
        <w:t>.1. Архитектура системы</w:t>
      </w:r>
      <w:bookmarkEnd w:id="2334"/>
      <w:bookmarkEnd w:id="2335"/>
      <w:bookmarkEnd w:id="2336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37" w:name="_Toc418591221"/>
      <w:bookmarkStart w:id="2338" w:name="_Toc432605165"/>
      <w:bookmarkStart w:id="2339" w:name="_Toc448917624"/>
      <w:r>
        <w:t>5</w:t>
      </w:r>
      <w:r w:rsidRPr="00B45BC2">
        <w:t>.2. Требования к аппаратному обеспечению системы</w:t>
      </w:r>
      <w:bookmarkEnd w:id="2337"/>
      <w:bookmarkEnd w:id="2338"/>
      <w:bookmarkEnd w:id="2339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642CA6" w:rsidRDefault="00642CA6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642CA6" w:rsidRPr="00D2120D" w:rsidRDefault="00642CA6">
      <w:pPr>
        <w:pStyle w:val="af1"/>
      </w:pPr>
    </w:p>
  </w:comment>
  <w:comment w:id="554" w:author="Мухамедшин" w:date="2016-03-30T10:13:00Z" w:initials="Е.Р.">
    <w:p w14:paraId="38C8DEDA" w14:textId="6F7DE247" w:rsidR="00642CA6" w:rsidRDefault="00642CA6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642CA6" w:rsidRDefault="00642CA6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80" w:author="staff" w:date="2016-03-29T20:52:00Z" w:initials="s">
    <w:p w14:paraId="551DB649" w14:textId="77777777" w:rsidR="00642CA6" w:rsidRDefault="00642CA6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642CA6" w:rsidRDefault="00642CA6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81" w:author="staff" w:date="2016-03-29T20:52:00Z" w:initials="s">
    <w:p w14:paraId="4E1AF39D" w14:textId="77777777" w:rsidR="00642CA6" w:rsidRDefault="00642CA6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642CA6" w:rsidRDefault="00642CA6">
      <w:pPr>
        <w:pStyle w:val="af1"/>
      </w:pPr>
      <w:r>
        <w:t>Артикул, Код</w:t>
      </w:r>
    </w:p>
  </w:comment>
  <w:comment w:id="1218" w:author="staff" w:date="2016-04-03T16:24:00Z" w:initials="s">
    <w:p w14:paraId="0F6A7106" w14:textId="704D53AA" w:rsidR="00642CA6" w:rsidRPr="00DC1026" w:rsidRDefault="00642CA6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05" w:author="staff" w:date="2016-04-10T18:04:00Z" w:initials="s">
    <w:p w14:paraId="0CA165DA" w14:textId="414E64C5" w:rsidR="00642CA6" w:rsidRDefault="00642CA6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06" w:author="HOME" w:date="2016-04-21T08:42:00Z" w:initials="H">
    <w:p w14:paraId="332B481F" w14:textId="0A35129A" w:rsidR="00642CA6" w:rsidRPr="007D2B8A" w:rsidRDefault="00642CA6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55" w:author="HOME" w:date="2016-04-21T08:46:00Z" w:initials="H">
    <w:p w14:paraId="31175D43" w14:textId="03499166" w:rsidR="00642CA6" w:rsidRDefault="00642CA6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57" w:author="HOME" w:date="2016-04-21T08:46:00Z" w:initials="H">
    <w:p w14:paraId="385BB2BF" w14:textId="62430835" w:rsidR="00642CA6" w:rsidRDefault="00642CA6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65" w:author="HOME" w:date="2016-04-21T08:48:00Z" w:initials="H">
    <w:p w14:paraId="409ECC7E" w14:textId="212B13D3" w:rsidR="00642CA6" w:rsidRDefault="00642CA6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66" w:author="HOME" w:date="2016-04-21T08:49:00Z" w:initials="H">
    <w:p w14:paraId="4EE8BD7C" w14:textId="6AF9B3B9" w:rsidR="00642CA6" w:rsidRDefault="00642CA6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67" w:author="HOME" w:date="2016-04-21T09:00:00Z" w:initials="H">
    <w:p w14:paraId="36EB4829" w14:textId="228E69DF" w:rsidR="00642CA6" w:rsidRDefault="00642CA6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79" w:author="HOME" w:date="2016-04-21T08:51:00Z" w:initials="H">
    <w:p w14:paraId="03BAC419" w14:textId="6C2EDB54" w:rsidR="00642CA6" w:rsidRDefault="00642CA6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83" w:author="HOME" w:date="2016-04-21T08:52:00Z" w:initials="H">
    <w:p w14:paraId="6D7A8533" w14:textId="23503C1E" w:rsidR="00642CA6" w:rsidRDefault="00642CA6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84" w:author="HOME" w:date="2016-04-21T08:55:00Z" w:initials="H">
    <w:p w14:paraId="581F1587" w14:textId="5D8AB5F8" w:rsidR="00642CA6" w:rsidRDefault="00642CA6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695" w:author="HOME" w:date="2016-04-21T08:56:00Z" w:initials="H">
    <w:p w14:paraId="2D73CF59" w14:textId="32DC12D1" w:rsidR="00642CA6" w:rsidRDefault="00642CA6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01" w:author="HOME" w:date="2016-04-21T09:01:00Z" w:initials="H">
    <w:p w14:paraId="4C8057D4" w14:textId="574D204B" w:rsidR="00642CA6" w:rsidRDefault="00642CA6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03" w:author="HOME" w:date="2016-04-21T09:02:00Z" w:initials="H">
    <w:p w14:paraId="44DCD428" w14:textId="046E08BB" w:rsidR="00642CA6" w:rsidRDefault="00642CA6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786" w:author="Eugene" w:date="2016-05-16T22:46:00Z" w:initials="E">
    <w:p w14:paraId="45B00726" w14:textId="4FF7C9F3" w:rsidR="00787A80" w:rsidRDefault="00787A80">
      <w:pPr>
        <w:pStyle w:val="af1"/>
      </w:pPr>
      <w:r>
        <w:rPr>
          <w:rStyle w:val="af0"/>
        </w:rPr>
        <w:annotationRef/>
      </w:r>
      <w:r>
        <w:t xml:space="preserve">Мне кажется надо как-то привязать наряд к заявкам. </w:t>
      </w:r>
      <w:proofErr w:type="gramStart"/>
      <w:r>
        <w:t>Возможно</w:t>
      </w:r>
      <w:proofErr w:type="gramEnd"/>
      <w:r>
        <w:t xml:space="preserve"> сделать выбор в каждой строке наряда – сначала выбирать чертеж, в следующей колонке – заявку. Тогда можно будет посчитать количество для индивидуального наряда</w:t>
      </w:r>
    </w:p>
  </w:comment>
  <w:comment w:id="1799" w:author="Eugene" w:date="2016-05-16T22:50:00Z" w:initials="E">
    <w:p w14:paraId="788C32E2" w14:textId="634FFE41" w:rsidR="00787A80" w:rsidRDefault="00787A80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805" w:author="Мухамедшин" w:date="2016-04-29T11:40:00Z" w:initials="Е.Р.">
    <w:p w14:paraId="25961AD5" w14:textId="03954FC3" w:rsidR="00642CA6" w:rsidRDefault="00642CA6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09" w:author="Мухамедшин" w:date="2016-04-29T12:45:00Z" w:initials="Е.Р.">
    <w:p w14:paraId="4D30655D" w14:textId="4A7BCBEF" w:rsidR="00642CA6" w:rsidRDefault="00642CA6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13" w:author="Мухамедшин" w:date="2016-04-29T13:06:00Z" w:initials="Е.Р.">
    <w:p w14:paraId="4DDB3DFA" w14:textId="0C914B5F" w:rsidR="00642CA6" w:rsidRDefault="00642CA6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830" w:author="Мухамедшин" w:date="2016-04-29T13:04:00Z" w:initials="Е.Р.">
    <w:p w14:paraId="789D55CA" w14:textId="30D7E608" w:rsidR="00642CA6" w:rsidRDefault="00642CA6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642CA6" w:rsidRDefault="00642CA6">
      <w:pPr>
        <w:pStyle w:val="af1"/>
      </w:pPr>
      <w:r>
        <w:t>Оно как-то влияет на время работы пресса?</w:t>
      </w:r>
    </w:p>
  </w:comment>
  <w:comment w:id="1834" w:author="Мухамедшин" w:date="2016-04-29T13:03:00Z" w:initials="Е.Р.">
    <w:p w14:paraId="6927E3A7" w14:textId="4F22DC3C" w:rsidR="00642CA6" w:rsidRPr="00515AF3" w:rsidRDefault="00642CA6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  <w:comment w:id="2285" w:author="Eugene" w:date="2016-05-16T22:42:00Z" w:initials="E">
    <w:p w14:paraId="0DCEB393" w14:textId="678DCAF5" w:rsidR="001D6148" w:rsidRDefault="00642CA6" w:rsidP="00787A80">
      <w:pPr>
        <w:pStyle w:val="af1"/>
      </w:pPr>
      <w:r>
        <w:rPr>
          <w:rStyle w:val="af0"/>
        </w:rPr>
        <w:annotationRef/>
      </w:r>
      <w:r>
        <w:t xml:space="preserve">Непонятно в каком разрезе ведется журнал: в разрезе заявок/счетов или в разрезе строк заявок или чертежей? Если в разрезе заявок, тогда непонятно какую оснастку показывать (в </w:t>
      </w:r>
      <w:r w:rsidR="00787A80">
        <w:t>заявке может быть несколько же)</w:t>
      </w:r>
    </w:p>
  </w:comment>
  <w:comment w:id="2286" w:author="Eugene" w:date="2016-05-16T22:39:00Z" w:initials="E">
    <w:p w14:paraId="2AEF3036" w14:textId="77777777" w:rsidR="001D6148" w:rsidRDefault="001D6148" w:rsidP="001D6148">
      <w:pPr>
        <w:pStyle w:val="af1"/>
      </w:pPr>
      <w:r>
        <w:rPr>
          <w:rStyle w:val="af0"/>
        </w:rPr>
        <w:annotationRef/>
      </w:r>
      <w:r>
        <w:t>Что значит «авто расширяемые поля»</w:t>
      </w:r>
    </w:p>
    <w:p w14:paraId="6A2D66AB" w14:textId="6AC88DA7" w:rsidR="001D6148" w:rsidRDefault="001D6148">
      <w:pPr>
        <w:pStyle w:val="af1"/>
      </w:pPr>
    </w:p>
  </w:comment>
  <w:comment w:id="2287" w:author="Eugene" w:date="2016-05-16T22:39:00Z" w:initials="E">
    <w:p w14:paraId="69F9C8CC" w14:textId="77777777" w:rsidR="001D6148" w:rsidRDefault="001D6148" w:rsidP="001D6148">
      <w:pPr>
        <w:pStyle w:val="af1"/>
      </w:pPr>
      <w:r>
        <w:rPr>
          <w:rStyle w:val="af0"/>
        </w:rPr>
        <w:annotationRef/>
      </w:r>
      <w:r>
        <w:t>Заказчик выбирается из справочника – может автоматически подтягивать из заявки?</w:t>
      </w:r>
    </w:p>
    <w:p w14:paraId="09238F15" w14:textId="3434D5C5" w:rsidR="001D6148" w:rsidRDefault="001D6148">
      <w:pPr>
        <w:pStyle w:val="af1"/>
      </w:pPr>
    </w:p>
  </w:comment>
  <w:comment w:id="2288" w:author="Eugene" w:date="2016-05-16T22:39:00Z" w:initials="E">
    <w:p w14:paraId="20AA4393" w14:textId="77777777" w:rsidR="001D6148" w:rsidRDefault="001D6148" w:rsidP="001D6148">
      <w:pPr>
        <w:pStyle w:val="af1"/>
      </w:pPr>
      <w:r>
        <w:rPr>
          <w:rStyle w:val="af0"/>
        </w:rPr>
        <w:annotationRef/>
      </w:r>
      <w:r>
        <w:t xml:space="preserve">Сумма по счету – </w:t>
      </w:r>
      <w:proofErr w:type="gramStart"/>
      <w:r>
        <w:t>опять таки</w:t>
      </w:r>
      <w:proofErr w:type="gramEnd"/>
      <w:r>
        <w:t xml:space="preserve"> общая или построчно (если в разрезе чертежей)?</w:t>
      </w:r>
    </w:p>
    <w:p w14:paraId="090274EF" w14:textId="3E4CBAE2" w:rsidR="001D6148" w:rsidRDefault="001D6148">
      <w:pPr>
        <w:pStyle w:val="af1"/>
      </w:pPr>
    </w:p>
  </w:comment>
  <w:comment w:id="2289" w:author="Eugene" w:date="2016-05-16T22:40:00Z" w:initials="E">
    <w:p w14:paraId="6A532129" w14:textId="3C08A5BD" w:rsidR="001D6148" w:rsidRDefault="001D6148" w:rsidP="001D6148">
      <w:pPr>
        <w:pStyle w:val="af1"/>
      </w:pPr>
      <w:r>
        <w:rPr>
          <w:rStyle w:val="af0"/>
        </w:rPr>
        <w:annotationRef/>
      </w:r>
      <w:r>
        <w:t>Сумма по счету - с НДС или без?</w:t>
      </w:r>
    </w:p>
  </w:comment>
  <w:comment w:id="2290" w:author="Eugene" w:date="2016-05-16T22:42:00Z" w:initials="E">
    <w:p w14:paraId="1DCE467F" w14:textId="6B29E07F" w:rsidR="001D6148" w:rsidRDefault="001D6148">
      <w:pPr>
        <w:pStyle w:val="af1"/>
      </w:pPr>
      <w:r>
        <w:rPr>
          <w:rStyle w:val="af0"/>
        </w:rPr>
        <w:annotationRef/>
      </w:r>
      <w:r>
        <w:t xml:space="preserve">После введения </w:t>
      </w:r>
      <w:r w:rsidR="00787A80">
        <w:t>Даты оплаты,</w:t>
      </w:r>
      <w:r>
        <w:t xml:space="preserve"> заявку</w:t>
      </w:r>
      <w:r w:rsidR="00787A80">
        <w:t xml:space="preserve"> запрещаем редактировать, так?</w:t>
      </w:r>
    </w:p>
  </w:comment>
  <w:comment w:id="2291" w:author="Eugene" w:date="2016-05-16T22:40:00Z" w:initials="E">
    <w:p w14:paraId="2275F94E" w14:textId="050C1D3D" w:rsidR="001D6148" w:rsidRDefault="001D6148">
      <w:pPr>
        <w:pStyle w:val="af1"/>
      </w:pPr>
      <w:r>
        <w:rPr>
          <w:rStyle w:val="af0"/>
        </w:rPr>
        <w:annotationRef/>
      </w:r>
      <w:r>
        <w:t>Счет фактура – вручную?</w:t>
      </w:r>
    </w:p>
  </w:comment>
  <w:comment w:id="2292" w:author="Eugene" w:date="2016-05-16T22:40:00Z" w:initials="E">
    <w:p w14:paraId="70EAA1AE" w14:textId="77777777" w:rsidR="001D6148" w:rsidRDefault="001D6148" w:rsidP="001D6148">
      <w:pPr>
        <w:pStyle w:val="af1"/>
      </w:pPr>
      <w:r>
        <w:rPr>
          <w:rStyle w:val="af0"/>
        </w:rPr>
        <w:annotationRef/>
      </w:r>
      <w:r>
        <w:t>Сумма – что за поле? Вручную или автоматически?</w:t>
      </w:r>
    </w:p>
    <w:p w14:paraId="32B3A624" w14:textId="30F98EDE" w:rsidR="001D6148" w:rsidRDefault="001D6148">
      <w:pPr>
        <w:pStyle w:val="af1"/>
      </w:pPr>
    </w:p>
  </w:comment>
  <w:comment w:id="2293" w:author="Eugene" w:date="2016-05-16T22:40:00Z" w:initials="E">
    <w:p w14:paraId="449AA6C6" w14:textId="2AD9BAD2" w:rsidR="001D6148" w:rsidRDefault="001D6148">
      <w:pPr>
        <w:pStyle w:val="af1"/>
      </w:pPr>
      <w:r>
        <w:rPr>
          <w:rStyle w:val="af0"/>
        </w:rPr>
        <w:annotationRef/>
      </w:r>
      <w:r>
        <w:t>Цена оснастки – у нас нет вроде нигде. Вручную?</w:t>
      </w:r>
    </w:p>
  </w:comment>
  <w:comment w:id="2294" w:author="Eugene" w:date="2016-05-16T22:40:00Z" w:initials="E">
    <w:p w14:paraId="0D69980F" w14:textId="0E8D820C" w:rsidR="001D6148" w:rsidRDefault="001D6148">
      <w:pPr>
        <w:pStyle w:val="af1"/>
      </w:pPr>
      <w:r>
        <w:rPr>
          <w:rStyle w:val="af0"/>
        </w:rPr>
        <w:annotationRef/>
      </w:r>
      <w:r>
        <w:t>Оснастка и все что ее касается – автоматически построчно из заявки (чертежей)?</w:t>
      </w:r>
    </w:p>
  </w:comment>
  <w:comment w:id="2295" w:author="Eugene" w:date="2016-05-16T22:41:00Z" w:initials="E">
    <w:p w14:paraId="0A272666" w14:textId="53C3E8FE" w:rsidR="001D6148" w:rsidRDefault="001D6148">
      <w:pPr>
        <w:pStyle w:val="af1"/>
      </w:pPr>
      <w:r>
        <w:rPr>
          <w:rStyle w:val="af0"/>
        </w:rPr>
        <w:annotationRef/>
      </w:r>
      <w:r>
        <w:t>Изготовитель – это сотрудник или предприятие?</w:t>
      </w:r>
    </w:p>
  </w:comment>
  <w:comment w:id="2296" w:author="Eugene" w:date="2016-05-16T22:41:00Z" w:initials="E">
    <w:p w14:paraId="0556813A" w14:textId="6C57847C" w:rsidR="001D6148" w:rsidRDefault="001D6148">
      <w:pPr>
        <w:pStyle w:val="af1"/>
      </w:pPr>
      <w:r>
        <w:rPr>
          <w:rStyle w:val="af0"/>
        </w:rPr>
        <w:annotationRef/>
      </w:r>
      <w:r>
        <w:t>Два поля «Дата оплаты» - зачем?</w:t>
      </w:r>
    </w:p>
  </w:comment>
  <w:comment w:id="2297" w:author="Eugene" w:date="2016-05-16T22:41:00Z" w:initials="E">
    <w:p w14:paraId="49DB3C43" w14:textId="76655277" w:rsidR="001D6148" w:rsidRDefault="001D6148">
      <w:pPr>
        <w:pStyle w:val="af1"/>
      </w:pPr>
      <w:r>
        <w:rPr>
          <w:rStyle w:val="af0"/>
        </w:rPr>
        <w:annotationRef/>
      </w:r>
      <w:r>
        <w:t>Два поля «Сумма» - зачем?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9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5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2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6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7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8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1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2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3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4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6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8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49"/>
  </w:num>
  <w:num w:numId="3">
    <w:abstractNumId w:val="33"/>
  </w:num>
  <w:num w:numId="4">
    <w:abstractNumId w:val="40"/>
  </w:num>
  <w:num w:numId="5">
    <w:abstractNumId w:val="24"/>
  </w:num>
  <w:num w:numId="6">
    <w:abstractNumId w:val="6"/>
  </w:num>
  <w:num w:numId="7">
    <w:abstractNumId w:val="14"/>
  </w:num>
  <w:num w:numId="8">
    <w:abstractNumId w:val="4"/>
  </w:num>
  <w:num w:numId="9">
    <w:abstractNumId w:val="21"/>
  </w:num>
  <w:num w:numId="10">
    <w:abstractNumId w:val="36"/>
  </w:num>
  <w:num w:numId="11">
    <w:abstractNumId w:val="13"/>
  </w:num>
  <w:num w:numId="12">
    <w:abstractNumId w:val="9"/>
  </w:num>
  <w:num w:numId="13">
    <w:abstractNumId w:val="27"/>
  </w:num>
  <w:num w:numId="14">
    <w:abstractNumId w:val="41"/>
  </w:num>
  <w:num w:numId="15">
    <w:abstractNumId w:val="26"/>
  </w:num>
  <w:num w:numId="16">
    <w:abstractNumId w:val="37"/>
  </w:num>
  <w:num w:numId="17">
    <w:abstractNumId w:val="11"/>
  </w:num>
  <w:num w:numId="18">
    <w:abstractNumId w:val="42"/>
  </w:num>
  <w:num w:numId="19">
    <w:abstractNumId w:val="7"/>
  </w:num>
  <w:num w:numId="20">
    <w:abstractNumId w:val="45"/>
  </w:num>
  <w:num w:numId="21">
    <w:abstractNumId w:val="43"/>
  </w:num>
  <w:num w:numId="22">
    <w:abstractNumId w:val="35"/>
  </w:num>
  <w:num w:numId="23">
    <w:abstractNumId w:val="39"/>
  </w:num>
  <w:num w:numId="24">
    <w:abstractNumId w:val="47"/>
  </w:num>
  <w:num w:numId="25">
    <w:abstractNumId w:val="25"/>
  </w:num>
  <w:num w:numId="26">
    <w:abstractNumId w:val="1"/>
  </w:num>
  <w:num w:numId="27">
    <w:abstractNumId w:val="31"/>
  </w:num>
  <w:num w:numId="28">
    <w:abstractNumId w:val="28"/>
  </w:num>
  <w:num w:numId="29">
    <w:abstractNumId w:val="15"/>
  </w:num>
  <w:num w:numId="30">
    <w:abstractNumId w:val="32"/>
  </w:num>
  <w:num w:numId="31">
    <w:abstractNumId w:val="38"/>
  </w:num>
  <w:num w:numId="32">
    <w:abstractNumId w:val="44"/>
  </w:num>
  <w:num w:numId="33">
    <w:abstractNumId w:val="34"/>
  </w:num>
  <w:num w:numId="34">
    <w:abstractNumId w:val="16"/>
  </w:num>
  <w:num w:numId="35">
    <w:abstractNumId w:val="17"/>
  </w:num>
  <w:num w:numId="36">
    <w:abstractNumId w:val="3"/>
  </w:num>
  <w:num w:numId="37">
    <w:abstractNumId w:val="18"/>
  </w:num>
  <w:num w:numId="38">
    <w:abstractNumId w:val="48"/>
  </w:num>
  <w:num w:numId="39">
    <w:abstractNumId w:val="5"/>
  </w:num>
  <w:num w:numId="40">
    <w:abstractNumId w:val="19"/>
  </w:num>
  <w:num w:numId="41">
    <w:abstractNumId w:val="2"/>
  </w:num>
  <w:num w:numId="42">
    <w:abstractNumId w:val="12"/>
  </w:num>
  <w:num w:numId="43">
    <w:abstractNumId w:val="23"/>
  </w:num>
  <w:num w:numId="44">
    <w:abstractNumId w:val="22"/>
  </w:num>
  <w:num w:numId="45">
    <w:abstractNumId w:val="0"/>
  </w:num>
  <w:num w:numId="46">
    <w:abstractNumId w:val="10"/>
  </w:num>
  <w:num w:numId="47">
    <w:abstractNumId w:val="20"/>
  </w:num>
  <w:num w:numId="48">
    <w:abstractNumId w:val="30"/>
  </w:num>
  <w:num w:numId="49">
    <w:abstractNumId w:val="29"/>
  </w:num>
  <w:num w:numId="50">
    <w:abstractNumId w:val="46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D6148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4F5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7014A0"/>
    <w:rsid w:val="0070262B"/>
    <w:rsid w:val="00716A76"/>
    <w:rsid w:val="00723DC2"/>
    <w:rsid w:val="00737961"/>
    <w:rsid w:val="00754A51"/>
    <w:rsid w:val="0076134F"/>
    <w:rsid w:val="00761CA9"/>
    <w:rsid w:val="00763F6C"/>
    <w:rsid w:val="0078778D"/>
    <w:rsid w:val="00787A80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89B40-DDF9-4B79-827B-3293AA723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48</Pages>
  <Words>9328</Words>
  <Characters>53173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Eugene</cp:lastModifiedBy>
  <cp:revision>9</cp:revision>
  <cp:lastPrinted>2016-03-24T11:23:00Z</cp:lastPrinted>
  <dcterms:created xsi:type="dcterms:W3CDTF">2016-05-05T05:22:00Z</dcterms:created>
  <dcterms:modified xsi:type="dcterms:W3CDTF">2016-05-16T21:21:00Z</dcterms:modified>
</cp:coreProperties>
</file>