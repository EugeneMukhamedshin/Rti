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 xml:space="preserve">4.4.1 Отчет «Текущий </w:t>
      </w:r>
      <w:commentRangeStart w:id="1155"/>
      <w:commentRangeStart w:id="1156"/>
      <w:commentRangeStart w:id="1157"/>
      <w:r>
        <w:rPr>
          <w:lang w:eastAsia="ru-RU"/>
        </w:rPr>
        <w:t>счет</w:t>
      </w:r>
      <w:commentRangeEnd w:id="1155"/>
      <w:r w:rsidR="000A56E7">
        <w:rPr>
          <w:rStyle w:val="af0"/>
          <w:rFonts w:eastAsia="Calibri"/>
          <w:b w:val="0"/>
        </w:rPr>
        <w:commentReference w:id="1155"/>
      </w:r>
      <w:commentRangeEnd w:id="1156"/>
      <w:commentRangeEnd w:id="1157"/>
      <w:r w:rsidR="000A56E7">
        <w:rPr>
          <w:rStyle w:val="af0"/>
          <w:rFonts w:eastAsia="Calibri"/>
          <w:b w:val="0"/>
        </w:rPr>
        <w:commentReference w:id="1156"/>
      </w:r>
      <w:r w:rsidR="000A56E7">
        <w:rPr>
          <w:rStyle w:val="af0"/>
          <w:rFonts w:eastAsia="Calibri"/>
          <w:b w:val="0"/>
        </w:rPr>
        <w:commentReference w:id="1157"/>
      </w:r>
      <w:r>
        <w:rPr>
          <w:lang w:eastAsia="ru-RU"/>
        </w:rPr>
        <w:t>»</w:t>
      </w:r>
      <w:bookmarkEnd w:id="115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  <w:pPrChange w:id="115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1" w:author="Екатерина Луткова" w:date="2016-03-30T14:18:00Z"/>
          <w:lang w:eastAsia="ru-RU"/>
        </w:rPr>
        <w:pPrChange w:id="116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4" w:author="Екатерина Луткова" w:date="2016-03-30T14:17:00Z"/>
          <w:lang w:eastAsia="ru-RU"/>
        </w:rPr>
        <w:pPrChange w:id="116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7" w:author="Екатерина Луткова" w:date="2016-03-30T14:17:00Z"/>
          <w:lang w:eastAsia="ru-RU"/>
        </w:rPr>
        <w:pPrChange w:id="116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0" w:author="Екатерина Луткова" w:date="2016-03-30T14:17:00Z"/>
          <w:lang w:eastAsia="ru-RU"/>
        </w:rPr>
        <w:pPrChange w:id="117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5" w:author="Екатерина Луткова" w:date="2016-03-30T14:18:00Z"/>
          <w:lang w:eastAsia="ru-RU"/>
        </w:rPr>
      </w:pPr>
      <w:del w:id="117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20:00Z"/>
          <w:lang w:eastAsia="ru-RU"/>
        </w:rPr>
      </w:pPr>
      <w:ins w:id="117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21:00Z"/>
          <w:lang w:eastAsia="ru-RU"/>
        </w:rPr>
      </w:pPr>
      <w:ins w:id="118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3-30T14:23:00Z"/>
          <w:lang w:eastAsia="ru-RU"/>
        </w:rPr>
      </w:pPr>
      <w:ins w:id="118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89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0" w:author="Екатерина Луткова" w:date="2016-04-01T16:20:00Z"/>
          <w:lang w:eastAsia="ru-RU"/>
        </w:rPr>
      </w:pPr>
      <w:bookmarkStart w:id="1191" w:name="_Toc448917587"/>
      <w:r>
        <w:rPr>
          <w:lang w:eastAsia="ru-RU"/>
        </w:rPr>
        <w:t>4.4.2 Отчет «</w:t>
      </w:r>
      <w:commentRangeStart w:id="1192"/>
      <w:commentRangeStart w:id="1193"/>
      <w:r>
        <w:rPr>
          <w:lang w:eastAsia="ru-RU"/>
        </w:rPr>
        <w:t>Спецификация</w:t>
      </w:r>
      <w:commentRangeEnd w:id="1192"/>
      <w:r w:rsidR="00C422BE">
        <w:rPr>
          <w:rStyle w:val="af0"/>
          <w:rFonts w:eastAsia="Calibri"/>
          <w:b w:val="0"/>
        </w:rPr>
        <w:commentReference w:id="1192"/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r>
        <w:rPr>
          <w:lang w:eastAsia="ru-RU"/>
        </w:rPr>
        <w:t>»</w:t>
      </w:r>
      <w:bookmarkEnd w:id="119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4" w:author="Екатерина Луткова" w:date="2016-04-01T16:16:00Z"/>
          <w:lang w:eastAsia="ru-RU"/>
        </w:rPr>
        <w:pPrChange w:id="119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7" w:author="Екатерина Луткова" w:date="2016-04-01T16:17:00Z"/>
          <w:lang w:eastAsia="ru-RU"/>
        </w:rPr>
        <w:pPrChange w:id="119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9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20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1" w:author="Екатерина Луткова" w:date="2016-04-01T16:18:00Z"/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17:00Z">
        <w:r>
          <w:rPr>
            <w:lang w:eastAsia="ru-RU"/>
          </w:rPr>
          <w:tab/>
        </w:r>
      </w:ins>
      <w:ins w:id="1204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7" w:author="Екатерина Луткова" w:date="2016-04-01T16:19:00Z"/>
          <w:lang w:eastAsia="ru-RU"/>
        </w:rPr>
        <w:pPrChange w:id="120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9" w:author="Екатерина Луткова" w:date="2016-04-01T16:18:00Z">
        <w:r>
          <w:rPr>
            <w:lang w:eastAsia="ru-RU"/>
          </w:rPr>
          <w:tab/>
        </w:r>
      </w:ins>
      <w:ins w:id="121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1" w:author="Екатерина Луткова" w:date="2016-04-01T16:20:00Z"/>
          <w:lang w:eastAsia="ru-RU"/>
        </w:rPr>
        <w:pPrChange w:id="121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7" w:author="Екатерина Луткова" w:date="2016-04-01T16:20:00Z"/>
          <w:lang w:eastAsia="ru-RU"/>
        </w:rPr>
      </w:pPr>
      <w:del w:id="121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19" w:name="_Toc448917588"/>
      <w:r>
        <w:rPr>
          <w:lang w:eastAsia="ru-RU"/>
        </w:rPr>
        <w:t>4.4.3 Отчет «Договор»</w:t>
      </w:r>
      <w:bookmarkEnd w:id="121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1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2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3" w:author="Екатерина Луткова" w:date="2016-04-01T16:29:00Z">
        <w:r w:rsidRPr="00E93671">
          <w:rPr>
            <w:lang w:eastAsia="ru-RU"/>
            <w:rPrChange w:id="1224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5" w:author="Екатерина Луткова" w:date="2016-04-01T16:21:00Z">
        <w:r>
          <w:rPr>
            <w:lang w:eastAsia="ru-RU"/>
          </w:rPr>
          <w:t>.</w:t>
        </w:r>
      </w:ins>
      <w:ins w:id="1226" w:author="Екатерина Луткова" w:date="2016-04-01T16:29:00Z">
        <w:r w:rsidRPr="00E93671">
          <w:rPr>
            <w:lang w:eastAsia="ru-RU"/>
            <w:rPrChange w:id="1227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8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29" w:name="_Toc448917589"/>
      <w:r>
        <w:rPr>
          <w:lang w:eastAsia="ru-RU"/>
        </w:rPr>
        <w:t xml:space="preserve">4.4.4 Отчет «Акт выполненных </w:t>
      </w:r>
      <w:commentRangeStart w:id="1230"/>
      <w:r>
        <w:rPr>
          <w:lang w:eastAsia="ru-RU"/>
        </w:rPr>
        <w:t>работ</w:t>
      </w:r>
      <w:commentRangeEnd w:id="1230"/>
      <w:r w:rsidR="00DC1026">
        <w:rPr>
          <w:rStyle w:val="af0"/>
          <w:rFonts w:eastAsia="Calibri"/>
          <w:b w:val="0"/>
        </w:rPr>
        <w:commentReference w:id="1230"/>
      </w:r>
      <w:r>
        <w:rPr>
          <w:lang w:eastAsia="ru-RU"/>
        </w:rPr>
        <w:t>»</w:t>
      </w:r>
      <w:bookmarkEnd w:id="1229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1:00Z"/>
          <w:lang w:eastAsia="ru-RU"/>
        </w:rPr>
      </w:pPr>
      <w:ins w:id="1233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7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3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8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69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0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1" w:name="_Toc448917590"/>
      <w:r>
        <w:rPr>
          <w:lang w:eastAsia="ru-RU"/>
        </w:rPr>
        <w:t>4.4.5 Отчет «Акт приема-передачи оснастки</w:t>
      </w:r>
      <w:bookmarkEnd w:id="1371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ins w:id="137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7" w:author="Екатерина Луткова" w:date="2016-04-01T16:37:00Z"/>
          <w:lang w:eastAsia="ru-RU"/>
        </w:rPr>
      </w:pPr>
      <w:ins w:id="1458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59" w:author="Екатерина Луткова" w:date="2016-04-01T16:39:00Z"/>
          <w:lang w:eastAsia="ru-RU"/>
        </w:rPr>
        <w:pPrChange w:id="146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1"/>
      <w:ins w:id="1462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1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2:00Z"/>
          <w:lang w:eastAsia="ru-RU"/>
        </w:rPr>
      </w:pPr>
      <w:ins w:id="1464" w:author="Екатерина Луткова" w:date="2016-04-01T16:39:00Z">
        <w:r>
          <w:rPr>
            <w:lang w:eastAsia="ru-RU"/>
          </w:rPr>
          <w:t>см. приложение № 6</w:t>
        </w:r>
      </w:ins>
      <w:ins w:id="1465" w:author="Екатерина Луткова" w:date="2016-04-01T16:40:00Z">
        <w:r>
          <w:rPr>
            <w:lang w:eastAsia="ru-RU"/>
          </w:rPr>
          <w:t>. Часть 2</w:t>
        </w:r>
      </w:ins>
      <w:ins w:id="1466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7" w:author="Екатерина Луткова" w:date="2016-04-01T16:42:00Z"/>
          <w:lang w:eastAsia="ru-RU"/>
        </w:rPr>
      </w:pPr>
      <w:ins w:id="1468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69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0" w:author="Екатерина Луткова" w:date="2016-04-01T16:43:00Z"/>
          <w:lang w:eastAsia="ru-RU"/>
        </w:rPr>
        <w:pPrChange w:id="1471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2" w:name="_Toc448917592"/>
      <w:ins w:id="1473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2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4" w:author="Екатерина Луткова" w:date="2016-04-01T16:43:00Z"/>
          <w:lang w:eastAsia="ru-RU"/>
        </w:rPr>
      </w:pPr>
      <w:ins w:id="1475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6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7" w:author="Екатерина Луткова" w:date="2016-04-01T16:39:00Z"/>
          <w:lang w:eastAsia="ru-RU"/>
        </w:rPr>
      </w:pPr>
      <w:ins w:id="1478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79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0" w:author="staff" w:date="2016-03-29T20:44:00Z"/>
          <w:lang w:eastAsia="ru-RU"/>
        </w:rPr>
      </w:pPr>
      <w:bookmarkStart w:id="1481" w:name="_Toc448917593"/>
      <w:r>
        <w:rPr>
          <w:lang w:eastAsia="ru-RU"/>
        </w:rPr>
        <w:t>4.4.6 Реестр</w:t>
      </w:r>
      <w:bookmarkEnd w:id="1481"/>
      <w:r>
        <w:rPr>
          <w:lang w:eastAsia="ru-RU"/>
        </w:rPr>
        <w:t xml:space="preserve"> </w:t>
      </w:r>
      <w:ins w:id="1482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3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4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5" w:author="staff" w:date="2016-03-29T20:44:00Z">
        <w:r w:rsidRPr="000A56E7">
          <w:rPr>
            <w:lang w:eastAsia="ru-RU"/>
          </w:rPr>
          <w:t xml:space="preserve"> </w:t>
        </w:r>
      </w:ins>
      <w:ins w:id="1486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7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8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89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0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1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2" w:author="Екатерина Луткова" w:date="2016-04-01T16:04:00Z"/>
          <w:lang w:eastAsia="ru-RU"/>
        </w:rPr>
      </w:pPr>
      <w:ins w:id="1493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4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5" w:author="Екатерина Луткова" w:date="2016-04-01T16:04:00Z">
        <w:r>
          <w:rPr>
            <w:lang w:eastAsia="ru-RU"/>
          </w:rPr>
          <w:t xml:space="preserve">п. </w:t>
        </w:r>
      </w:ins>
      <w:ins w:id="1496" w:author="Екатерина Луткова" w:date="2016-04-01T16:03:00Z">
        <w:r w:rsidRPr="00B0218A">
          <w:rPr>
            <w:lang w:eastAsia="ru-RU"/>
            <w:rPrChange w:id="1497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8" w:author="Екатерина Луткова" w:date="2016-04-01T16:04:00Z">
        <w:r>
          <w:rPr>
            <w:lang w:eastAsia="ru-RU"/>
          </w:rPr>
          <w:t>.</w:t>
        </w:r>
      </w:ins>
      <w:ins w:id="1499" w:author="Екатерина Луткова" w:date="2016-04-01T16:03:00Z">
        <w:r w:rsidRPr="00B0218A">
          <w:rPr>
            <w:lang w:eastAsia="ru-RU"/>
            <w:rPrChange w:id="1500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1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2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3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4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5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6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7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8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09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1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2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3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4" w:author="Екатерина Луткова" w:date="2016-04-20T13:01:00Z"/>
          <w:lang w:eastAsia="ru-RU"/>
        </w:rPr>
      </w:pPr>
      <w:bookmarkStart w:id="1515" w:name="_Toc448917594"/>
      <w:del w:id="1516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5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3" w:author="Екатерина Луткова" w:date="2016-04-20T13:01:00Z"/>
          <w:lang w:eastAsia="ru-RU"/>
        </w:rPr>
      </w:pPr>
      <w:del w:id="152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5" w:author="Екатерина Луткова" w:date="2016-04-20T13:01:00Z"/>
          <w:lang w:eastAsia="ru-RU"/>
        </w:rPr>
      </w:pPr>
      <w:del w:id="15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7" w:author="Екатерина Луткова" w:date="2016-04-20T13:01:00Z"/>
          <w:lang w:eastAsia="ru-RU"/>
        </w:rPr>
      </w:pPr>
      <w:del w:id="1528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1" w:author="Екатерина Луткова" w:date="2016-04-20T13:01:00Z"/>
          <w:lang w:eastAsia="ru-RU"/>
        </w:rPr>
      </w:pPr>
      <w:del w:id="1532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3" w:author="Екатерина Луткова" w:date="2016-04-20T13:01:00Z"/>
          <w:lang w:eastAsia="ru-RU"/>
        </w:rPr>
      </w:pPr>
      <w:del w:id="153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7" w:author="Екатерина Луткова" w:date="2016-04-01T17:57:00Z"/>
          <w:lang w:eastAsia="ru-RU"/>
        </w:rPr>
        <w:pPrChange w:id="1538" w:author="Екатерина Луткова" w:date="2016-04-01T17:15:00Z">
          <w:pPr>
            <w:pStyle w:val="3"/>
            <w:ind w:firstLine="708"/>
          </w:pPr>
        </w:pPrChange>
      </w:pPr>
      <w:bookmarkStart w:id="1539" w:name="_Toc448917595"/>
      <w:del w:id="154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39"/>
    </w:p>
    <w:p w14:paraId="5280B914" w14:textId="4367487C" w:rsidR="00FB39AE" w:rsidDel="005A4B34" w:rsidRDefault="00FB39AE" w:rsidP="00FB39AE">
      <w:pPr>
        <w:rPr>
          <w:del w:id="1541" w:author="Екатерина Луткова" w:date="2016-04-01T17:57:00Z"/>
          <w:lang w:eastAsia="ru-RU"/>
        </w:rPr>
      </w:pPr>
      <w:del w:id="15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3" w:author="Екатерина Луткова" w:date="2016-04-01T17:18:00Z"/>
          <w:lang w:eastAsia="ru-RU"/>
        </w:rPr>
      </w:pPr>
      <w:del w:id="15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5" w:author="Екатерина Луткова" w:date="2016-04-01T17:18:00Z"/>
          <w:lang w:eastAsia="ru-RU"/>
        </w:rPr>
      </w:pPr>
      <w:del w:id="15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7" w:author="Екатерина Луткова" w:date="2016-04-01T17:18:00Z"/>
          <w:lang w:eastAsia="ru-RU"/>
        </w:rPr>
      </w:pPr>
      <w:del w:id="15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1" w:author="Екатерина Луткова" w:date="2016-04-01T17:18:00Z"/>
        </w:rPr>
      </w:pPr>
      <w:del w:id="15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3" w:author="Екатерина Луткова" w:date="2016-04-01T17:18:00Z"/>
        </w:rPr>
      </w:pPr>
      <w:del w:id="15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7" w:author="Екатерина Луткова" w:date="2016-04-01T17:18:00Z"/>
        </w:rPr>
      </w:pPr>
      <w:del w:id="1568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69" w:author="Екатерина Луткова" w:date="2016-04-01T17:18:00Z"/>
        </w:rPr>
      </w:pPr>
      <w:del w:id="15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1" w:author="Екатерина Луткова" w:date="2016-04-01T17:18:00Z"/>
        </w:rPr>
      </w:pPr>
      <w:del w:id="1572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3" w:author="Екатерина Луткова" w:date="2016-04-01T17:18:00Z"/>
          <w:lang w:eastAsia="ru-RU"/>
        </w:rPr>
      </w:pPr>
      <w:del w:id="15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5" w:author="Екатерина Луткова" w:date="2016-04-01T17:18:00Z"/>
          <w:lang w:eastAsia="ru-RU"/>
        </w:rPr>
      </w:pPr>
      <w:del w:id="15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7" w:author="Екатерина Луткова" w:date="2016-04-20T13:01:00Z"/>
          <w:lang w:eastAsia="ru-RU"/>
        </w:rPr>
      </w:pPr>
      <w:del w:id="15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79" w:name="_Toc448917597"/>
      <w:del w:id="158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79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3" w:author="Екатерина Луткова" w:date="2016-04-20T13:01:00Z"/>
          <w:lang w:eastAsia="ru-RU"/>
        </w:rPr>
        <w:pPrChange w:id="1584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5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6" w:author="Екатерина Луткова" w:date="2016-04-20T13:01:00Z"/>
          <w:lang w:eastAsia="ru-RU"/>
        </w:rPr>
        <w:pPrChange w:id="158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9" w:author="Екатерина Луткова" w:date="2016-04-20T13:01:00Z"/>
          <w:lang w:eastAsia="ru-RU"/>
        </w:rPr>
        <w:pPrChange w:id="159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1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2" w:author="Екатерина Луткова" w:date="2016-04-01T17:00:00Z"/>
          <w:lang w:eastAsia="ru-RU"/>
        </w:rPr>
      </w:pPr>
      <w:del w:id="1593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4" w:author="Екатерина Луткова" w:date="2016-04-01T17:00:00Z"/>
          <w:lang w:eastAsia="ru-RU"/>
        </w:rPr>
      </w:pPr>
      <w:del w:id="1595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6" w:author="Екатерина Луткова" w:date="2016-04-01T17:00:00Z"/>
          <w:lang w:eastAsia="ru-RU"/>
        </w:rPr>
      </w:pPr>
      <w:del w:id="1597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8" w:author="Екатерина Луткова" w:date="2016-04-20T13:01:00Z"/>
          <w:lang w:eastAsia="ru-RU"/>
        </w:rPr>
      </w:pPr>
      <w:del w:id="1599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0" w:author="Екатерина Луткова" w:date="2016-04-20T13:01:00Z"/>
          <w:lang w:eastAsia="ru-RU"/>
        </w:rPr>
      </w:pPr>
      <w:del w:id="160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3" w:name="_Toc448917598"/>
      <w:r>
        <w:rPr>
          <w:lang w:eastAsia="ru-RU"/>
        </w:rPr>
        <w:t>Подготовка производства. Модуль «Чертежи»</w:t>
      </w:r>
      <w:bookmarkEnd w:id="16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8" w:author="Екатерина Луткова" w:date="2016-04-01T16:47:00Z"/>
          <w:noProof/>
          <w:lang w:eastAsia="ru-RU"/>
        </w:rPr>
        <w:pPrChange w:id="16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6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17"/>
      <w:commentRangeStart w:id="1618"/>
      <w:r>
        <w:rPr>
          <w:lang w:eastAsia="ru-RU"/>
        </w:rPr>
        <w:t>группа</w:t>
      </w:r>
      <w:commentRangeEnd w:id="1617"/>
      <w:r w:rsidR="00C908A7">
        <w:rPr>
          <w:rStyle w:val="af0"/>
        </w:rPr>
        <w:commentReference w:id="1617"/>
      </w:r>
      <w:commentRangeEnd w:id="1618"/>
      <w:r w:rsidR="007D2B8A">
        <w:rPr>
          <w:rStyle w:val="af0"/>
        </w:rPr>
        <w:commentReference w:id="1618"/>
      </w:r>
      <w:ins w:id="1619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0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1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2" w:author="Екатерина Луткова" w:date="2016-04-21T11:21:00Z">
        <w:r w:rsidR="00F15C23">
          <w:rPr>
            <w:lang w:eastAsia="ru-RU"/>
          </w:rPr>
          <w:t>«Группы»</w:t>
        </w:r>
      </w:ins>
      <w:ins w:id="1623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4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5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6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7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8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9" w:author="Екатерина Луткова" w:date="2016-04-12T11:02:00Z">
        <w:r w:rsidR="00507E59">
          <w:rPr>
            <w:lang w:eastAsia="ru-RU"/>
          </w:rPr>
          <w:t>Оснастка</w:t>
        </w:r>
      </w:ins>
      <w:ins w:id="1630" w:author="Екатерина Луткова" w:date="2016-04-12T11:01:00Z">
        <w:r w:rsidR="00507E59">
          <w:rPr>
            <w:lang w:eastAsia="ru-RU"/>
          </w:rPr>
          <w:t>»</w:t>
        </w:r>
      </w:ins>
      <w:ins w:id="1631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2" w:author="Екатерина Луткова" w:date="2016-04-12T11:03:00Z">
        <w:r w:rsidR="00507E59">
          <w:rPr>
            <w:lang w:eastAsia="ru-RU"/>
          </w:rPr>
          <w:t>с</w:t>
        </w:r>
      </w:ins>
      <w:ins w:id="1633" w:author="Екатерина Луткова" w:date="2016-04-12T11:02:00Z">
        <w:r w:rsidR="00507E59">
          <w:rPr>
            <w:lang w:eastAsia="ru-RU"/>
          </w:rPr>
          <w:t>тку</w:t>
        </w:r>
      </w:ins>
      <w:ins w:id="1634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5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9" w:author="Екатерина Луткова" w:date="2016-04-13T09:46:00Z">
        <w:r w:rsidR="00BC640B">
          <w:rPr>
            <w:lang w:eastAsia="ru-RU"/>
          </w:rPr>
          <w:t>.</w:t>
        </w:r>
      </w:ins>
      <w:del w:id="1640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1" w:author="Екатерина Луткова" w:date="2016-04-01T16:52:00Z">
        <w:r>
          <w:rPr>
            <w:lang w:eastAsia="ru-RU"/>
          </w:rPr>
          <w:t>!!!</w:t>
        </w:r>
      </w:ins>
      <w:ins w:id="1642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5" w:author="Екатерина Луткова" w:date="2016-04-01T16:51:00Z">
        <w:r>
          <w:rPr>
            <w:lang w:eastAsia="ru-RU"/>
          </w:rPr>
          <w:t>«</w:t>
        </w:r>
      </w:ins>
      <w:ins w:id="1646" w:author="Екатерина Луткова" w:date="2016-04-01T16:52:00Z">
        <w:r>
          <w:rPr>
            <w:lang w:eastAsia="ru-RU"/>
          </w:rPr>
          <w:t>Материалы</w:t>
        </w:r>
      </w:ins>
      <w:ins w:id="1647" w:author="Екатерина Луткова" w:date="2016-04-01T16:51:00Z">
        <w:r>
          <w:rPr>
            <w:lang w:eastAsia="ru-RU"/>
          </w:rPr>
          <w:t>»</w:t>
        </w:r>
      </w:ins>
      <w:ins w:id="1648" w:author="Екатерина Луткова" w:date="2016-04-01T16:52:00Z">
        <w:r>
          <w:rPr>
            <w:lang w:eastAsia="ru-RU"/>
          </w:rPr>
          <w:t>.</w:t>
        </w:r>
      </w:ins>
      <w:ins w:id="164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3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4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5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6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7" w:author="Екатерина Луткова" w:date="2016-04-12T11:31:00Z">
        <w:r w:rsidR="009F1258">
          <w:rPr>
            <w:lang w:eastAsia="ru-RU"/>
          </w:rPr>
          <w:t>П</w:t>
        </w:r>
      </w:ins>
      <w:ins w:id="1658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9" w:author="Екатерина Луткова" w:date="2016-04-12T11:31:00Z">
        <w:r w:rsidR="000704E2">
          <w:rPr>
            <w:lang w:eastAsia="ru-RU"/>
          </w:rPr>
          <w:t>Размеры</w:t>
        </w:r>
      </w:ins>
      <w:ins w:id="1660" w:author="Екатерина Луткова" w:date="2016-04-12T11:30:00Z">
        <w:r w:rsidR="000704E2">
          <w:rPr>
            <w:lang w:eastAsia="ru-RU"/>
          </w:rPr>
          <w:t>»</w:t>
        </w:r>
      </w:ins>
      <w:ins w:id="1661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2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3" w:name="_Toc448917599"/>
      <w:r>
        <w:rPr>
          <w:lang w:eastAsia="ru-RU"/>
        </w:rPr>
        <w:t>Расчет массы</w:t>
      </w:r>
      <w:bookmarkEnd w:id="1663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4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5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6" w:name="_Toc448917600"/>
      <w:r>
        <w:rPr>
          <w:lang w:eastAsia="ru-RU"/>
        </w:rPr>
        <w:t>Технологическая карта</w:t>
      </w:r>
      <w:bookmarkEnd w:id="1666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7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7"/>
      <w:r w:rsidR="007D2B8A">
        <w:rPr>
          <w:rStyle w:val="af0"/>
        </w:rPr>
        <w:commentReference w:id="1667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8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>Наименование</w:t>
      </w:r>
      <w:commentRangeEnd w:id="1669"/>
      <w:r w:rsidR="007D2B8A">
        <w:rPr>
          <w:rStyle w:val="af0"/>
        </w:rPr>
        <w:commentReference w:id="1669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0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1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2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3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4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5" w:author="Екатерина Луткова" w:date="2016-04-21T11:25:00Z"/>
          <w:lang w:eastAsia="ru-RU"/>
        </w:rPr>
      </w:pPr>
      <w:del w:id="1676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7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7"/>
        <w:r w:rsidR="007D2B8A" w:rsidDel="00F15C23">
          <w:rPr>
            <w:rStyle w:val="af0"/>
          </w:rPr>
          <w:commentReference w:id="1677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8"/>
        <w:r w:rsidDel="00F15C23">
          <w:rPr>
            <w:lang w:eastAsia="ru-RU"/>
          </w:rPr>
          <w:delText>гнездность</w:delText>
        </w:r>
        <w:commentRangeEnd w:id="1678"/>
        <w:r w:rsidR="00A41863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9"/>
      <w:del w:id="1680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79"/>
        <w:r w:rsidR="00A41863" w:rsidDel="00A16D0D">
          <w:rPr>
            <w:rStyle w:val="af0"/>
          </w:rPr>
          <w:commentReference w:id="1679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1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2" w:author="Екатерина Луткова" w:date="2016-04-21T11:27:00Z">
        <w:r w:rsidR="00F15C23">
          <w:rPr>
            <w:lang w:eastAsia="ru-RU"/>
          </w:rPr>
          <w:t>а</w:t>
        </w:r>
      </w:ins>
      <w:ins w:id="1683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8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8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1"/>
      <w:r>
        <w:rPr>
          <w:lang w:eastAsia="ru-RU"/>
        </w:rPr>
        <w:t xml:space="preserve">рассчитанная масса по чертежу </w:t>
      </w:r>
      <w:commentRangeEnd w:id="1691"/>
      <w:r w:rsidR="00A41863">
        <w:rPr>
          <w:rStyle w:val="af0"/>
        </w:rPr>
        <w:commentReference w:id="1691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2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3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4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5"/>
      <w:commentRangeStart w:id="1696"/>
      <w:r>
        <w:rPr>
          <w:lang w:eastAsia="ru-RU"/>
        </w:rPr>
        <w:t>изготовление</w:t>
      </w:r>
      <w:commentRangeEnd w:id="1695"/>
      <w:r w:rsidR="00A41863">
        <w:rPr>
          <w:rStyle w:val="af0"/>
        </w:rPr>
        <w:commentReference w:id="1695"/>
      </w:r>
      <w:commentRangeEnd w:id="1696"/>
      <w:r w:rsidR="00A41863">
        <w:rPr>
          <w:rStyle w:val="af0"/>
        </w:rPr>
        <w:commentReference w:id="1696"/>
      </w:r>
      <w:r>
        <w:rPr>
          <w:lang w:eastAsia="ru-RU"/>
        </w:rPr>
        <w:t>.</w:t>
      </w:r>
      <w:ins w:id="1697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8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99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0" w:author="Екатерина Луткова" w:date="2016-04-21T11:35:00Z">
        <w:r w:rsidR="00A16D0D">
          <w:rPr>
            <w:lang w:eastAsia="ru-RU"/>
          </w:rPr>
          <w:t>–</w:t>
        </w:r>
      </w:ins>
      <w:ins w:id="1701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2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3" w:author="Екатерина Луткова" w:date="2016-04-21T11:34:00Z">
        <w:r w:rsidR="00A16D0D">
          <w:rPr>
            <w:lang w:eastAsia="ru-RU"/>
          </w:rPr>
          <w:t>)</w:t>
        </w:r>
      </w:ins>
      <w:ins w:id="1704" w:author="Екатерина Луткова" w:date="2016-04-21T11:32:00Z">
        <w:r w:rsidR="00A16D0D">
          <w:rPr>
            <w:lang w:eastAsia="ru-RU"/>
          </w:rPr>
          <w:t>.</w:t>
        </w:r>
      </w:ins>
      <w:ins w:id="1705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6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7"/>
        <w:r w:rsidDel="00A16D0D">
          <w:rPr>
            <w:lang w:eastAsia="ru-RU"/>
          </w:rPr>
          <w:delText>4</w:delText>
        </w:r>
        <w:commentRangeEnd w:id="1707"/>
        <w:r w:rsidR="00A41863" w:rsidDel="00A16D0D">
          <w:rPr>
            <w:rStyle w:val="af0"/>
          </w:rPr>
          <w:commentReference w:id="1707"/>
        </w:r>
        <w:r w:rsidDel="00A16D0D">
          <w:rPr>
            <w:lang w:eastAsia="ru-RU"/>
          </w:rPr>
          <w:delText>)</w:delText>
        </w:r>
      </w:del>
      <w:ins w:id="1708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09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0" w:author="Екатерина Луткова" w:date="2016-04-01T17:11:00Z">
        <w:r w:rsidR="00836695">
          <w:rPr>
            <w:lang w:eastAsia="ru-RU"/>
          </w:rPr>
          <w:t>»</w:t>
        </w:r>
      </w:ins>
      <w:ins w:id="1711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12" w:name="_Toc448917601"/>
      <w:r>
        <w:rPr>
          <w:lang w:eastAsia="ru-RU"/>
        </w:rPr>
        <w:t>4.5.3 Калькуляция</w:t>
      </w:r>
      <w:bookmarkEnd w:id="1712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3"/>
      <w:r>
        <w:rPr>
          <w:lang w:eastAsia="ru-RU"/>
        </w:rPr>
        <w:t>«Наименование</w:t>
      </w:r>
      <w:ins w:id="1714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13"/>
      <w:r w:rsidR="00514724">
        <w:rPr>
          <w:rStyle w:val="af0"/>
        </w:rPr>
        <w:commentReference w:id="1713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15"/>
      <w:r>
        <w:rPr>
          <w:lang w:eastAsia="ru-RU"/>
        </w:rPr>
        <w:t xml:space="preserve">материалов </w:t>
      </w:r>
      <w:commentRangeEnd w:id="1715"/>
      <w:r w:rsidR="00514724">
        <w:rPr>
          <w:rStyle w:val="af0"/>
        </w:rPr>
        <w:commentReference w:id="1715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16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17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18" w:author="Екатерина Луткова" w:date="2016-04-21T11:41:00Z">
        <w:r w:rsidR="00DB0521">
          <w:rPr>
            <w:lang w:eastAsia="ru-RU"/>
          </w:rPr>
          <w:t>–</w:t>
        </w:r>
      </w:ins>
      <w:ins w:id="1719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20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21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22" w:author="Екатерина Луткова" w:date="2016-04-21T11:44:00Z">
        <w:r w:rsidR="00DB0521">
          <w:rPr>
            <w:lang w:eastAsia="ru-RU"/>
          </w:rPr>
          <w:t>ц</w:t>
        </w:r>
      </w:ins>
      <w:ins w:id="1723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24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25" w:author="Екатерина Луткова" w:date="2016-04-01T17:03:00Z"/>
          <w:lang w:eastAsia="ru-RU"/>
        </w:rPr>
      </w:pPr>
      <w:ins w:id="1726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27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28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29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30" w:author="Екатерина Луткова" w:date="2016-04-19T15:53:00Z"/>
          <w:lang w:eastAsia="ru-RU"/>
        </w:rPr>
      </w:pPr>
      <w:ins w:id="1731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32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33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34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35" w:author="Екатерина Луткова" w:date="2016-04-19T15:53:00Z">
        <w:r>
          <w:rPr>
            <w:lang w:eastAsia="ru-RU"/>
          </w:rPr>
          <w:t xml:space="preserve">!! </w:t>
        </w:r>
      </w:ins>
      <w:ins w:id="1736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37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38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39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0" w:name="OLE_LINK54"/>
            <w:bookmarkStart w:id="1741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40"/>
            <w:bookmarkEnd w:id="1741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2" w:name="OLE_LINK56"/>
            <w:bookmarkStart w:id="1743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42"/>
            <w:bookmarkEnd w:id="1743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4" w:name="OLE_LINK58"/>
            <w:bookmarkStart w:id="1745" w:name="OLE_LINK59"/>
            <w:bookmarkStart w:id="1746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44"/>
            <w:bookmarkEnd w:id="1745"/>
            <w:bookmarkEnd w:id="1746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7" w:name="OLE_LINK60"/>
            <w:bookmarkStart w:id="1748" w:name="OLE_LINK61"/>
            <w:bookmarkStart w:id="1749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47"/>
            <w:bookmarkEnd w:id="1748"/>
            <w:bookmarkEnd w:id="1749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0" w:name="OLE_LINK62"/>
            <w:bookmarkStart w:id="1751" w:name="OLE_LINK63"/>
            <w:bookmarkStart w:id="1752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50"/>
            <w:bookmarkEnd w:id="1751"/>
            <w:bookmarkEnd w:id="1752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3" w:name="OLE_LINK64"/>
            <w:bookmarkStart w:id="1754" w:name="OLE_LINK65"/>
            <w:bookmarkStart w:id="1755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53"/>
            <w:bookmarkEnd w:id="1754"/>
            <w:bookmarkEnd w:id="1755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6" w:name="OLE_LINK66"/>
            <w:bookmarkStart w:id="1757" w:name="OLE_LINK67"/>
            <w:bookmarkStart w:id="1758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56"/>
            <w:bookmarkEnd w:id="1757"/>
            <w:bookmarkEnd w:id="1758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9" w:name="OLE_LINK93"/>
            <w:bookmarkStart w:id="1760" w:name="OLE_LINK94"/>
            <w:bookmarkStart w:id="1761" w:name="OLE_LINK68"/>
            <w:bookmarkStart w:id="1762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59"/>
            <w:bookmarkEnd w:id="1760"/>
            <w:r w:rsidRPr="00135028">
              <w:rPr>
                <w:szCs w:val="20"/>
                <w:lang w:eastAsia="ru-RU"/>
              </w:rPr>
              <w:t xml:space="preserve"> (1)</w:t>
            </w:r>
            <w:bookmarkEnd w:id="1761"/>
            <w:bookmarkEnd w:id="1762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3" w:name="OLE_LINK70"/>
            <w:bookmarkStart w:id="1764" w:name="OLE_LINK71"/>
            <w:bookmarkStart w:id="1765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63"/>
            <w:bookmarkEnd w:id="1764"/>
            <w:bookmarkEnd w:id="1765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6" w:name="OLE_LINK72"/>
            <w:bookmarkStart w:id="1767" w:name="OLE_LINK73"/>
            <w:bookmarkStart w:id="1768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66"/>
            <w:bookmarkEnd w:id="1767"/>
            <w:bookmarkEnd w:id="1768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9" w:name="OLE_LINK97"/>
            <w:bookmarkStart w:id="1770" w:name="OLE_LINK98"/>
            <w:bookmarkStart w:id="1771" w:name="OLE_LINK74"/>
            <w:bookmarkStart w:id="1772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69"/>
            <w:bookmarkEnd w:id="1770"/>
            <w:r w:rsidRPr="00135028">
              <w:rPr>
                <w:szCs w:val="20"/>
                <w:lang w:eastAsia="ru-RU"/>
              </w:rPr>
              <w:t xml:space="preserve"> (2)</w:t>
            </w:r>
            <w:bookmarkEnd w:id="1771"/>
            <w:bookmarkEnd w:id="1772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7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74" w:name="OLE_LINK76"/>
            <w:bookmarkStart w:id="1775" w:name="OLE_LINK77"/>
            <w:bookmarkStart w:id="1776" w:name="OLE_LINK99"/>
            <w:ins w:id="1777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74"/>
            <w:bookmarkEnd w:id="1775"/>
            <w:bookmarkEnd w:id="1776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78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79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0" w:name="OLE_LINK78"/>
            <w:bookmarkStart w:id="1781" w:name="OLE_LINK79"/>
            <w:bookmarkStart w:id="1782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80"/>
            <w:bookmarkEnd w:id="1781"/>
            <w:bookmarkEnd w:id="1782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3" w:name="OLE_LINK80"/>
            <w:bookmarkStart w:id="1784" w:name="OLE_LINK81"/>
            <w:bookmarkStart w:id="1785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83"/>
            <w:bookmarkEnd w:id="1784"/>
            <w:bookmarkEnd w:id="1785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6" w:name="OLE_LINK102"/>
            <w:bookmarkStart w:id="1787" w:name="OLE_LINK103"/>
            <w:bookmarkStart w:id="1788" w:name="OLE_LINK82"/>
            <w:bookmarkStart w:id="1789" w:name="OLE_LINK83"/>
            <w:r w:rsidRPr="00135028">
              <w:rPr>
                <w:szCs w:val="20"/>
                <w:lang w:eastAsia="ru-RU"/>
              </w:rPr>
              <w:t>Цена</w:t>
            </w:r>
            <w:bookmarkEnd w:id="1786"/>
            <w:bookmarkEnd w:id="1787"/>
            <w:r w:rsidRPr="00135028">
              <w:rPr>
                <w:szCs w:val="20"/>
                <w:lang w:eastAsia="ru-RU"/>
              </w:rPr>
              <w:t xml:space="preserve"> </w:t>
            </w:r>
            <w:bookmarkEnd w:id="1788"/>
            <w:bookmarkEnd w:id="1789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0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OLE_LINK84"/>
            <w:bookmarkStart w:id="1792" w:name="OLE_LINK85"/>
            <w:r w:rsidRPr="00135028">
              <w:rPr>
                <w:szCs w:val="20"/>
                <w:lang w:eastAsia="ru-RU"/>
              </w:rPr>
              <w:t>НДС</w:t>
            </w:r>
            <w:bookmarkEnd w:id="1791"/>
            <w:bookmarkEnd w:id="1792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90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3" w:name="OLE_LINK86"/>
            <w:bookmarkStart w:id="1794" w:name="OLE_LINK87"/>
            <w:bookmarkStart w:id="1795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93"/>
            <w:bookmarkEnd w:id="1794"/>
            <w:bookmarkEnd w:id="1795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96" w:name="_Toc448917602"/>
      <w:r>
        <w:rPr>
          <w:noProof/>
          <w:lang w:eastAsia="ru-RU"/>
        </w:rPr>
        <w:t>Условия отбора</w:t>
      </w:r>
      <w:bookmarkEnd w:id="1796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97" w:name="_Toc448917603"/>
      <w:r>
        <w:rPr>
          <w:lang w:eastAsia="ru-RU"/>
        </w:rPr>
        <w:t>Процесс производства. Модуль «Наряд»</w:t>
      </w:r>
      <w:bookmarkEnd w:id="1797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98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799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00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</w:t>
      </w:r>
      <w:commentRangeStart w:id="1801"/>
      <w:commentRangeStart w:id="1802"/>
      <w:r>
        <w:rPr>
          <w:lang w:eastAsia="ru-RU"/>
        </w:rPr>
        <w:t>«Дневное задание», «Выполнено»</w:t>
      </w:r>
      <w:ins w:id="1803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804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805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</w:t>
      </w:r>
      <w:commentRangeEnd w:id="1801"/>
      <w:r w:rsidR="00460563">
        <w:rPr>
          <w:rStyle w:val="af0"/>
        </w:rPr>
        <w:commentReference w:id="1801"/>
      </w:r>
      <w:commentRangeEnd w:id="1802"/>
      <w:r w:rsidR="004F3161">
        <w:rPr>
          <w:rStyle w:val="af0"/>
        </w:rPr>
        <w:commentReference w:id="1802"/>
      </w:r>
      <w:r>
        <w:rPr>
          <w:lang w:eastAsia="ru-RU"/>
        </w:rPr>
        <w:t>прописываются вручную.</w:t>
      </w:r>
      <w:ins w:id="1806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807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</w:t>
      </w:r>
      <w:commentRangeStart w:id="1808"/>
      <w:r>
        <w:rPr>
          <w:lang w:eastAsia="ru-RU"/>
        </w:rPr>
        <w:t>д</w:t>
      </w:r>
      <w:commentRangeEnd w:id="1808"/>
      <w:r w:rsidR="004F3161">
        <w:rPr>
          <w:rStyle w:val="af0"/>
        </w:rPr>
        <w:commentReference w:id="1808"/>
      </w:r>
      <w:r>
        <w:rPr>
          <w:lang w:eastAsia="ru-RU"/>
        </w:rPr>
        <w:t>.).</w:t>
      </w:r>
      <w:ins w:id="1809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810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811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</w:t>
      </w:r>
      <w:commentRangeStart w:id="1812"/>
      <w:r>
        <w:rPr>
          <w:lang w:eastAsia="ru-RU"/>
        </w:rPr>
        <w:t>5</w:t>
      </w:r>
      <w:commentRangeEnd w:id="1812"/>
      <w:r w:rsidR="004F3161">
        <w:rPr>
          <w:rStyle w:val="af0"/>
        </w:rPr>
        <w:commentReference w:id="1812"/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813" w:author="Екатерина Луткова" w:date="2016-05-05T10:18:00Z">
        <w:r w:rsidR="00B072B6">
          <w:rPr>
            <w:lang w:eastAsia="ru-RU"/>
          </w:rPr>
          <w:t xml:space="preserve"> Сумма = выполнено * цена. </w:t>
        </w:r>
      </w:ins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14" w:author="Екатерина Луткова" w:date="2016-04-19T16:50:00Z"/>
          <w:lang w:eastAsia="ru-RU"/>
        </w:rPr>
      </w:pPr>
      <w:del w:id="1815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16" w:author="Екатерина Луткова" w:date="2016-04-19T16:50:00Z">
        <w:r>
          <w:rPr>
            <w:lang w:eastAsia="ru-RU"/>
          </w:rPr>
          <w:t>В</w:t>
        </w:r>
      </w:ins>
      <w:del w:id="1817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18"/>
      <w:r w:rsidR="00DD7803">
        <w:rPr>
          <w:lang w:eastAsia="ru-RU"/>
        </w:rPr>
        <w:t>деталей</w:t>
      </w:r>
      <w:commentRangeEnd w:id="1818"/>
      <w:r w:rsidR="00460563">
        <w:rPr>
          <w:rStyle w:val="af0"/>
        </w:rPr>
        <w:commentReference w:id="1818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19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20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21" w:author="Екатерина Луткова" w:date="2016-04-19T17:28:00Z"/>
          <w:b/>
          <w:lang w:eastAsia="ru-RU"/>
          <w:rPrChange w:id="1822" w:author="Екатерина Луткова" w:date="2016-04-19T17:28:00Z">
            <w:rPr>
              <w:ins w:id="1823" w:author="Екатерина Луткова" w:date="2016-04-19T17:28:00Z"/>
              <w:lang w:eastAsia="ru-RU"/>
            </w:rPr>
          </w:rPrChange>
        </w:rPr>
        <w:pPrChange w:id="1824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25" w:author="Екатерина Луткова" w:date="2016-04-19T17:28:00Z">
        <w:r w:rsidRPr="0055094D">
          <w:rPr>
            <w:b/>
            <w:lang w:eastAsia="ru-RU"/>
            <w:rPrChange w:id="1826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27" w:author="Екатерина Луткова" w:date="2016-04-19T17:30:00Z"/>
          <w:lang w:eastAsia="ru-RU"/>
        </w:rPr>
      </w:pPr>
      <w:commentRangeStart w:id="1828"/>
      <w:ins w:id="1829" w:author="Екатерина Луткова" w:date="2016-04-19T16:50:00Z">
        <w:r>
          <w:rPr>
            <w:lang w:eastAsia="ru-RU"/>
          </w:rPr>
          <w:lastRenderedPageBreak/>
          <w:t>Из дневного наряда формируется индивидуальный</w:t>
        </w:r>
      </w:ins>
      <w:commentRangeEnd w:id="1828"/>
      <w:r w:rsidR="00460563">
        <w:rPr>
          <w:rStyle w:val="af0"/>
        </w:rPr>
        <w:commentReference w:id="1828"/>
      </w:r>
      <w:ins w:id="1830" w:author="Екатерина Луткова" w:date="2016-04-19T16:50:00Z">
        <w:r w:rsidR="00AF4B7C">
          <w:rPr>
            <w:lang w:eastAsia="ru-RU"/>
          </w:rPr>
          <w:t xml:space="preserve">. </w:t>
        </w:r>
      </w:ins>
      <w:ins w:id="1831" w:author="Екатерина Луткова" w:date="2016-04-29T15:34:00Z">
        <w:r w:rsidR="00AF4B7C">
          <w:rPr>
            <w:lang w:eastAsia="ru-RU"/>
          </w:rPr>
          <w:t>Выбрав исполнителя (сотрудника) и нажав на кнопку «индивидуальный наряд» появляется таблица в которой заполнены</w:t>
        </w:r>
      </w:ins>
      <w:ins w:id="1832" w:author="Екатерина Луткова" w:date="2016-04-29T15:35:00Z">
        <w:r w:rsidR="00AF4B7C">
          <w:rPr>
            <w:lang w:eastAsia="ru-RU"/>
          </w:rPr>
          <w:t xml:space="preserve"> следующие поля: </w:t>
        </w:r>
      </w:ins>
      <w:ins w:id="1833" w:author="Екатерина Луткова" w:date="2016-04-29T15:37:00Z">
        <w:r w:rsidR="00AF4B7C">
          <w:rPr>
            <w:lang w:eastAsia="ru-RU"/>
          </w:rPr>
          <w:t xml:space="preserve">наименование детали, номер детали (группа + наименование чертежа), задание сменное (дневное задание) </w:t>
        </w:r>
      </w:ins>
      <w:ins w:id="1834" w:author="Екатерина Луткова" w:date="2016-04-29T15:36:00Z">
        <w:r w:rsidR="00AF4B7C">
          <w:rPr>
            <w:lang w:eastAsia="ru-RU"/>
          </w:rPr>
          <w:t>–</w:t>
        </w:r>
      </w:ins>
      <w:ins w:id="1835" w:author="Екатерина Луткова" w:date="2016-04-29T15:35:00Z">
        <w:r w:rsidR="00AF4B7C">
          <w:rPr>
            <w:lang w:eastAsia="ru-RU"/>
          </w:rPr>
          <w:t xml:space="preserve"> эти </w:t>
        </w:r>
      </w:ins>
      <w:ins w:id="1836" w:author="Екатерина Луткова" w:date="2016-04-29T15:36:00Z">
        <w:r w:rsidR="00AF4B7C">
          <w:rPr>
            <w:lang w:eastAsia="ru-RU"/>
          </w:rPr>
          <w:t xml:space="preserve">данные подтягиваются из дневного наряда. </w:t>
        </w:r>
      </w:ins>
      <w:ins w:id="1837" w:author="Екатерина Луткова" w:date="2016-04-29T15:38:00Z">
        <w:r w:rsidR="00AF4B7C">
          <w:rPr>
            <w:lang w:eastAsia="ru-RU"/>
          </w:rPr>
          <w:t xml:space="preserve">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</w:t>
        </w:r>
      </w:ins>
      <w:ins w:id="1838" w:author="Екатерина Луткова" w:date="2016-04-29T15:39:00Z">
        <w:r w:rsidR="00AF4B7C">
          <w:rPr>
            <w:lang w:eastAsia="ru-RU"/>
          </w:rPr>
          <w:t xml:space="preserve">«дневным заданием»). </w:t>
        </w:r>
      </w:ins>
      <w:ins w:id="1839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840" w:author="Екатерина Луткова" w:date="2016-04-19T16:57:00Z">
        <w:r>
          <w:rPr>
            <w:lang w:eastAsia="ru-RU"/>
          </w:rPr>
          <w:t>–</w:t>
        </w:r>
      </w:ins>
      <w:ins w:id="1841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42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843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44" w:author="Екатерина Луткова" w:date="2016-04-19T17:27:00Z">
        <w:r w:rsidR="0055094D">
          <w:rPr>
            <w:lang w:eastAsia="ru-RU"/>
          </w:rPr>
          <w:t xml:space="preserve"> </w:t>
        </w:r>
      </w:ins>
      <w:del w:id="1845" w:author="Екатерина Луткова" w:date="2016-04-29T15:38:00Z">
        <w:r w:rsidR="0083256D" w:rsidDel="00AF4B7C">
          <w:rPr>
            <w:rStyle w:val="af0"/>
          </w:rPr>
          <w:commentReference w:id="1846"/>
        </w:r>
      </w:del>
      <w:ins w:id="1847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</w:t>
        </w:r>
        <w:r w:rsidR="00667FD0">
          <w:rPr>
            <w:lang w:eastAsia="ru-RU"/>
          </w:rPr>
          <w:t xml:space="preserve">модуля «Заявка» </w:t>
        </w:r>
      </w:ins>
      <w:del w:id="1848" w:author="Екатерина Луткова" w:date="2016-04-29T15:57:00Z">
        <w:r w:rsidR="0083256D" w:rsidDel="00667FD0">
          <w:rPr>
            <w:rStyle w:val="af0"/>
          </w:rPr>
          <w:commentReference w:id="1849"/>
        </w:r>
      </w:del>
      <w:ins w:id="1850" w:author="Екатерина Луткова" w:date="2016-04-19T17:29:00Z">
        <w:r w:rsidR="0055094D">
          <w:rPr>
            <w:lang w:eastAsia="ru-RU"/>
          </w:rPr>
          <w:t xml:space="preserve">(сумма по определенному чертежу </w:t>
        </w:r>
      </w:ins>
      <w:ins w:id="1851" w:author="Екатерина Луткова" w:date="2016-04-19T17:30:00Z">
        <w:r w:rsidR="0055094D">
          <w:rPr>
            <w:lang w:eastAsia="ru-RU"/>
          </w:rPr>
          <w:t>–</w:t>
        </w:r>
      </w:ins>
      <w:ins w:id="1852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53" w:author="Екатерина Луткова" w:date="2016-04-19T17:30:00Z">
        <w:r w:rsidR="0055094D">
          <w:rPr>
            <w:lang w:eastAsia="ru-RU"/>
          </w:rPr>
          <w:t>штук заказано).</w:t>
        </w:r>
      </w:ins>
      <w:ins w:id="1854" w:author="Екатерина Луткова" w:date="2016-04-29T15:54:00Z">
        <w:r w:rsidR="00667FD0">
          <w:rPr>
            <w:lang w:eastAsia="ru-RU"/>
          </w:rPr>
          <w:t xml:space="preserve"> Это количество берется из заявки. Например, заказчик заказал определенное изделие в количестве 300 штук</w:t>
        </w:r>
      </w:ins>
      <w:ins w:id="1855" w:author="Екатерина Луткова" w:date="2016-04-29T15:56:00Z">
        <w:r w:rsidR="00667FD0">
          <w:rPr>
            <w:lang w:eastAsia="ru-RU"/>
          </w:rPr>
          <w:t xml:space="preserve"> (если одну деталь заказали несколько заказчиков-в нескольких заявках, то </w:t>
        </w:r>
      </w:ins>
      <w:ins w:id="1856" w:author="Екатерина Луткова" w:date="2016-04-29T16:03:00Z">
        <w:r w:rsidR="00667FD0">
          <w:rPr>
            <w:lang w:eastAsia="ru-RU"/>
          </w:rPr>
          <w:t>количество суммируется)</w:t>
        </w:r>
      </w:ins>
      <w:ins w:id="1857" w:author="Екатерина Луткова" w:date="2016-04-29T15:54:00Z">
        <w:r w:rsidR="00667FD0">
          <w:rPr>
            <w:lang w:eastAsia="ru-RU"/>
          </w:rPr>
          <w:t>.</w:t>
        </w:r>
      </w:ins>
      <w:ins w:id="1858" w:author="Екатерина Луткова" w:date="2016-04-29T15:56:00Z">
        <w:r w:rsidR="00667FD0">
          <w:rPr>
            <w:lang w:eastAsia="ru-RU"/>
          </w:rPr>
          <w:t xml:space="preserve"> В поле «количество по заявке» ставится 300 штук</w:t>
        </w:r>
      </w:ins>
      <w:ins w:id="1859" w:author="Екатерина Луткова" w:date="2016-04-29T15:54:00Z">
        <w:r w:rsidR="00667FD0">
          <w:rPr>
            <w:lang w:eastAsia="ru-RU"/>
          </w:rPr>
          <w:t>, на 29.04. было сменное задание-изготовить 72 штуки, их изгот</w:t>
        </w:r>
        <w:r w:rsidR="00E87004">
          <w:rPr>
            <w:lang w:eastAsia="ru-RU"/>
          </w:rPr>
          <w:t xml:space="preserve">овили и оказалось 2 штуки брака, </w:t>
        </w:r>
        <w:r w:rsidR="00667FD0">
          <w:rPr>
            <w:lang w:eastAsia="ru-RU"/>
          </w:rPr>
          <w:t xml:space="preserve">поэтому </w:t>
        </w:r>
      </w:ins>
      <w:ins w:id="1860" w:author="Екатерина Луткова" w:date="2016-04-29T16:00:00Z">
        <w:r w:rsidR="00667FD0">
          <w:rPr>
            <w:lang w:eastAsia="ru-RU"/>
          </w:rPr>
          <w:t>на 29.04. выполнено 70 штук, в поле «невыпол</w:t>
        </w:r>
      </w:ins>
      <w:ins w:id="1861" w:author="Екатерина Луткова" w:date="2016-04-29T16:03:00Z">
        <w:r w:rsidR="00E87004">
          <w:rPr>
            <w:lang w:eastAsia="ru-RU"/>
          </w:rPr>
          <w:t>н</w:t>
        </w:r>
      </w:ins>
      <w:ins w:id="1862" w:author="Екатерина Луткова" w:date="2016-04-29T16:00:00Z">
        <w:r w:rsidR="00667FD0">
          <w:rPr>
            <w:lang w:eastAsia="ru-RU"/>
          </w:rPr>
          <w:t xml:space="preserve">енное количество деталей по заявке» </w:t>
        </w:r>
      </w:ins>
      <w:ins w:id="1863" w:author="Екатерина Луткова" w:date="2016-04-29T16:01:00Z">
        <w:r w:rsidR="00667FD0">
          <w:rPr>
            <w:lang w:eastAsia="ru-RU"/>
          </w:rPr>
          <w:t xml:space="preserve">ставится </w:t>
        </w:r>
      </w:ins>
      <w:ins w:id="1864" w:author="Екатерина Луткова" w:date="2016-04-29T16:00:00Z">
        <w:r w:rsidR="00667FD0">
          <w:rPr>
            <w:lang w:eastAsia="ru-RU"/>
          </w:rPr>
          <w:t>300-70=230</w:t>
        </w:r>
      </w:ins>
      <w:ins w:id="1865" w:author="Екатерина Луткова" w:date="2016-04-29T16:01:00Z">
        <w:r w:rsidR="00E87004">
          <w:rPr>
            <w:lang w:eastAsia="ru-RU"/>
          </w:rPr>
          <w:t xml:space="preserve"> штук, следовательно, на 3</w:t>
        </w:r>
        <w:r w:rsidR="00667FD0">
          <w:rPr>
            <w:lang w:eastAsia="ru-RU"/>
          </w:rPr>
          <w:t>0.04. в поле «количество</w:t>
        </w:r>
      </w:ins>
      <w:ins w:id="1866" w:author="Екатерина Луткова" w:date="2016-04-29T16:02:00Z">
        <w:r w:rsidR="00667FD0">
          <w:rPr>
            <w:lang w:eastAsia="ru-RU"/>
          </w:rPr>
          <w:t xml:space="preserve"> по заявке</w:t>
        </w:r>
      </w:ins>
      <w:ins w:id="1867" w:author="Екатерина Луткова" w:date="2016-04-29T16:01:00Z">
        <w:r w:rsidR="00667FD0">
          <w:rPr>
            <w:lang w:eastAsia="ru-RU"/>
          </w:rPr>
          <w:t>»</w:t>
        </w:r>
      </w:ins>
      <w:ins w:id="1868" w:author="Екатерина Луткова" w:date="2016-04-29T16:02:00Z">
        <w:r w:rsidR="00667FD0">
          <w:rPr>
            <w:lang w:eastAsia="ru-RU"/>
          </w:rPr>
          <w:t xml:space="preserve"> будет стоять 230 (так как 70 выполнено).</w:t>
        </w:r>
      </w:ins>
      <w:ins w:id="1869" w:author="Екатерина Луткова" w:date="2016-04-29T16:00:00Z">
        <w:r w:rsidR="00667FD0">
          <w:rPr>
            <w:lang w:eastAsia="ru-RU"/>
          </w:rPr>
          <w:t xml:space="preserve"> 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70" w:author="Екатерина Луткова" w:date="2016-04-19T17:36:00Z"/>
          <w:lang w:eastAsia="ru-RU"/>
        </w:rPr>
      </w:pPr>
      <w:ins w:id="1871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872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73" w:author="Екатерина Луткова" w:date="2016-04-19T17:33:00Z">
        <w:r>
          <w:rPr>
            <w:lang w:eastAsia="ru-RU"/>
          </w:rPr>
          <w:t>–</w:t>
        </w:r>
      </w:ins>
      <w:ins w:id="1874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75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76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77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78" w:author="Екатерина Луткова" w:date="2016-04-19T17:37:00Z"/>
          <w:lang w:eastAsia="ru-RU"/>
        </w:rPr>
      </w:pPr>
      <w:ins w:id="1879" w:author="Екатерина Луткова" w:date="2016-04-19T17:36:00Z">
        <w:r>
          <w:rPr>
            <w:lang w:eastAsia="ru-RU"/>
          </w:rPr>
          <w:t xml:space="preserve">Вручную проставляется </w:t>
        </w:r>
        <w:commentRangeStart w:id="1880"/>
        <w:r>
          <w:rPr>
            <w:lang w:eastAsia="ru-RU"/>
          </w:rPr>
          <w:t>Уч.</w:t>
        </w:r>
      </w:ins>
      <w:commentRangeEnd w:id="1880"/>
      <w:r w:rsidR="00484AD8">
        <w:rPr>
          <w:rStyle w:val="af0"/>
        </w:rPr>
        <w:commentReference w:id="1880"/>
      </w:r>
      <w:ins w:id="1881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82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3" w:author="Екатерина Луткова" w:date="2016-04-19T17:37:00Z"/>
          <w:lang w:eastAsia="ru-RU"/>
        </w:rPr>
      </w:pPr>
      <w:commentRangeStart w:id="1884"/>
      <w:ins w:id="1885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84"/>
      <w:r w:rsidR="0051308F">
        <w:rPr>
          <w:rStyle w:val="af0"/>
        </w:rPr>
        <w:commentReference w:id="1884"/>
      </w:r>
      <w:ins w:id="1886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7" w:author="Екатерина Луткова" w:date="2016-04-19T17:38:00Z"/>
          <w:lang w:eastAsia="ru-RU"/>
        </w:rPr>
      </w:pPr>
      <w:ins w:id="1888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9" w:author="Екатерина Луткова" w:date="2016-04-19T17:41:00Z"/>
          <w:lang w:eastAsia="ru-RU"/>
        </w:rPr>
      </w:pPr>
      <w:ins w:id="1890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91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2" w:author="Екатерина Луткова" w:date="2016-04-19T17:44:00Z"/>
          <w:lang w:eastAsia="ru-RU"/>
        </w:rPr>
      </w:pPr>
      <w:ins w:id="1893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94" w:author="Екатерина Луткова" w:date="2016-04-19T17:44:00Z">
        <w:r>
          <w:rPr>
            <w:lang w:eastAsia="ru-RU"/>
          </w:rPr>
          <w:t>–</w:t>
        </w:r>
      </w:ins>
      <w:ins w:id="1895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96" w:author="Екатерина Луткова" w:date="2016-04-19T17:44:00Z">
        <w:r>
          <w:rPr>
            <w:lang w:eastAsia="ru-RU"/>
          </w:rPr>
          <w:t>сменное</w:t>
        </w:r>
      </w:ins>
      <w:ins w:id="1897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98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9" w:author="Екатерина Луткова" w:date="2016-04-19T17:45:00Z"/>
          <w:lang w:eastAsia="ru-RU"/>
        </w:rPr>
      </w:pPr>
      <w:ins w:id="1900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901"/>
      <w:ins w:id="1902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901"/>
      <w:r w:rsidR="00515AF3">
        <w:rPr>
          <w:rStyle w:val="af0"/>
        </w:rPr>
        <w:commentReference w:id="1901"/>
      </w:r>
      <w:ins w:id="1903" w:author="Екатерина Луткова" w:date="2016-04-19T17:45:00Z">
        <w:r>
          <w:rPr>
            <w:lang w:eastAsia="ru-RU"/>
          </w:rPr>
          <w:t xml:space="preserve">если </w:t>
        </w:r>
      </w:ins>
      <w:ins w:id="1904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905"/>
        <w:r>
          <w:rPr>
            <w:lang w:eastAsia="ru-RU"/>
          </w:rPr>
          <w:t>уплотнения</w:t>
        </w:r>
      </w:ins>
      <w:commentRangeEnd w:id="1905"/>
      <w:r w:rsidR="00515AF3">
        <w:rPr>
          <w:rStyle w:val="af0"/>
        </w:rPr>
        <w:commentReference w:id="1905"/>
      </w:r>
      <w:ins w:id="1906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907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908" w:author="Екатерина Луткова" w:date="2016-04-19T16:58:00Z"/>
          <w:noProof/>
          <w:lang w:eastAsia="ru-RU"/>
        </w:rPr>
      </w:pPr>
      <w:ins w:id="1909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910" w:author="Екатерина Луткова" w:date="2016-04-20T13:01:00Z"/>
          <w:noProof/>
          <w:lang w:eastAsia="ru-RU"/>
        </w:rPr>
      </w:pPr>
      <w:ins w:id="1911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912" w:author="Екатерина Луткова" w:date="2016-04-20T13:01:00Z"/>
          <w:noProof/>
          <w:lang w:eastAsia="ru-RU"/>
        </w:rPr>
        <w:pPrChange w:id="1913" w:author="Екатерина Луткова" w:date="2016-04-20T13:01:00Z">
          <w:pPr>
            <w:pStyle w:val="3"/>
            <w:ind w:firstLine="708"/>
          </w:pPr>
        </w:pPrChange>
      </w:pPr>
      <w:bookmarkStart w:id="1914" w:name="_Toc448917604"/>
      <w:del w:id="1915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16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17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914"/>
      </w:del>
    </w:p>
    <w:p w14:paraId="2234BFFC" w14:textId="7B5194EB" w:rsidR="00FB39AE" w:rsidDel="00C42FE2" w:rsidRDefault="00FB39AE">
      <w:pPr>
        <w:rPr>
          <w:del w:id="1918" w:author="Екатерина Луткова" w:date="2016-04-20T13:01:00Z"/>
          <w:lang w:eastAsia="ru-RU"/>
        </w:rPr>
      </w:pPr>
      <w:del w:id="1919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20" w:author="Екатерина Луткова" w:date="2016-04-20T13:01:00Z"/>
          <w:lang w:eastAsia="ru-RU"/>
        </w:rPr>
        <w:pPrChange w:id="192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23" w:author="Екатерина Луткова" w:date="2016-04-20T13:01:00Z"/>
          <w:lang w:eastAsia="ru-RU"/>
        </w:rPr>
        <w:pPrChange w:id="192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26" w:author="Екатерина Луткова" w:date="2016-04-20T13:01:00Z"/>
          <w:lang w:eastAsia="ru-RU"/>
        </w:rPr>
        <w:pPrChange w:id="192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29" w:author="Екатерина Луткова" w:date="2016-04-20T13:01:00Z"/>
          <w:lang w:eastAsia="ru-RU"/>
        </w:rPr>
        <w:pPrChange w:id="193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32" w:author="Екатерина Луткова" w:date="2016-04-20T13:01:00Z"/>
          <w:lang w:eastAsia="ru-RU"/>
        </w:rPr>
        <w:pPrChange w:id="193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4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935" w:author="Екатерина Луткова" w:date="2016-04-20T13:01:00Z"/>
          <w:lang w:eastAsia="ru-RU"/>
        </w:rPr>
        <w:pPrChange w:id="193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7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38" w:author="Екатерина Луткова" w:date="2016-04-20T13:01:00Z"/>
          <w:lang w:eastAsia="ru-RU"/>
        </w:rPr>
        <w:pPrChange w:id="1939" w:author="Екатерина Луткова" w:date="2016-04-20T13:01:00Z">
          <w:pPr>
            <w:pStyle w:val="a4"/>
          </w:pPr>
        </w:pPrChange>
      </w:pPr>
      <w:del w:id="1940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41" w:author="Екатерина Луткова" w:date="2016-04-20T13:01:00Z"/>
          <w:lang w:eastAsia="ru-RU"/>
        </w:rPr>
        <w:pPrChange w:id="1942" w:author="Екатерина Луткова" w:date="2016-04-20T13:01:00Z">
          <w:pPr>
            <w:pStyle w:val="a4"/>
          </w:pPr>
        </w:pPrChange>
      </w:pPr>
      <w:del w:id="1943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44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45" w:author="Екатерина Луткова" w:date="2016-04-20T13:01:00Z"/>
          <w:lang w:eastAsia="ru-RU"/>
        </w:rPr>
        <w:pPrChange w:id="1946" w:author="Екатерина Луткова" w:date="2016-04-20T13:01:00Z">
          <w:pPr>
            <w:pStyle w:val="3"/>
            <w:ind w:firstLine="708"/>
          </w:pPr>
        </w:pPrChange>
      </w:pPr>
      <w:bookmarkStart w:id="1947" w:name="_Toc448917605"/>
      <w:del w:id="1948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47"/>
      </w:del>
    </w:p>
    <w:p w14:paraId="20440EDF" w14:textId="058B6237" w:rsidR="00947AAF" w:rsidDel="00C42FE2" w:rsidRDefault="00947AAF">
      <w:pPr>
        <w:rPr>
          <w:del w:id="1949" w:author="Екатерина Луткова" w:date="2016-04-20T13:01:00Z"/>
          <w:lang w:eastAsia="ru-RU"/>
        </w:rPr>
        <w:pPrChange w:id="1950" w:author="Екатерина Луткова" w:date="2016-04-20T13:01:00Z">
          <w:pPr>
            <w:ind w:firstLine="709"/>
          </w:pPr>
        </w:pPrChange>
      </w:pPr>
      <w:del w:id="1951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52" w:author="Екатерина Луткова" w:date="2016-04-20T13:01:00Z"/>
          <w:lang w:eastAsia="ru-RU"/>
        </w:rPr>
        <w:pPrChange w:id="1953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4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55" w:author="Екатерина Луткова" w:date="2016-04-20T13:01:00Z"/>
          <w:lang w:eastAsia="ru-RU"/>
        </w:rPr>
        <w:pPrChange w:id="1956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7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58" w:author="Екатерина Луткова" w:date="2016-04-20T13:01:00Z"/>
          <w:lang w:eastAsia="ru-RU"/>
        </w:rPr>
        <w:pPrChange w:id="1959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0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61" w:author="Екатерина Луткова" w:date="2016-04-20T13:01:00Z"/>
          <w:lang w:eastAsia="ru-RU"/>
        </w:rPr>
        <w:pPrChange w:id="196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3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64" w:author="Екатерина Луткова" w:date="2016-04-20T13:01:00Z"/>
        </w:rPr>
        <w:pPrChange w:id="196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6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67" w:author="Екатерина Луткова" w:date="2016-04-20T13:01:00Z"/>
        </w:rPr>
        <w:pPrChange w:id="1968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9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70" w:author="Екатерина Луткова" w:date="2016-04-20T13:01:00Z"/>
        </w:rPr>
        <w:pPrChange w:id="1971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2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73" w:author="Екатерина Луткова" w:date="2016-04-20T13:01:00Z"/>
        </w:rPr>
        <w:pPrChange w:id="197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5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76" w:author="Екатерина Луткова" w:date="2016-04-20T13:01:00Z"/>
        </w:rPr>
        <w:pPrChange w:id="197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8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79" w:author="Екатерина Луткова" w:date="2016-04-20T13:01:00Z"/>
          <w:lang w:eastAsia="ru-RU"/>
        </w:rPr>
        <w:pPrChange w:id="1980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1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82" w:author="Екатерина Луткова" w:date="2016-04-20T13:01:00Z"/>
          <w:lang w:eastAsia="ru-RU"/>
        </w:rPr>
        <w:pPrChange w:id="1983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4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85" w:author="Екатерина Луткова" w:date="2016-04-20T13:01:00Z"/>
          <w:lang w:eastAsia="ru-RU"/>
        </w:rPr>
        <w:pPrChange w:id="1986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7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88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89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90" w:name="_Toc448917606"/>
      <w:r>
        <w:rPr>
          <w:lang w:eastAsia="ru-RU"/>
        </w:rPr>
        <w:t>Модуль «Отгрузка»</w:t>
      </w:r>
      <w:bookmarkEnd w:id="1990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91" w:name="_Toc448917607"/>
      <w:r>
        <w:rPr>
          <w:lang w:eastAsia="ru-RU"/>
        </w:rPr>
        <w:t>1 ТТН</w:t>
      </w:r>
      <w:bookmarkEnd w:id="1991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2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92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3" w:name="_Toc448917609"/>
      <w:r>
        <w:rPr>
          <w:lang w:eastAsia="ru-RU"/>
        </w:rPr>
        <w:t>4.7.3 Счет-фактура</w:t>
      </w:r>
      <w:bookmarkEnd w:id="1993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4" w:name="_Toc448917610"/>
      <w:r>
        <w:rPr>
          <w:lang w:eastAsia="ru-RU"/>
        </w:rPr>
        <w:t>4.7.4 Товарно-транспортная накладная</w:t>
      </w:r>
      <w:bookmarkEnd w:id="1994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5" w:name="_Toc448917611"/>
      <w:r>
        <w:rPr>
          <w:lang w:eastAsia="ru-RU"/>
        </w:rPr>
        <w:t>4.7.5 Паспорт</w:t>
      </w:r>
      <w:bookmarkEnd w:id="1995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96" w:author="Екатерина Луткова" w:date="2016-04-20T13:02:00Z"/>
          <w:lang w:eastAsia="ru-RU"/>
        </w:rPr>
        <w:pPrChange w:id="199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98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99" w:author="Екатерина Луткова" w:date="2016-04-20T13:09:00Z"/>
          <w:lang w:eastAsia="ru-RU"/>
        </w:rPr>
        <w:pPrChange w:id="2000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2001" w:name="_Toc448917612"/>
      <w:ins w:id="2002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2003" w:author="Екатерина Луткова" w:date="2016-04-20T13:02:00Z"/>
          <w:lang w:eastAsia="ru-RU"/>
        </w:rPr>
        <w:pPrChange w:id="2004" w:author="Екатерина Луткова" w:date="2016-04-20T13:02:00Z">
          <w:pPr>
            <w:pStyle w:val="3"/>
            <w:ind w:firstLine="708"/>
          </w:pPr>
        </w:pPrChange>
      </w:pPr>
      <w:ins w:id="2005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2006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2001"/>
      </w:del>
    </w:p>
    <w:p w14:paraId="74E2FDAB" w14:textId="1B642F2A" w:rsidR="00947AAF" w:rsidDel="00C42FE2" w:rsidRDefault="00947AAF">
      <w:pPr>
        <w:rPr>
          <w:del w:id="2007" w:author="Екатерина Луткова" w:date="2016-04-20T13:02:00Z"/>
          <w:lang w:eastAsia="ru-RU"/>
        </w:rPr>
        <w:pPrChange w:id="2008" w:author="Екатерина Луткова" w:date="2016-04-20T13:02:00Z">
          <w:pPr>
            <w:ind w:firstLine="709"/>
          </w:pPr>
        </w:pPrChange>
      </w:pPr>
      <w:del w:id="2009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0" w:author="Екатерина Луткова" w:date="2016-04-20T13:02:00Z"/>
          <w:lang w:eastAsia="ru-RU"/>
        </w:rPr>
        <w:pPrChange w:id="2011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2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3" w:author="Екатерина Луткова" w:date="2016-04-20T13:02:00Z"/>
          <w:lang w:eastAsia="ru-RU"/>
        </w:rPr>
        <w:pPrChange w:id="2014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5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6" w:author="Екатерина Луткова" w:date="2016-04-20T13:02:00Z"/>
          <w:lang w:eastAsia="ru-RU"/>
        </w:rPr>
        <w:pPrChange w:id="2017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8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9" w:author="Екатерина Луткова" w:date="2016-04-20T13:02:00Z"/>
          <w:lang w:eastAsia="ru-RU"/>
        </w:rPr>
        <w:pPrChange w:id="202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21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2" w:author="Екатерина Луткова" w:date="2016-04-20T13:02:00Z"/>
        </w:rPr>
        <w:pPrChange w:id="2023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4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5" w:author="Екатерина Луткова" w:date="2016-04-20T13:02:00Z"/>
        </w:rPr>
        <w:pPrChange w:id="2026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7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8" w:author="Екатерина Луткова" w:date="2016-04-20T13:02:00Z"/>
        </w:rPr>
        <w:pPrChange w:id="2029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0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1" w:author="Екатерина Луткова" w:date="2016-04-20T13:02:00Z"/>
        </w:rPr>
        <w:pPrChange w:id="203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3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4" w:author="Екатерина Луткова" w:date="2016-04-20T13:02:00Z"/>
        </w:rPr>
        <w:pPrChange w:id="203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6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37" w:author="Екатерина Луткова" w:date="2016-04-20T13:02:00Z"/>
          <w:lang w:eastAsia="ru-RU"/>
        </w:rPr>
        <w:pPrChange w:id="203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9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40" w:author="Екатерина Луткова" w:date="2016-04-20T13:02:00Z"/>
          <w:lang w:eastAsia="ru-RU"/>
        </w:rPr>
        <w:pPrChange w:id="2041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2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43" w:author="Екатерина Луткова" w:date="2016-04-20T13:02:00Z"/>
          <w:lang w:eastAsia="ru-RU"/>
        </w:rPr>
        <w:pPrChange w:id="2044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5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46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47" w:author="Екатерина Луткова" w:date="2016-04-20T12:07:00Z"/>
          <w:lang w:eastAsia="ru-RU"/>
        </w:rPr>
        <w:pPrChange w:id="204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49" w:author="Екатерина Луткова" w:date="2016-04-20T12:32:00Z"/>
          <w:lang w:eastAsia="ru-RU"/>
        </w:rPr>
        <w:pPrChange w:id="2050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51" w:name="_Toc448917613"/>
      <w:ins w:id="2052" w:author="Екатерина Луткова" w:date="2016-04-20T12:07:00Z">
        <w:r>
          <w:rPr>
            <w:lang w:eastAsia="ru-RU"/>
          </w:rPr>
          <w:t>Модуль «Отчеты»</w:t>
        </w:r>
      </w:ins>
      <w:bookmarkEnd w:id="2051"/>
    </w:p>
    <w:p w14:paraId="22729BB1" w14:textId="1A95120D" w:rsidR="00C42FE2" w:rsidRDefault="00C42FE2" w:rsidP="00C42FE2">
      <w:pPr>
        <w:pStyle w:val="3"/>
        <w:ind w:firstLine="708"/>
        <w:rPr>
          <w:ins w:id="2053" w:author="Екатерина Луткова" w:date="2016-04-20T12:54:00Z"/>
          <w:lang w:eastAsia="ru-RU"/>
        </w:rPr>
      </w:pPr>
      <w:ins w:id="2054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55" w:author="Екатерина Луткова" w:date="2016-04-20T12:54:00Z"/>
          <w:lang w:eastAsia="ru-RU"/>
        </w:rPr>
      </w:pPr>
      <w:ins w:id="2056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7" w:author="Екатерина Луткова" w:date="2016-04-20T12:54:00Z"/>
          <w:lang w:eastAsia="ru-RU"/>
        </w:rPr>
      </w:pPr>
      <w:ins w:id="2058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9" w:author="Екатерина Луткова" w:date="2016-04-20T12:54:00Z"/>
          <w:lang w:eastAsia="ru-RU"/>
        </w:rPr>
      </w:pPr>
      <w:ins w:id="2060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1" w:author="Екатерина Луткова" w:date="2016-04-20T12:54:00Z"/>
          <w:lang w:eastAsia="ru-RU"/>
        </w:rPr>
      </w:pPr>
      <w:ins w:id="2062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3" w:author="Екатерина Луткова" w:date="2016-04-20T12:54:00Z"/>
          <w:lang w:eastAsia="ru-RU"/>
        </w:rPr>
      </w:pPr>
      <w:ins w:id="2064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5" w:author="Екатерина Луткова" w:date="2016-04-20T12:54:00Z"/>
          <w:lang w:eastAsia="ru-RU"/>
        </w:rPr>
      </w:pPr>
      <w:ins w:id="2066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7" w:author="Екатерина Луткова" w:date="2016-04-20T12:54:00Z"/>
          <w:lang w:eastAsia="ru-RU"/>
        </w:rPr>
      </w:pPr>
      <w:ins w:id="2068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69" w:author="Екатерина Луткова" w:date="2016-04-20T12:54:00Z"/>
          <w:lang w:eastAsia="ru-RU"/>
        </w:rPr>
      </w:pPr>
      <w:ins w:id="2070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71" w:author="Екатерина Луткова" w:date="2016-04-20T12:55:00Z"/>
          <w:lang w:eastAsia="ru-RU"/>
        </w:rPr>
        <w:pPrChange w:id="2072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73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74" w:author="Екатерина Луткова" w:date="2016-04-20T12:55:00Z"/>
          <w:lang w:eastAsia="ru-RU"/>
        </w:rPr>
      </w:pPr>
      <w:ins w:id="2075" w:author="Екатерина Луткова" w:date="2016-04-20T12:55:00Z">
        <w:r>
          <w:rPr>
            <w:lang w:eastAsia="ru-RU"/>
          </w:rPr>
          <w:t xml:space="preserve">4.8.2.  </w:t>
        </w:r>
      </w:ins>
      <w:ins w:id="2076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77" w:author="Екатерина Луткова" w:date="2016-04-20T13:16:00Z"/>
          <w:lang w:eastAsia="ru-RU"/>
        </w:rPr>
        <w:pPrChange w:id="2078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9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80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81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82" w:author="Екатерина Луткова" w:date="2016-04-20T12:55:00Z"/>
          <w:lang w:eastAsia="ru-RU"/>
        </w:rPr>
        <w:pPrChange w:id="2083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84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85" w:author="Екатерина Луткова" w:date="2016-04-20T12:55:00Z"/>
          <w:lang w:eastAsia="ru-RU"/>
        </w:rPr>
      </w:pPr>
      <w:ins w:id="2086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7" w:author="Екатерина Луткова" w:date="2016-04-20T12:55:00Z"/>
          <w:lang w:eastAsia="ru-RU"/>
        </w:rPr>
      </w:pPr>
      <w:ins w:id="2088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9" w:author="Екатерина Луткова" w:date="2016-04-20T13:18:00Z"/>
          <w:lang w:eastAsia="ru-RU"/>
        </w:rPr>
      </w:pPr>
      <w:ins w:id="2090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1" w:author="Екатерина Луткова" w:date="2016-04-20T12:55:00Z"/>
          <w:lang w:eastAsia="ru-RU"/>
        </w:rPr>
      </w:pPr>
      <w:ins w:id="2092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3" w:author="Екатерина Луткова" w:date="2016-04-20T12:55:00Z"/>
          <w:lang w:eastAsia="ru-RU"/>
        </w:rPr>
      </w:pPr>
      <w:ins w:id="2094" w:author="Екатерина Луткова" w:date="2016-04-20T12:55:00Z">
        <w:r>
          <w:rPr>
            <w:lang w:eastAsia="ru-RU"/>
          </w:rPr>
          <w:t>Номер заявки</w:t>
        </w:r>
      </w:ins>
      <w:ins w:id="2095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96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7" w:author="Екатерина Луткова" w:date="2016-04-20T13:13:00Z"/>
          <w:lang w:eastAsia="ru-RU"/>
        </w:rPr>
      </w:pPr>
      <w:ins w:id="2098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99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100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1" w:author="Екатерина Луткова" w:date="2016-04-20T12:55:00Z"/>
          <w:lang w:eastAsia="ru-RU"/>
        </w:rPr>
      </w:pPr>
      <w:ins w:id="2102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3" w:author="Екатерина Луткова" w:date="2016-04-20T13:22:00Z"/>
          <w:lang w:eastAsia="ru-RU"/>
        </w:rPr>
      </w:pPr>
      <w:ins w:id="2104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105" w:author="Екатерина Луткова" w:date="2016-04-20T13:13:00Z">
        <w:r>
          <w:rPr>
            <w:lang w:eastAsia="ru-RU"/>
          </w:rPr>
          <w:t xml:space="preserve"> (-ых)</w:t>
        </w:r>
      </w:ins>
      <w:ins w:id="2106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7" w:author="Екатерина Луткова" w:date="2016-04-20T13:12:00Z"/>
          <w:lang w:eastAsia="ru-RU"/>
        </w:rPr>
      </w:pPr>
      <w:ins w:id="2108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9" w:author="Екатерина Луткова" w:date="2016-04-20T13:14:00Z"/>
          <w:lang w:eastAsia="ru-RU"/>
        </w:rPr>
      </w:pPr>
      <w:ins w:id="2110" w:author="Екатерина Луткова" w:date="2016-04-20T13:13:00Z">
        <w:r>
          <w:rPr>
            <w:lang w:eastAsia="ru-RU"/>
          </w:rPr>
          <w:t>Количест</w:t>
        </w:r>
      </w:ins>
      <w:ins w:id="2111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12" w:author="Екатерина Луткова" w:date="2016-04-20T12:55:00Z"/>
          <w:lang w:eastAsia="ru-RU"/>
        </w:rPr>
        <w:pPrChange w:id="2113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14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115" w:author="Екатерина Луткова" w:date="2016-04-20T13:15:00Z">
        <w:r>
          <w:rPr>
            <w:lang w:eastAsia="ru-RU"/>
          </w:rPr>
          <w:t>и</w:t>
        </w:r>
      </w:ins>
      <w:ins w:id="2116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117" w:author="Екатерина Луткова" w:date="2016-04-20T13:15:00Z">
        <w:r>
          <w:rPr>
            <w:lang w:eastAsia="ru-RU"/>
          </w:rPr>
          <w:t>–</w:t>
        </w:r>
      </w:ins>
      <w:ins w:id="2118" w:author="Екатерина Луткова" w:date="2016-04-20T13:14:00Z">
        <w:r>
          <w:rPr>
            <w:lang w:eastAsia="ru-RU"/>
          </w:rPr>
          <w:t xml:space="preserve"> </w:t>
        </w:r>
      </w:ins>
      <w:ins w:id="2119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0" w:author="Екатерина Луткова" w:date="2016-04-20T12:55:00Z"/>
          <w:lang w:eastAsia="ru-RU"/>
        </w:rPr>
      </w:pPr>
      <w:ins w:id="2121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2" w:author="Екатерина Луткова" w:date="2016-04-20T13:17:00Z"/>
          <w:lang w:eastAsia="ru-RU"/>
        </w:rPr>
      </w:pPr>
      <w:ins w:id="2123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24" w:author="Екатерина Луткова" w:date="2016-04-20T12:55:00Z"/>
          <w:lang w:eastAsia="ru-RU"/>
        </w:rPr>
      </w:pPr>
      <w:ins w:id="2125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26" w:author="Екатерина Луткова" w:date="2016-04-20T12:57:00Z"/>
          <w:noProof/>
          <w:lang w:eastAsia="ru-RU"/>
        </w:rPr>
      </w:pPr>
      <w:ins w:id="2127" w:author="Екатерина Луткова" w:date="2016-04-20T12:56:00Z">
        <w:r>
          <w:rPr>
            <w:lang w:eastAsia="ru-RU"/>
          </w:rPr>
          <w:t xml:space="preserve">4.8.3. </w:t>
        </w:r>
      </w:ins>
      <w:ins w:id="2128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129" w:author="Екатерина Луткова" w:date="2016-04-20T12:57:00Z"/>
          <w:lang w:eastAsia="ru-RU"/>
        </w:rPr>
      </w:pPr>
      <w:ins w:id="2130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31" w:author="Екатерина Луткова" w:date="2016-04-20T12:57:00Z"/>
          <w:lang w:eastAsia="ru-RU"/>
        </w:rPr>
      </w:pPr>
      <w:ins w:id="2132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33" w:author="Екатерина Луткова" w:date="2016-04-20T12:57:00Z"/>
          <w:lang w:eastAsia="ru-RU"/>
        </w:rPr>
      </w:pPr>
      <w:ins w:id="2134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35" w:author="Екатерина Луткова" w:date="2016-04-20T12:57:00Z"/>
          <w:lang w:eastAsia="ru-RU"/>
        </w:rPr>
      </w:pPr>
      <w:ins w:id="2136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37" w:author="Екатерина Луткова" w:date="2016-04-20T12:57:00Z"/>
          <w:lang w:eastAsia="ru-RU"/>
        </w:rPr>
      </w:pPr>
      <w:ins w:id="2138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39" w:author="Екатерина Луткова" w:date="2016-04-20T12:57:00Z"/>
          <w:lang w:eastAsia="ru-RU"/>
        </w:rPr>
      </w:pPr>
      <w:ins w:id="2140" w:author="Екатерина Луткова" w:date="2016-04-20T12:57:00Z">
        <w:r>
          <w:rPr>
            <w:lang w:eastAsia="ru-RU"/>
          </w:rPr>
          <w:t>Партия</w:t>
        </w:r>
      </w:ins>
      <w:ins w:id="2141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42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43" w:author="Екатерина Луткова" w:date="2016-04-20T12:57:00Z"/>
          <w:lang w:eastAsia="ru-RU"/>
        </w:rPr>
      </w:pPr>
      <w:ins w:id="2144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45" w:author="Екатерина Луткова" w:date="2016-04-20T12:57:00Z"/>
          <w:lang w:eastAsia="ru-RU"/>
        </w:rPr>
      </w:pPr>
      <w:ins w:id="2146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47" w:author="Екатерина Луткова" w:date="2016-04-20T12:57:00Z"/>
          <w:lang w:eastAsia="ru-RU"/>
        </w:rPr>
      </w:pPr>
      <w:ins w:id="2148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49" w:author="Екатерина Луткова" w:date="2016-04-20T12:58:00Z"/>
          <w:lang w:eastAsia="ru-RU"/>
        </w:rPr>
      </w:pPr>
      <w:ins w:id="2150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51" w:author="Екатерина Луткова" w:date="2016-04-20T12:58:00Z"/>
          <w:lang w:eastAsia="ru-RU"/>
        </w:rPr>
      </w:pPr>
      <w:ins w:id="2152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53" w:author="Екатерина Луткова" w:date="2016-04-20T12:58:00Z"/>
          <w:lang w:eastAsia="ru-RU"/>
        </w:rPr>
      </w:pPr>
      <w:ins w:id="2154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55" w:author="Екатерина Луткова" w:date="2016-04-20T12:58:00Z"/>
          <w:lang w:eastAsia="ru-RU"/>
        </w:rPr>
      </w:pPr>
      <w:ins w:id="2156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57" w:author="Екатерина Луткова" w:date="2016-04-20T12:58:00Z"/>
          <w:lang w:eastAsia="ru-RU"/>
        </w:rPr>
      </w:pPr>
      <w:ins w:id="2158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59" w:author="Екатерина Луткова" w:date="2016-04-20T12:58:00Z"/>
          <w:lang w:eastAsia="ru-RU"/>
        </w:rPr>
      </w:pPr>
      <w:ins w:id="2160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61" w:author="Екатерина Луткова" w:date="2016-04-20T12:58:00Z"/>
          <w:lang w:eastAsia="ru-RU"/>
        </w:rPr>
      </w:pPr>
      <w:ins w:id="2162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63" w:author="Екатерина Луткова" w:date="2016-04-20T12:58:00Z"/>
          <w:lang w:eastAsia="ru-RU"/>
        </w:rPr>
      </w:pPr>
      <w:ins w:id="2164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65" w:author="Екатерина Луткова" w:date="2016-04-20T12:59:00Z"/>
          <w:lang w:eastAsia="ru-RU"/>
        </w:rPr>
      </w:pPr>
      <w:ins w:id="2166" w:author="Екатерина Луткова" w:date="2016-04-20T12:58:00Z">
        <w:r>
          <w:rPr>
            <w:lang w:eastAsia="ru-RU"/>
          </w:rPr>
          <w:t>4.8.5.</w:t>
        </w:r>
      </w:ins>
      <w:ins w:id="2167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68" w:author="Екатерина Луткова" w:date="2016-04-20T12:59:00Z"/>
          <w:lang w:eastAsia="ru-RU"/>
        </w:rPr>
      </w:pPr>
      <w:ins w:id="2169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70" w:author="Екатерина Луткова" w:date="2016-04-20T12:59:00Z"/>
          <w:lang w:eastAsia="ru-RU"/>
        </w:rPr>
      </w:pPr>
      <w:ins w:id="2171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72" w:author="Екатерина Луткова" w:date="2016-04-20T12:59:00Z"/>
          <w:lang w:eastAsia="ru-RU"/>
        </w:rPr>
      </w:pPr>
      <w:ins w:id="2173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74" w:author="Екатерина Луткова" w:date="2016-04-20T12:59:00Z"/>
          <w:lang w:eastAsia="ru-RU"/>
        </w:rPr>
      </w:pPr>
      <w:ins w:id="2175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76" w:author="Екатерина Луткова" w:date="2016-04-20T12:59:00Z"/>
          <w:lang w:eastAsia="ru-RU"/>
        </w:rPr>
      </w:pPr>
      <w:ins w:id="2177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78" w:author="Екатерина Луткова" w:date="2016-04-20T12:59:00Z"/>
        </w:rPr>
      </w:pPr>
      <w:ins w:id="2179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80" w:author="Екатерина Луткова" w:date="2016-04-20T12:59:00Z"/>
        </w:rPr>
      </w:pPr>
      <w:ins w:id="2181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82" w:author="Екатерина Луткова" w:date="2016-04-20T12:59:00Z"/>
        </w:rPr>
      </w:pPr>
      <w:ins w:id="2183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84" w:author="Екатерина Луткова" w:date="2016-04-20T12:59:00Z"/>
        </w:rPr>
      </w:pPr>
      <w:ins w:id="2185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86" w:author="Екатерина Луткова" w:date="2016-04-20T12:59:00Z"/>
        </w:rPr>
      </w:pPr>
      <w:ins w:id="2187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88" w:author="Екатерина Луткова" w:date="2016-04-20T12:59:00Z"/>
          <w:lang w:eastAsia="ru-RU"/>
        </w:rPr>
      </w:pPr>
      <w:ins w:id="2189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90" w:author="Екатерина Луткова" w:date="2016-04-20T12:59:00Z"/>
          <w:lang w:eastAsia="ru-RU"/>
        </w:rPr>
      </w:pPr>
      <w:ins w:id="2191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92" w:author="Екатерина Луткова" w:date="2016-04-20T12:59:00Z"/>
          <w:lang w:eastAsia="ru-RU"/>
        </w:rPr>
      </w:pPr>
      <w:ins w:id="2193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94" w:author="Екатерина Луткова" w:date="2016-04-20T13:00:00Z"/>
          <w:lang w:eastAsia="ru-RU"/>
        </w:rPr>
      </w:pPr>
      <w:ins w:id="2195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96" w:author="Екатерина Луткова" w:date="2016-04-20T13:00:00Z"/>
          <w:lang w:eastAsia="ru-RU"/>
        </w:rPr>
      </w:pPr>
      <w:ins w:id="2197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98" w:author="Екатерина Луткова" w:date="2016-04-20T13:00:00Z"/>
          <w:lang w:eastAsia="ru-RU"/>
        </w:rPr>
      </w:pPr>
      <w:ins w:id="2199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200" w:author="Екатерина Луткова" w:date="2016-04-20T13:00:00Z"/>
          <w:lang w:eastAsia="ru-RU"/>
        </w:rPr>
      </w:pPr>
      <w:ins w:id="2201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202" w:author="Екатерина Луткова" w:date="2016-04-20T13:00:00Z"/>
          <w:lang w:eastAsia="ru-RU"/>
        </w:rPr>
      </w:pPr>
      <w:ins w:id="2203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204" w:author="Екатерина Луткова" w:date="2016-04-20T13:00:00Z"/>
          <w:lang w:eastAsia="ru-RU"/>
        </w:rPr>
      </w:pPr>
      <w:ins w:id="2205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206" w:author="Екатерина Луткова" w:date="2016-04-20T13:00:00Z"/>
        </w:rPr>
      </w:pPr>
      <w:ins w:id="2207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208" w:author="Екатерина Луткова" w:date="2016-04-20T13:00:00Z"/>
        </w:rPr>
      </w:pPr>
      <w:ins w:id="2209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210" w:author="Екатерина Луткова" w:date="2016-04-20T13:00:00Z"/>
        </w:rPr>
      </w:pPr>
      <w:ins w:id="2211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212" w:author="Екатерина Луткова" w:date="2016-04-20T13:00:00Z"/>
        </w:rPr>
      </w:pPr>
      <w:ins w:id="2213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14" w:author="Екатерина Луткова" w:date="2016-04-20T13:00:00Z"/>
        </w:rPr>
      </w:pPr>
      <w:ins w:id="2215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16" w:author="Екатерина Луткова" w:date="2016-04-20T13:00:00Z"/>
          <w:lang w:eastAsia="ru-RU"/>
        </w:rPr>
      </w:pPr>
      <w:ins w:id="2217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18" w:author="Екатерина Луткова" w:date="2016-04-20T13:00:00Z"/>
          <w:lang w:eastAsia="ru-RU"/>
        </w:rPr>
      </w:pPr>
      <w:ins w:id="2219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20" w:author="Екатерина Луткова" w:date="2016-04-20T13:00:00Z"/>
          <w:lang w:eastAsia="ru-RU"/>
        </w:rPr>
      </w:pPr>
      <w:ins w:id="2221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22" w:author="Екатерина Луткова" w:date="2016-04-20T13:04:00Z"/>
          <w:lang w:eastAsia="ru-RU"/>
        </w:rPr>
        <w:pPrChange w:id="2223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224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225" w:author="Екатерина Луткова" w:date="2016-04-20T13:05:00Z"/>
          <w:lang w:eastAsia="ru-RU"/>
        </w:rPr>
        <w:pPrChange w:id="2226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27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28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29" w:author="Екатерина Луткова" w:date="2016-04-20T13:08:00Z">
        <w:r>
          <w:rPr>
            <w:lang w:eastAsia="ru-RU"/>
          </w:rPr>
          <w:t>Формируется</w:t>
        </w:r>
      </w:ins>
      <w:ins w:id="2230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31" w:author="Екатерина Луткова" w:date="2016-04-20T13:08:00Z">
        <w:r>
          <w:rPr>
            <w:lang w:eastAsia="ru-RU"/>
          </w:rPr>
          <w:t>исполнителям (</w:t>
        </w:r>
      </w:ins>
      <w:ins w:id="2232" w:author="Екатерина Луткова" w:date="2016-04-20T13:05:00Z">
        <w:r>
          <w:rPr>
            <w:lang w:eastAsia="ru-RU"/>
          </w:rPr>
          <w:t>сотрудникам</w:t>
        </w:r>
      </w:ins>
      <w:ins w:id="2233" w:author="Екатерина Луткова" w:date="2016-04-20T13:08:00Z">
        <w:r>
          <w:rPr>
            <w:lang w:eastAsia="ru-RU"/>
          </w:rPr>
          <w:t>)</w:t>
        </w:r>
      </w:ins>
      <w:ins w:id="2234" w:author="Екатерина Луткова" w:date="2016-04-20T13:05:00Z">
        <w:r>
          <w:rPr>
            <w:lang w:eastAsia="ru-RU"/>
          </w:rPr>
          <w:t xml:space="preserve"> </w:t>
        </w:r>
      </w:ins>
      <w:ins w:id="2235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36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37" w:author="Екатерина Луткова" w:date="2016-04-20T13:08:00Z">
        <w:r>
          <w:rPr>
            <w:lang w:eastAsia="ru-RU"/>
          </w:rPr>
          <w:t>Н</w:t>
        </w:r>
      </w:ins>
      <w:ins w:id="2238" w:author="Екатерина Луткова" w:date="2016-04-20T13:07:00Z">
        <w:r>
          <w:rPr>
            <w:lang w:eastAsia="ru-RU"/>
          </w:rPr>
          <w:t>аряда</w:t>
        </w:r>
      </w:ins>
      <w:ins w:id="2239" w:author="Екатерина Луткова" w:date="2016-04-20T13:08:00Z">
        <w:r>
          <w:rPr>
            <w:lang w:eastAsia="ru-RU"/>
          </w:rPr>
          <w:t>»</w:t>
        </w:r>
      </w:ins>
      <w:ins w:id="2240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41" w:name="_Toc448917614"/>
      <w:r>
        <w:rPr>
          <w:lang w:eastAsia="ru-RU"/>
        </w:rPr>
        <w:t>4.</w:t>
      </w:r>
      <w:ins w:id="2242" w:author="Екатерина Луткова" w:date="2016-04-20T12:07:00Z">
        <w:r w:rsidR="00295E57">
          <w:rPr>
            <w:lang w:eastAsia="ru-RU"/>
          </w:rPr>
          <w:t>9</w:t>
        </w:r>
      </w:ins>
      <w:del w:id="2243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41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44" w:name="_Toc448917615"/>
      <w:r>
        <w:t>4.</w:t>
      </w:r>
      <w:ins w:id="2245" w:author="Екатерина Луткова" w:date="2016-04-20T12:07:00Z">
        <w:r w:rsidR="00295E57">
          <w:t>9</w:t>
        </w:r>
      </w:ins>
      <w:del w:id="2246" w:author="Екатерина Луткова" w:date="2016-04-20T12:07:00Z">
        <w:r w:rsidDel="00295E57">
          <w:delText>8</w:delText>
        </w:r>
      </w:del>
      <w:r>
        <w:t>.1 Реестр брака</w:t>
      </w:r>
      <w:bookmarkEnd w:id="2244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47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48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49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50" w:author="Екатерина Луткова" w:date="2016-04-01T18:05:00Z">
          <w:pPr>
            <w:jc w:val="both"/>
          </w:pPr>
        </w:pPrChange>
      </w:pPr>
      <w:ins w:id="2251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52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53" w:author="Екатерина Луткова" w:date="2016-04-01T18:05:00Z"/>
        </w:rPr>
      </w:pPr>
      <w:ins w:id="2254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55" w:author="Екатерина Луткова" w:date="2016-04-01T18:06:00Z"/>
        </w:rPr>
      </w:pPr>
      <w:ins w:id="2256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257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258" w:author="Екатерина Луткова" w:date="2016-04-01T18:08:00Z">
        <w:r w:rsidR="003F5BA8">
          <w:t xml:space="preserve"> </w:t>
        </w:r>
      </w:ins>
      <w:ins w:id="2259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60" w:author="Екатерина Луткова" w:date="2016-04-01T18:09:00Z"/>
        </w:rPr>
      </w:pPr>
      <w:ins w:id="2261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62" w:author="Екатерина Луткова" w:date="2016-04-01T18:07:00Z">
        <w:r>
          <w:t xml:space="preserve">«Материалы» </w:t>
        </w:r>
      </w:ins>
      <w:ins w:id="2263" w:author="Екатерина Луткова" w:date="2016-04-01T18:09:00Z">
        <w:r w:rsidR="003F5BA8">
          <w:t>*</w:t>
        </w:r>
      </w:ins>
      <w:ins w:id="2264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265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66" w:author="Екатерина Луткова" w:date="2016-04-01T18:09:00Z"/>
        </w:rPr>
      </w:pPr>
      <w:ins w:id="2267" w:author="Екатерина Луткова" w:date="2016-04-01T18:09:00Z">
        <w:r>
          <w:t>прямые затраты</w:t>
        </w:r>
      </w:ins>
      <w:ins w:id="2268" w:author="Екатерина Луткова" w:date="2016-04-01T18:10:00Z">
        <w:r>
          <w:t xml:space="preserve"> (берутся из плановой калькуляции)</w:t>
        </w:r>
      </w:ins>
      <w:ins w:id="2269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70" w:author="Екатерина Луткова" w:date="2016-04-01T18:10:00Z"/>
        </w:rPr>
        <w:pPrChange w:id="227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2" w:author="Екатерина Луткова" w:date="2016-04-01T18:09:00Z">
        <w:r>
          <w:t>- транспортные</w:t>
        </w:r>
      </w:ins>
      <w:ins w:id="2273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74" w:author="Екатерина Луткова" w:date="2016-04-01T18:10:00Z"/>
        </w:rPr>
        <w:pPrChange w:id="227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6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77" w:author="Екатерина Луткова" w:date="2016-04-01T18:10:00Z"/>
        </w:rPr>
        <w:pPrChange w:id="227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9" w:author="Екатерина Луткова" w:date="2016-04-01T18:11:00Z">
        <w:r>
          <w:t xml:space="preserve">- </w:t>
        </w:r>
      </w:ins>
      <w:ins w:id="2280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81" w:author="Екатерина Луткова" w:date="2016-04-01T18:11:00Z"/>
        </w:rPr>
        <w:pPrChange w:id="2282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3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84" w:author="Екатерина Луткова" w:date="2016-04-01T18:11:00Z"/>
        </w:rPr>
        <w:pPrChange w:id="228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6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87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88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89" w:author="Екатерина Луткова" w:date="2016-04-01T18:12:00Z"/>
        </w:rPr>
      </w:pPr>
      <w:del w:id="2290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91" w:author="Екатерина Луткова" w:date="2016-04-01T18:12:00Z"/>
        </w:rPr>
      </w:pPr>
      <w:del w:id="2292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93" w:author="Екатерина Луткова" w:date="2016-04-01T18:12:00Z"/>
        </w:rPr>
      </w:pPr>
      <w:del w:id="2294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95" w:author="Екатерина Луткова" w:date="2016-04-01T18:12:00Z"/>
        </w:rPr>
      </w:pPr>
      <w:del w:id="2296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97" w:author="Екатерина Луткова" w:date="2016-04-01T18:12:00Z"/>
        </w:rPr>
      </w:pPr>
      <w:del w:id="2298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99" w:author="Екатерина Луткова" w:date="2016-04-01T18:12:00Z"/>
        </w:rPr>
      </w:pPr>
      <w:del w:id="2300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301" w:author="Екатерина Луткова" w:date="2016-04-01T18:12:00Z"/>
        </w:rPr>
      </w:pPr>
      <w:del w:id="2302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303" w:author="Екатерина Луткова" w:date="2016-04-01T18:12:00Z"/>
        </w:rPr>
      </w:pPr>
      <w:del w:id="2304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305" w:author="Екатерина Луткова" w:date="2016-04-01T18:12:00Z"/>
        </w:rPr>
      </w:pPr>
      <w:del w:id="2306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307" w:author="Екатерина Луткова" w:date="2016-04-01T18:12:00Z"/>
        </w:rPr>
      </w:pPr>
      <w:del w:id="2308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309" w:author="Екатерина Луткова" w:date="2016-04-01T18:12:00Z"/>
        </w:rPr>
      </w:pPr>
      <w:del w:id="2310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311" w:author="Екатерина Луткова" w:date="2016-04-01T18:12:00Z"/>
        </w:rPr>
      </w:pPr>
      <w:del w:id="2312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313" w:author="Екатерина Луткова" w:date="2016-04-01T18:12:00Z"/>
        </w:rPr>
      </w:pPr>
      <w:del w:id="2314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15" w:author="Екатерина Луткова" w:date="2016-04-01T18:12:00Z"/>
        </w:rPr>
      </w:pPr>
      <w:del w:id="2316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17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18" w:name="_Toc448917616"/>
      <w:r>
        <w:t>4.</w:t>
      </w:r>
      <w:ins w:id="2319" w:author="Екатерина Луткова" w:date="2016-04-20T12:08:00Z">
        <w:r w:rsidR="00295E57">
          <w:t>10</w:t>
        </w:r>
      </w:ins>
      <w:del w:id="2320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18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2321" w:name="OLE_LINK104"/>
            <w:bookmarkStart w:id="2322" w:name="OLE_LINK105"/>
            <w:bookmarkStart w:id="2323" w:name="OLE_LINK128"/>
            <w:r>
              <w:rPr>
                <w:szCs w:val="24"/>
              </w:rPr>
              <w:t>№ СФ</w:t>
            </w:r>
            <w:bookmarkEnd w:id="2321"/>
            <w:bookmarkEnd w:id="2322"/>
            <w:bookmarkEnd w:id="2323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4" w:name="OLE_LINK106"/>
            <w:bookmarkStart w:id="2325" w:name="OLE_LINK108"/>
            <w:bookmarkStart w:id="2326" w:name="OLE_LINK129"/>
            <w:r w:rsidRPr="00135028">
              <w:rPr>
                <w:szCs w:val="20"/>
              </w:rPr>
              <w:t>Поставщик</w:t>
            </w:r>
            <w:bookmarkEnd w:id="2324"/>
            <w:bookmarkEnd w:id="2325"/>
            <w:bookmarkEnd w:id="2326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7" w:name="OLE_LINK109"/>
            <w:bookmarkStart w:id="2328" w:name="OLE_LINK110"/>
            <w:bookmarkStart w:id="2329" w:name="OLE_LINK130"/>
            <w:r>
              <w:rPr>
                <w:szCs w:val="20"/>
              </w:rPr>
              <w:t>Сумма по СФ</w:t>
            </w:r>
            <w:bookmarkEnd w:id="2327"/>
            <w:bookmarkEnd w:id="2328"/>
            <w:bookmarkEnd w:id="2329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0" w:name="OLE_LINK111"/>
            <w:bookmarkStart w:id="2331" w:name="OLE_LINK112"/>
            <w:bookmarkStart w:id="2332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2330"/>
            <w:bookmarkEnd w:id="2331"/>
            <w:bookmarkEnd w:id="2332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3" w:name="OLE_LINK113"/>
            <w:bookmarkStart w:id="2334" w:name="OLE_LINK114"/>
            <w:r w:rsidRPr="00135028">
              <w:rPr>
                <w:szCs w:val="20"/>
              </w:rPr>
              <w:t>№ накладной</w:t>
            </w:r>
            <w:bookmarkEnd w:id="2333"/>
            <w:bookmarkEnd w:id="2334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5" w:name="OLE_LINK115"/>
            <w:bookmarkStart w:id="2336" w:name="OLE_LINK116"/>
            <w:r w:rsidRPr="00135028">
              <w:rPr>
                <w:szCs w:val="20"/>
              </w:rPr>
              <w:t>Материал</w:t>
            </w:r>
            <w:bookmarkEnd w:id="2335"/>
            <w:bookmarkEnd w:id="2336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7" w:name="OLE_LINK117"/>
            <w:bookmarkStart w:id="2338" w:name="OLE_LINK118"/>
            <w:bookmarkStart w:id="2339" w:name="OLE_LINK119"/>
            <w:r>
              <w:rPr>
                <w:szCs w:val="20"/>
              </w:rPr>
              <w:t>Единицы измерения</w:t>
            </w:r>
            <w:bookmarkEnd w:id="2337"/>
            <w:bookmarkEnd w:id="2338"/>
            <w:bookmarkEnd w:id="2339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0" w:name="OLE_LINK120"/>
            <w:bookmarkStart w:id="2341" w:name="OLE_LINK121"/>
            <w:r w:rsidRPr="00135028">
              <w:rPr>
                <w:szCs w:val="20"/>
              </w:rPr>
              <w:t>Цена</w:t>
            </w:r>
            <w:bookmarkEnd w:id="2340"/>
            <w:bookmarkEnd w:id="2341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2" w:name="OLE_LINK122"/>
            <w:bookmarkStart w:id="2343" w:name="OLE_LINK123"/>
            <w:r w:rsidRPr="00135028">
              <w:rPr>
                <w:szCs w:val="20"/>
              </w:rPr>
              <w:t>Количество</w:t>
            </w:r>
            <w:bookmarkEnd w:id="2342"/>
            <w:bookmarkEnd w:id="2343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4" w:name="OLE_LINK124"/>
            <w:bookmarkStart w:id="2345" w:name="OLE_LINK125"/>
            <w:r w:rsidRPr="00135028">
              <w:rPr>
                <w:szCs w:val="20"/>
              </w:rPr>
              <w:t>Сумма</w:t>
            </w:r>
            <w:bookmarkEnd w:id="2344"/>
            <w:bookmarkEnd w:id="2345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6" w:name="OLE_LINK126"/>
            <w:bookmarkStart w:id="2347" w:name="OLE_LINK127"/>
            <w:r>
              <w:rPr>
                <w:szCs w:val="20"/>
              </w:rPr>
              <w:t>Передано</w:t>
            </w:r>
            <w:bookmarkEnd w:id="2346"/>
            <w:bookmarkEnd w:id="2347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348" w:author="Екатерина Луткова" w:date="2016-04-01T18:12:00Z"/>
        </w:rPr>
        <w:pPrChange w:id="2349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350" w:author="Екатерина Луткова" w:date="2016-04-01T18:12:00Z"/>
        </w:rPr>
        <w:pPrChange w:id="2351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52" w:author="Екатерина Луткова" w:date="2016-04-01T18:12:00Z">
        <w:r>
          <w:t xml:space="preserve">Предусмотреть формирование отчета по </w:t>
        </w:r>
      </w:ins>
      <w:ins w:id="2353" w:author="Екатерина Луткова" w:date="2016-04-01T18:13:00Z">
        <w:r>
          <w:t xml:space="preserve">приходу конкретного </w:t>
        </w:r>
      </w:ins>
      <w:ins w:id="2354" w:author="Екатерина Луткова" w:date="2016-04-01T18:12:00Z">
        <w:r>
          <w:t>материала за заданный период</w:t>
        </w:r>
      </w:ins>
      <w:ins w:id="2355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56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57" w:author="Екатерина Луткова" w:date="2016-04-20T12:08:00Z">
        <w:r>
          <w:t xml:space="preserve"> </w:t>
        </w:r>
      </w:ins>
      <w:bookmarkStart w:id="2358" w:name="_Toc448917617"/>
      <w:r w:rsidR="00DD7803">
        <w:t>Журнал учета оплаченной и отгруженной продукции</w:t>
      </w:r>
      <w:bookmarkEnd w:id="2358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учета оплаченной и отгруженной продукции» заполняется после оплаты, а также после отгрузки. </w:t>
      </w:r>
      <w:commentRangeStart w:id="2359"/>
      <w:r>
        <w:t>Предусмотрены авто расширяемые поля в случае частичной оплаты</w:t>
      </w:r>
      <w:commentRangeEnd w:id="2359"/>
      <w:r w:rsidR="00C336FA">
        <w:rPr>
          <w:rStyle w:val="af0"/>
        </w:rPr>
        <w:commentReference w:id="2359"/>
      </w:r>
      <w: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1"/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  <w:commentRangeEnd w:id="2361"/>
            <w:r w:rsidR="0070262B">
              <w:rPr>
                <w:rStyle w:val="af0"/>
              </w:rPr>
              <w:commentReference w:id="2361"/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2"/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  <w:commentRangeEnd w:id="2362"/>
            <w:r w:rsidR="0070262B">
              <w:rPr>
                <w:rStyle w:val="af0"/>
              </w:rPr>
              <w:commentReference w:id="2362"/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3"/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  <w:commentRangeEnd w:id="2363"/>
            <w:r w:rsidR="0070262B">
              <w:rPr>
                <w:rStyle w:val="af0"/>
              </w:rPr>
              <w:commentReference w:id="2363"/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4"/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  <w:commentRangeEnd w:id="2364"/>
            <w:r w:rsidR="0070262B">
              <w:rPr>
                <w:rStyle w:val="af0"/>
              </w:rPr>
              <w:commentReference w:id="2364"/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5"/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  <w:commentRangeEnd w:id="2365"/>
            <w:r w:rsidR="0070262B">
              <w:rPr>
                <w:rStyle w:val="af0"/>
              </w:rPr>
              <w:commentReference w:id="2365"/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6"/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  <w:commentRangeEnd w:id="2366"/>
            <w:r w:rsidR="0070262B">
              <w:rPr>
                <w:rStyle w:val="af0"/>
              </w:rPr>
              <w:commentReference w:id="2366"/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7"/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  <w:commentRangeEnd w:id="2367"/>
            <w:r w:rsidR="0070262B">
              <w:rPr>
                <w:rStyle w:val="af0"/>
              </w:rPr>
              <w:commentReference w:id="2367"/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8"/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  <w:commentRangeEnd w:id="2368"/>
            <w:r w:rsidR="00EC46F4">
              <w:rPr>
                <w:rStyle w:val="af0"/>
              </w:rPr>
              <w:commentReference w:id="2368"/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9"/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  <w:commentRangeEnd w:id="2369"/>
            <w:r w:rsidR="0070262B">
              <w:rPr>
                <w:rStyle w:val="af0"/>
              </w:rPr>
              <w:commentReference w:id="2369"/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70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71" w:author="Екатерина Луткова" w:date="2016-04-20T12:08:00Z">
        <w:r>
          <w:t xml:space="preserve"> </w:t>
        </w:r>
      </w:ins>
      <w:bookmarkStart w:id="2372" w:name="_Toc448917618"/>
      <w:r w:rsidR="00FF1128">
        <w:t>Журнал вальцовщика</w:t>
      </w:r>
      <w:bookmarkEnd w:id="2372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3" w:name="OLE_LINK132"/>
            <w:bookmarkStart w:id="2374" w:name="OLE_LINK133"/>
            <w:bookmarkStart w:id="2375" w:name="OLE_LINK134"/>
            <w:bookmarkStart w:id="2376" w:name="OLE_LINK135"/>
            <w:bookmarkStart w:id="2377" w:name="OLE_LINK136"/>
            <w:r>
              <w:t>Дата</w:t>
            </w:r>
            <w:bookmarkEnd w:id="2373"/>
            <w:bookmarkEnd w:id="2374"/>
            <w:bookmarkEnd w:id="2375"/>
            <w:bookmarkEnd w:id="2376"/>
            <w:bookmarkEnd w:id="2377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8" w:name="OLE_LINK137"/>
            <w:bookmarkStart w:id="2379" w:name="OLE_LINK138"/>
            <w:bookmarkStart w:id="2380" w:name="OLE_LINK148"/>
            <w:r>
              <w:t>Заказчик</w:t>
            </w:r>
            <w:bookmarkEnd w:id="2378"/>
            <w:bookmarkEnd w:id="2379"/>
            <w:bookmarkEnd w:id="2380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81" w:name="OLE_LINK139"/>
            <w:bookmarkStart w:id="2382" w:name="OLE_LINK140"/>
            <w:bookmarkStart w:id="2383" w:name="OLE_LINK149"/>
            <w:r>
              <w:t>Чертеж</w:t>
            </w:r>
            <w:bookmarkEnd w:id="2381"/>
            <w:bookmarkEnd w:id="2382"/>
            <w:bookmarkEnd w:id="2383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84" w:name="OLE_LINK141"/>
            <w:bookmarkStart w:id="2385" w:name="OLE_LINK142"/>
            <w:bookmarkStart w:id="2386" w:name="OLE_LINK150"/>
            <w:r>
              <w:lastRenderedPageBreak/>
              <w:t>Материал</w:t>
            </w:r>
            <w:bookmarkEnd w:id="2384"/>
            <w:bookmarkEnd w:id="2385"/>
            <w:bookmarkEnd w:id="2386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87" w:name="OLE_LINK143"/>
            <w:bookmarkStart w:id="2388" w:name="OLE_LINK144"/>
            <w:bookmarkStart w:id="2389" w:name="_Hlk450314913"/>
            <w:r>
              <w:t>Количество деталей</w:t>
            </w:r>
            <w:bookmarkEnd w:id="2387"/>
            <w:bookmarkEnd w:id="2388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90" w:name="OLE_LINK145"/>
            <w:bookmarkStart w:id="2391" w:name="OLE_LINK146"/>
            <w:bookmarkStart w:id="2392" w:name="OLE_LINK154"/>
            <w:bookmarkEnd w:id="2389"/>
            <w:r>
              <w:t>Партия</w:t>
            </w:r>
            <w:bookmarkEnd w:id="2390"/>
            <w:bookmarkEnd w:id="2391"/>
            <w:bookmarkEnd w:id="2392"/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93" w:author="Екатерина Луткова" w:date="2016-04-01T16:58:00Z">
              <w:r w:rsidR="00910A02">
                <w:t>текущей</w:t>
              </w:r>
            </w:ins>
            <w:del w:id="2394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95" w:name="OLE_LINK147"/>
            <w:bookmarkStart w:id="2396" w:name="OLE_LINK155"/>
            <w:r>
              <w:t>Примечание</w:t>
            </w:r>
            <w:bookmarkEnd w:id="2395"/>
            <w:bookmarkEnd w:id="2396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97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98" w:name="_Toc448917619"/>
      <w:r>
        <w:t>Распоряжение на отгрузку</w:t>
      </w:r>
      <w:r w:rsidR="0038185E">
        <w:t xml:space="preserve"> (журнал)</w:t>
      </w:r>
      <w:bookmarkEnd w:id="2398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99" w:author="Екатерина Луткова" w:date="2016-04-01T16:58:00Z">
              <w:r w:rsidR="00910A02">
                <w:t>текущей</w:t>
              </w:r>
            </w:ins>
            <w:del w:id="2400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401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402" w:name="_Toc448917620"/>
      <w:r>
        <w:t>Модуль «</w:t>
      </w:r>
      <w:r w:rsidRPr="005A357F">
        <w:t>Расход материалов</w:t>
      </w:r>
      <w:r>
        <w:t>»</w:t>
      </w:r>
      <w:bookmarkEnd w:id="2402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403" w:name="_Toc448917621"/>
      <w:r>
        <w:t>5 ТРЕБОВАНИЯ К НАДЕЖНОСТИ</w:t>
      </w:r>
      <w:bookmarkEnd w:id="2403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404" w:name="_Toc418591219"/>
      <w:bookmarkStart w:id="2405" w:name="_Toc432605163"/>
      <w:bookmarkStart w:id="2406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404"/>
      <w:bookmarkEnd w:id="2405"/>
      <w:bookmarkEnd w:id="2406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07" w:name="_Toc418591220"/>
      <w:bookmarkStart w:id="2408" w:name="_Toc432605164"/>
      <w:bookmarkStart w:id="2409" w:name="_Toc448917623"/>
      <w:r>
        <w:t>5</w:t>
      </w:r>
      <w:r w:rsidRPr="00B45BC2">
        <w:t>.1. Архитектура системы</w:t>
      </w:r>
      <w:bookmarkEnd w:id="2407"/>
      <w:bookmarkEnd w:id="2408"/>
      <w:bookmarkEnd w:id="2409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10" w:name="_Toc418591221"/>
      <w:bookmarkStart w:id="2411" w:name="_Toc432605165"/>
      <w:bookmarkStart w:id="2412" w:name="_Toc448917624"/>
      <w:r>
        <w:t>5</w:t>
      </w:r>
      <w:r w:rsidRPr="00B45BC2">
        <w:t>.2. Требования к аппаратному обеспечению системы</w:t>
      </w:r>
      <w:bookmarkEnd w:id="2410"/>
      <w:bookmarkEnd w:id="2411"/>
      <w:bookmarkEnd w:id="2412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600758" w:rsidRDefault="00600758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600758" w:rsidRPr="00D2120D" w:rsidRDefault="00600758">
      <w:pPr>
        <w:pStyle w:val="af1"/>
      </w:pPr>
    </w:p>
  </w:comment>
  <w:comment w:id="554" w:author="Мухамедшин" w:date="2016-03-30T10:13:00Z" w:initials="Е.Р.">
    <w:p w14:paraId="38C8DEDA" w14:textId="6F7DE247" w:rsidR="00600758" w:rsidRDefault="00600758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600758" w:rsidRDefault="00600758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5" w:author="staff" w:date="2016-03-29T20:47:00Z" w:initials="s">
    <w:p w14:paraId="20332B6D" w14:textId="34BC4ABA" w:rsidR="00600758" w:rsidRDefault="00600758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6" w:author="staff" w:date="2016-03-29T20:48:00Z" w:initials="s">
    <w:p w14:paraId="69A94C93" w14:textId="0E8228B8" w:rsidR="00600758" w:rsidRDefault="00600758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7" w:author="staff" w:date="2016-03-29T20:48:00Z" w:initials="s">
    <w:p w14:paraId="368B83BC" w14:textId="1C9A61DE" w:rsidR="00600758" w:rsidRDefault="00600758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1192" w:author="staff" w:date="2016-03-29T20:52:00Z" w:initials="s">
    <w:p w14:paraId="551DB649" w14:textId="77777777" w:rsidR="00600758" w:rsidRDefault="00600758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600758" w:rsidRDefault="00600758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3" w:author="staff" w:date="2016-03-29T20:52:00Z" w:initials="s">
    <w:p w14:paraId="4E1AF39D" w14:textId="77777777" w:rsidR="00600758" w:rsidRDefault="00600758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600758" w:rsidRDefault="00600758">
      <w:pPr>
        <w:pStyle w:val="af1"/>
      </w:pPr>
      <w:r>
        <w:t>Артикул, Код</w:t>
      </w:r>
    </w:p>
  </w:comment>
  <w:comment w:id="1230" w:author="staff" w:date="2016-04-03T16:24:00Z" w:initials="s">
    <w:p w14:paraId="0F6A7106" w14:textId="704D53AA" w:rsidR="00600758" w:rsidRPr="00DC1026" w:rsidRDefault="00600758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7" w:author="staff" w:date="2016-04-10T18:04:00Z" w:initials="s">
    <w:p w14:paraId="0CA165DA" w14:textId="414E64C5" w:rsidR="00600758" w:rsidRDefault="00600758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8" w:author="HOME" w:date="2016-04-21T08:42:00Z" w:initials="H">
    <w:p w14:paraId="332B481F" w14:textId="0A35129A" w:rsidR="00600758" w:rsidRPr="007D2B8A" w:rsidRDefault="00600758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7" w:author="HOME" w:date="2016-04-21T08:46:00Z" w:initials="H">
    <w:p w14:paraId="31175D43" w14:textId="03499166" w:rsidR="00600758" w:rsidRDefault="00600758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9" w:author="HOME" w:date="2016-04-21T08:46:00Z" w:initials="H">
    <w:p w14:paraId="385BB2BF" w14:textId="62430835" w:rsidR="00600758" w:rsidRDefault="00600758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7" w:author="HOME" w:date="2016-04-21T08:48:00Z" w:initials="H">
    <w:p w14:paraId="409ECC7E" w14:textId="212B13D3" w:rsidR="00600758" w:rsidRDefault="00600758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8" w:author="HOME" w:date="2016-04-21T08:49:00Z" w:initials="H">
    <w:p w14:paraId="4EE8BD7C" w14:textId="6AF9B3B9" w:rsidR="00600758" w:rsidRDefault="00600758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79" w:author="HOME" w:date="2016-04-21T09:00:00Z" w:initials="H">
    <w:p w14:paraId="36EB4829" w14:textId="228E69DF" w:rsidR="00600758" w:rsidRDefault="00600758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1" w:author="HOME" w:date="2016-04-21T08:51:00Z" w:initials="H">
    <w:p w14:paraId="03BAC419" w14:textId="6C2EDB54" w:rsidR="00600758" w:rsidRDefault="00600758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5" w:author="HOME" w:date="2016-04-21T08:52:00Z" w:initials="H">
    <w:p w14:paraId="6D7A8533" w14:textId="23503C1E" w:rsidR="00600758" w:rsidRDefault="00600758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6" w:author="HOME" w:date="2016-04-21T08:55:00Z" w:initials="H">
    <w:p w14:paraId="581F1587" w14:textId="5D8AB5F8" w:rsidR="00600758" w:rsidRDefault="00600758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7" w:author="HOME" w:date="2016-04-21T08:56:00Z" w:initials="H">
    <w:p w14:paraId="2D73CF59" w14:textId="32DC12D1" w:rsidR="00600758" w:rsidRDefault="00600758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13" w:author="HOME" w:date="2016-04-21T09:01:00Z" w:initials="H">
    <w:p w14:paraId="4C8057D4" w14:textId="574D204B" w:rsidR="00600758" w:rsidRDefault="00600758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15" w:author="HOME" w:date="2016-04-21T09:02:00Z" w:initials="H">
    <w:p w14:paraId="44DCD428" w14:textId="046E08BB" w:rsidR="00600758" w:rsidRDefault="00600758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801" w:author="Мухамедшин" w:date="2016-04-29T11:43:00Z" w:initials="Е.Р.">
    <w:p w14:paraId="4FD58214" w14:textId="173B6945" w:rsidR="00600758" w:rsidRDefault="00600758">
      <w:pPr>
        <w:pStyle w:val="af1"/>
      </w:pPr>
      <w:r>
        <w:rPr>
          <w:rStyle w:val="af0"/>
        </w:rPr>
        <w:annotationRef/>
      </w:r>
      <w:r>
        <w:t>Какой тип у этих полей, что в них должно содержаться?</w:t>
      </w:r>
    </w:p>
  </w:comment>
  <w:comment w:id="1802" w:author="HOME" w:date="2016-05-04T20:37:00Z" w:initials="H">
    <w:p w14:paraId="5A689733" w14:textId="53AE3443" w:rsidR="00600758" w:rsidRPr="004F3161" w:rsidRDefault="00600758">
      <w:pPr>
        <w:pStyle w:val="af1"/>
      </w:pPr>
      <w:r>
        <w:rPr>
          <w:rStyle w:val="af0"/>
        </w:rPr>
        <w:annotationRef/>
      </w:r>
      <w:r>
        <w:t>Имеется в виду количество деталей? Т.е. тип – целое число?</w:t>
      </w:r>
    </w:p>
  </w:comment>
  <w:comment w:id="1808" w:author="HOME" w:date="2016-05-04T20:38:00Z" w:initials="H">
    <w:p w14:paraId="5D17CFE5" w14:textId="72782508" w:rsidR="00600758" w:rsidRDefault="00600758">
      <w:pPr>
        <w:pStyle w:val="af1"/>
      </w:pPr>
      <w:r>
        <w:rPr>
          <w:rStyle w:val="af0"/>
        </w:rPr>
        <w:annotationRef/>
      </w:r>
      <w:r>
        <w:t>Партия назначается сразу при добавлении новой строки? Если удаляется строка наряда где-нибудь посередине, надо перенумеровывать следующие за ней?</w:t>
      </w:r>
    </w:p>
  </w:comment>
  <w:comment w:id="1812" w:author="HOME" w:date="2016-05-04T20:39:00Z" w:initials="H">
    <w:p w14:paraId="0631A649" w14:textId="1BE64023" w:rsidR="00600758" w:rsidRDefault="00600758">
      <w:pPr>
        <w:pStyle w:val="af1"/>
      </w:pPr>
      <w:r>
        <w:rPr>
          <w:rStyle w:val="af0"/>
        </w:rPr>
        <w:annotationRef/>
      </w:r>
      <w:r>
        <w:t>Как считается сумма, по дневному заданию или по выполненному?</w:t>
      </w:r>
    </w:p>
  </w:comment>
  <w:comment w:id="1818" w:author="Мухамедшин" w:date="2016-04-29T11:40:00Z" w:initials="Е.Р.">
    <w:p w14:paraId="25961AD5" w14:textId="03954FC3" w:rsidR="00600758" w:rsidRDefault="00600758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28" w:author="Мухамедшин" w:date="2016-04-29T11:53:00Z" w:initials="Е.Р.">
    <w:p w14:paraId="5D422E1E" w14:textId="6C60A416" w:rsidR="00600758" w:rsidRDefault="00600758">
      <w:pPr>
        <w:pStyle w:val="af1"/>
      </w:pPr>
      <w:r>
        <w:rPr>
          <w:rStyle w:val="af0"/>
        </w:rPr>
        <w:annotationRef/>
      </w:r>
      <w:r>
        <w:t>Как именно?</w:t>
      </w:r>
    </w:p>
  </w:comment>
  <w:comment w:id="1846" w:author="Мухамедшин" w:date="2016-04-29T12:05:00Z" w:initials="Е.Р.">
    <w:p w14:paraId="0A71F557" w14:textId="00D6BC0F" w:rsidR="00600758" w:rsidRDefault="00600758">
      <w:pPr>
        <w:pStyle w:val="af1"/>
      </w:pPr>
      <w:r>
        <w:rPr>
          <w:rStyle w:val="af0"/>
        </w:rPr>
        <w:annotationRef/>
      </w:r>
      <w:r>
        <w:t>Непонятное поле, что обозначает?</w:t>
      </w:r>
    </w:p>
  </w:comment>
  <w:comment w:id="1849" w:author="Мухамедшин" w:date="2016-04-29T12:43:00Z" w:initials="Е.Р.">
    <w:p w14:paraId="48F9296C" w14:textId="5D2BEABB" w:rsidR="00600758" w:rsidRDefault="00600758">
      <w:pPr>
        <w:pStyle w:val="af1"/>
      </w:pPr>
      <w:r>
        <w:rPr>
          <w:rStyle w:val="af0"/>
        </w:rPr>
        <w:annotationRef/>
      </w:r>
      <w:r>
        <w:t xml:space="preserve">Где взять? Не понял, это рассчитываемое количество, или из заявки? </w:t>
      </w:r>
    </w:p>
  </w:comment>
  <w:comment w:id="1880" w:author="Мухамедшин" w:date="2016-04-29T12:45:00Z" w:initials="Е.Р.">
    <w:p w14:paraId="4D30655D" w14:textId="4A7BCBEF" w:rsidR="00600758" w:rsidRDefault="00600758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84" w:author="Мухамедшин" w:date="2016-04-29T13:06:00Z" w:initials="Е.Р.">
    <w:p w14:paraId="4DDB3DFA" w14:textId="0C914B5F" w:rsidR="00600758" w:rsidRDefault="00600758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901" w:author="Мухамедшин" w:date="2016-04-29T13:04:00Z" w:initials="Е.Р.">
    <w:p w14:paraId="789D55CA" w14:textId="30D7E608" w:rsidR="00600758" w:rsidRDefault="00600758">
      <w:pPr>
        <w:pStyle w:val="af1"/>
      </w:pPr>
      <w:r>
        <w:rPr>
          <w:rStyle w:val="af0"/>
        </w:rPr>
        <w:annotationRef/>
      </w:r>
      <w:r>
        <w:t>Это поле типа</w:t>
      </w:r>
      <w:proofErr w:type="gramStart"/>
      <w:r>
        <w:t xml:space="preserve"> Д</w:t>
      </w:r>
      <w:proofErr w:type="gramEnd"/>
      <w:r>
        <w:t xml:space="preserve">а/Нет?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600758" w:rsidRDefault="00600758">
      <w:pPr>
        <w:pStyle w:val="af1"/>
      </w:pPr>
      <w:r>
        <w:t>Оно как-то влияет на время работы пресса?</w:t>
      </w:r>
    </w:p>
  </w:comment>
  <w:comment w:id="1905" w:author="Мухамедшин" w:date="2016-04-29T13:03:00Z" w:initials="Е.Р.">
    <w:p w14:paraId="6927E3A7" w14:textId="4F22DC3C" w:rsidR="00600758" w:rsidRPr="00515AF3" w:rsidRDefault="00600758">
      <w:pPr>
        <w:pStyle w:val="af1"/>
      </w:pPr>
      <w:r>
        <w:rPr>
          <w:rStyle w:val="af0"/>
        </w:rPr>
        <w:annotationRef/>
      </w:r>
      <w:r>
        <w:t>Не совсем понятно, обычно 1 обозначает</w:t>
      </w:r>
      <w:proofErr w:type="gramStart"/>
      <w:r>
        <w:t xml:space="preserve"> Д</w:t>
      </w:r>
      <w:proofErr w:type="gramEnd"/>
      <w:r>
        <w:t>а, 0 – нет. У нас обозначение, если работа одновременная – 0, если последовательная - 1</w:t>
      </w:r>
    </w:p>
  </w:comment>
  <w:comment w:id="2359" w:author="HOME" w:date="2016-05-10T22:59:00Z" w:initials="H">
    <w:p w14:paraId="4C1EFAD4" w14:textId="54A8E7DD" w:rsidR="00C336FA" w:rsidRDefault="00C336FA">
      <w:pPr>
        <w:pStyle w:val="af1"/>
      </w:pPr>
      <w:r>
        <w:rPr>
          <w:rStyle w:val="af0"/>
        </w:rPr>
        <w:annotationRef/>
      </w:r>
      <w:r>
        <w:t xml:space="preserve">Что это </w:t>
      </w:r>
      <w:r>
        <w:t>значит</w:t>
      </w:r>
      <w:bookmarkStart w:id="2360" w:name="_GoBack"/>
      <w:bookmarkEnd w:id="2360"/>
      <w:r>
        <w:t>?</w:t>
      </w:r>
    </w:p>
  </w:comment>
  <w:comment w:id="2361" w:author="Мухамедшин" w:date="2016-05-10T22:40:00Z" w:initials="Е.Р.">
    <w:p w14:paraId="7E391571" w14:textId="018C25CE" w:rsidR="00600758" w:rsidRPr="00600758" w:rsidRDefault="00600758">
      <w:pPr>
        <w:pStyle w:val="af1"/>
      </w:pPr>
      <w:r>
        <w:rPr>
          <w:rStyle w:val="af0"/>
        </w:rPr>
        <w:annotationRef/>
      </w:r>
      <w:r>
        <w:t xml:space="preserve"> Где у нас в системе хранятся счета? Из заявки?</w:t>
      </w:r>
      <w:r w:rsidRPr="00600758">
        <w:t xml:space="preserve"> </w:t>
      </w:r>
      <w:r>
        <w:t>Добавить в заявку поле «Дата выставления счета»?</w:t>
      </w:r>
    </w:p>
  </w:comment>
  <w:comment w:id="2362" w:author="Мухамедшин" w:date="2016-05-10T22:41:00Z" w:initials="Е.Р.">
    <w:p w14:paraId="5EC2B746" w14:textId="49908177" w:rsidR="00600758" w:rsidRDefault="00600758">
      <w:pPr>
        <w:pStyle w:val="af1"/>
      </w:pPr>
      <w:r>
        <w:rPr>
          <w:rStyle w:val="af0"/>
        </w:rPr>
        <w:annotationRef/>
      </w:r>
      <w:r>
        <w:t>Подтягивается из счета (заявки)?</w:t>
      </w:r>
    </w:p>
  </w:comment>
  <w:comment w:id="2363" w:author="Мухамедшин" w:date="2016-05-10T18:33:00Z" w:initials="Е.Р.">
    <w:p w14:paraId="2B6316B9" w14:textId="60549902" w:rsidR="00600758" w:rsidRDefault="00600758">
      <w:pPr>
        <w:pStyle w:val="af1"/>
      </w:pPr>
      <w:r>
        <w:rPr>
          <w:rStyle w:val="af0"/>
        </w:rPr>
        <w:annotationRef/>
      </w:r>
      <w:r>
        <w:t>Тоже автоматически из счета?</w:t>
      </w:r>
    </w:p>
  </w:comment>
  <w:comment w:id="2364" w:author="Мухамедшин" w:date="2016-05-10T18:48:00Z" w:initials="Е.Р.">
    <w:p w14:paraId="76004B0A" w14:textId="1DF129A6" w:rsidR="00600758" w:rsidRDefault="00600758">
      <w:pPr>
        <w:pStyle w:val="af1"/>
      </w:pPr>
      <w:r>
        <w:rPr>
          <w:rStyle w:val="af0"/>
        </w:rPr>
        <w:annotationRef/>
      </w:r>
      <w:r>
        <w:t>Вводится вручную?</w:t>
      </w:r>
    </w:p>
  </w:comment>
  <w:comment w:id="2365" w:author="Мухамедшин" w:date="2016-05-10T18:34:00Z" w:initials="Е.Р.">
    <w:p w14:paraId="287ED6D7" w14:textId="4EEA42B9" w:rsidR="00600758" w:rsidRDefault="00600758">
      <w:pPr>
        <w:pStyle w:val="af1"/>
      </w:pPr>
      <w:r>
        <w:rPr>
          <w:rStyle w:val="af0"/>
        </w:rPr>
        <w:annotationRef/>
      </w:r>
      <w:r>
        <w:t>Автоматически подтягивать из оснастки? Без возможности редактирования?</w:t>
      </w:r>
    </w:p>
  </w:comment>
  <w:comment w:id="2366" w:author="Мухамедшин" w:date="2016-05-10T18:50:00Z" w:initials="Е.Р.">
    <w:p w14:paraId="352F498E" w14:textId="28746086" w:rsidR="00600758" w:rsidRDefault="00600758">
      <w:pPr>
        <w:pStyle w:val="af1"/>
      </w:pPr>
      <w:r>
        <w:rPr>
          <w:rStyle w:val="af0"/>
        </w:rPr>
        <w:annotationRef/>
      </w:r>
      <w:r>
        <w:t>Сотрудник?</w:t>
      </w:r>
    </w:p>
  </w:comment>
  <w:comment w:id="2367" w:author="Мухамедшин" w:date="2016-05-10T18:51:00Z" w:initials="Е.Р.">
    <w:p w14:paraId="13A7B50C" w14:textId="6410A741" w:rsidR="00600758" w:rsidRDefault="00600758">
      <w:pPr>
        <w:pStyle w:val="af1"/>
      </w:pPr>
      <w:r>
        <w:rPr>
          <w:rStyle w:val="af0"/>
        </w:rPr>
        <w:annotationRef/>
      </w:r>
      <w:r>
        <w:t>Из заявки?</w:t>
      </w:r>
    </w:p>
  </w:comment>
  <w:comment w:id="2368" w:author="Мухамедшин" w:date="2016-05-10T18:51:00Z" w:initials="Е.Р.">
    <w:p w14:paraId="1E1D7F77" w14:textId="2A3891FB" w:rsidR="00600758" w:rsidRDefault="00600758">
      <w:pPr>
        <w:pStyle w:val="af1"/>
      </w:pPr>
      <w:r>
        <w:rPr>
          <w:rStyle w:val="af0"/>
        </w:rPr>
        <w:annotationRef/>
      </w:r>
      <w:r>
        <w:t>Уже есть такое поле выше, в чем отличие?</w:t>
      </w:r>
    </w:p>
  </w:comment>
  <w:comment w:id="2369" w:author="Мухамедшин" w:date="2016-05-10T18:35:00Z" w:initials="Е.Р.">
    <w:p w14:paraId="0C0EA075" w14:textId="6C6275D6" w:rsidR="00600758" w:rsidRDefault="00600758">
      <w:pPr>
        <w:pStyle w:val="af1"/>
      </w:pPr>
      <w:r>
        <w:rPr>
          <w:rStyle w:val="af0"/>
        </w:rPr>
        <w:annotationRef/>
      </w:r>
      <w:r>
        <w:t>Уже есть такое поле выше, в чем отличие?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4FD58214" w15:done="0"/>
  <w15:commentEx w15:paraId="5A689733" w15:done="0"/>
  <w15:commentEx w15:paraId="5D17CFE5" w15:done="0"/>
  <w15:commentEx w15:paraId="0631A649" w15:done="0"/>
  <w15:commentEx w15:paraId="25961AD5" w15:done="0"/>
  <w15:commentEx w15:paraId="5D422E1E" w15:done="0"/>
  <w15:commentEx w15:paraId="0A71F557" w15:done="0"/>
  <w15:commentEx w15:paraId="48F9296C" w15:done="0"/>
  <w15:commentEx w15:paraId="4D30655D" w15:done="0"/>
  <w15:commentEx w15:paraId="4DDB3DFA" w15:done="0"/>
  <w15:commentEx w15:paraId="64C7BFC9" w15:done="0"/>
  <w15:commentEx w15:paraId="6927E3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02AD"/>
    <w:rsid w:val="005D1FDF"/>
    <w:rsid w:val="005D380E"/>
    <w:rsid w:val="005D4D92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6BB9"/>
    <w:rsid w:val="00653E1B"/>
    <w:rsid w:val="00657736"/>
    <w:rsid w:val="00665C89"/>
    <w:rsid w:val="0066634B"/>
    <w:rsid w:val="00667FD0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0262B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16CFD-D933-4050-AC36-3D012045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48</Pages>
  <Words>9329</Words>
  <Characters>53177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HOME</cp:lastModifiedBy>
  <cp:revision>5</cp:revision>
  <cp:lastPrinted>2016-03-24T11:23:00Z</cp:lastPrinted>
  <dcterms:created xsi:type="dcterms:W3CDTF">2016-05-05T05:22:00Z</dcterms:created>
  <dcterms:modified xsi:type="dcterms:W3CDTF">2016-05-10T20:37:00Z</dcterms:modified>
</cp:coreProperties>
</file>