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lastRenderedPageBreak/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lastRenderedPageBreak/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lastRenderedPageBreak/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t>Высота 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t>Примечание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lastRenderedPageBreak/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lastRenderedPageBreak/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lastRenderedPageBreak/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 xml:space="preserve">в поле «Материал» автоматически </w:t>
        </w:r>
        <w:r w:rsidR="006C0053">
          <w:rPr>
            <w:lang w:eastAsia="ru-RU"/>
          </w:rPr>
          <w:lastRenderedPageBreak/>
          <w:t>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Введя номер заявки </w:t>
      </w:r>
      <w:proofErr w:type="gramStart"/>
      <w:r>
        <w:rPr>
          <w:lang w:eastAsia="ru-RU"/>
        </w:rPr>
        <w:t>вся</w:t>
      </w:r>
      <w:proofErr w:type="gramEnd"/>
      <w:r>
        <w:rPr>
          <w:lang w:eastAsia="ru-RU"/>
        </w:rPr>
        <w:t xml:space="preserve"> заявка появиться на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</w:t>
        </w:r>
        <w:proofErr w:type="gramStart"/>
        <w:r w:rsidR="000A56E7">
          <w:t>заявке</w:t>
        </w:r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 xml:space="preserve">«Цена </w:t>
        </w:r>
        <w:proofErr w:type="gramStart"/>
        <w:r>
          <w:rPr>
            <w:lang w:eastAsia="ru-RU"/>
          </w:rPr>
          <w:t>по черт</w:t>
        </w:r>
        <w:proofErr w:type="gramEnd"/>
        <w:r>
          <w:rPr>
            <w:lang w:eastAsia="ru-RU"/>
          </w:rPr>
          <w:t xml:space="preserve">. без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lastRenderedPageBreak/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lastRenderedPageBreak/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</w:t>
        </w:r>
        <w:r w:rsidR="00A46F39">
          <w:rPr>
            <w:lang w:eastAsia="ru-RU"/>
          </w:rPr>
          <w:lastRenderedPageBreak/>
          <w:t>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lastRenderedPageBreak/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</w:t>
      </w:r>
      <w:proofErr w:type="gramStart"/>
      <w:r w:rsidR="002216FD">
        <w:rPr>
          <w:lang w:eastAsia="ru-RU"/>
        </w:rPr>
        <w:t>прессах..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>)/</w:t>
            </w:r>
            <w:proofErr w:type="gramEnd"/>
            <w:r w:rsidRPr="00135028">
              <w:rPr>
                <w:szCs w:val="20"/>
                <w:lang w:eastAsia="ru-RU"/>
              </w:rPr>
              <w:t xml:space="preserve">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>, если выбрано несколько оборудования, то 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lastRenderedPageBreak/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1"/>
      <w:commentRangeStart w:id="1802"/>
      <w:r>
        <w:rPr>
          <w:lang w:eastAsia="ru-RU"/>
        </w:rPr>
        <w:t>«Дневное задание», «Выполнено»</w:t>
      </w:r>
      <w:ins w:id="1803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04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05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01"/>
      <w:r w:rsidR="00460563">
        <w:rPr>
          <w:rStyle w:val="af0"/>
        </w:rPr>
        <w:commentReference w:id="1801"/>
      </w:r>
      <w:commentRangeEnd w:id="1802"/>
      <w:r w:rsidR="004F3161">
        <w:rPr>
          <w:rStyle w:val="af0"/>
        </w:rPr>
        <w:commentReference w:id="1802"/>
      </w:r>
      <w:r>
        <w:rPr>
          <w:lang w:eastAsia="ru-RU"/>
        </w:rPr>
        <w:t>прописываются вручную.</w:t>
      </w:r>
      <w:ins w:id="1806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7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</w:t>
      </w:r>
      <w:commentRangeStart w:id="1808"/>
      <w:r>
        <w:rPr>
          <w:lang w:eastAsia="ru-RU"/>
        </w:rPr>
        <w:t>д</w:t>
      </w:r>
      <w:commentRangeEnd w:id="1808"/>
      <w:r w:rsidR="004F3161">
        <w:rPr>
          <w:rStyle w:val="af0"/>
        </w:rPr>
        <w:commentReference w:id="1808"/>
      </w:r>
      <w:r>
        <w:rPr>
          <w:lang w:eastAsia="ru-RU"/>
        </w:rPr>
        <w:t>.).</w:t>
      </w:r>
      <w:ins w:id="180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1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1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</w:t>
      </w:r>
      <w:commentRangeStart w:id="1812"/>
      <w:r>
        <w:rPr>
          <w:lang w:eastAsia="ru-RU"/>
        </w:rPr>
        <w:t>5</w:t>
      </w:r>
      <w:commentRangeEnd w:id="1812"/>
      <w:r w:rsidR="004F3161">
        <w:rPr>
          <w:rStyle w:val="af0"/>
        </w:rPr>
        <w:commentReference w:id="1812"/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13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4" w:author="Екатерина Луткова" w:date="2016-04-19T16:50:00Z"/>
          <w:lang w:eastAsia="ru-RU"/>
        </w:rPr>
      </w:pPr>
      <w:del w:id="1815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6" w:author="Екатерина Луткова" w:date="2016-04-19T16:50:00Z">
        <w:r>
          <w:rPr>
            <w:lang w:eastAsia="ru-RU"/>
          </w:rPr>
          <w:t>В</w:t>
        </w:r>
      </w:ins>
      <w:del w:id="1817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8"/>
      <w:r w:rsidR="00DD7803">
        <w:rPr>
          <w:lang w:eastAsia="ru-RU"/>
        </w:rPr>
        <w:t>деталей</w:t>
      </w:r>
      <w:commentRangeEnd w:id="1818"/>
      <w:r w:rsidR="00460563">
        <w:rPr>
          <w:rStyle w:val="af0"/>
        </w:rPr>
        <w:commentReference w:id="1818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9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2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21" w:author="Екатерина Луткова" w:date="2016-04-19T17:28:00Z"/>
          <w:b/>
          <w:lang w:eastAsia="ru-RU"/>
          <w:rPrChange w:id="1822" w:author="Екатерина Луткова" w:date="2016-04-19T17:28:00Z">
            <w:rPr>
              <w:ins w:id="1823" w:author="Екатерина Луткова" w:date="2016-04-19T17:28:00Z"/>
              <w:lang w:eastAsia="ru-RU"/>
            </w:rPr>
          </w:rPrChange>
        </w:rPr>
        <w:pPrChange w:id="182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5" w:author="Екатерина Луткова" w:date="2016-04-19T17:28:00Z">
        <w:r w:rsidRPr="0055094D">
          <w:rPr>
            <w:b/>
            <w:lang w:eastAsia="ru-RU"/>
            <w:rPrChange w:id="182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7" w:author="Екатерина Луткова" w:date="2016-04-19T17:30:00Z"/>
          <w:lang w:eastAsia="ru-RU"/>
        </w:rPr>
      </w:pPr>
      <w:commentRangeStart w:id="1828"/>
      <w:ins w:id="1829" w:author="Екатерина Луткова" w:date="2016-04-19T16:50:00Z">
        <w:r>
          <w:rPr>
            <w:lang w:eastAsia="ru-RU"/>
          </w:rPr>
          <w:t>Из дневного наряда формируется индивидуальный</w:t>
        </w:r>
      </w:ins>
      <w:commentRangeEnd w:id="1828"/>
      <w:r w:rsidR="00460563">
        <w:rPr>
          <w:rStyle w:val="af0"/>
        </w:rPr>
        <w:commentReference w:id="1828"/>
      </w:r>
      <w:ins w:id="1830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31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2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3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4" w:author="Екатерина Луткова" w:date="2016-04-29T15:36:00Z">
        <w:r w:rsidR="00AF4B7C">
          <w:rPr>
            <w:lang w:eastAsia="ru-RU"/>
          </w:rPr>
          <w:t>–</w:t>
        </w:r>
      </w:ins>
      <w:ins w:id="1835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6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7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8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9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40" w:author="Екатерина Луткова" w:date="2016-04-19T16:57:00Z">
        <w:r>
          <w:rPr>
            <w:lang w:eastAsia="ru-RU"/>
          </w:rPr>
          <w:t>–</w:t>
        </w:r>
      </w:ins>
      <w:ins w:id="1841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2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</w:t>
        </w:r>
        <w:r w:rsidR="006F458E">
          <w:rPr>
            <w:lang w:eastAsia="ru-RU"/>
          </w:rPr>
          <w:lastRenderedPageBreak/>
          <w:t xml:space="preserve">«Индивидуальный наряд» </w:t>
        </w:r>
      </w:ins>
      <w:ins w:id="1843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4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5" w:author="Екатерина Луткова" w:date="2016-04-29T15:38:00Z">
        <w:r w:rsidR="0083256D" w:rsidDel="00AF4B7C">
          <w:rPr>
            <w:rStyle w:val="af0"/>
          </w:rPr>
          <w:commentReference w:id="1846"/>
        </w:r>
      </w:del>
      <w:ins w:id="1847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8" w:author="Екатерина Луткова" w:date="2016-04-29T15:57:00Z">
        <w:r w:rsidR="0083256D" w:rsidDel="00667FD0">
          <w:rPr>
            <w:rStyle w:val="af0"/>
          </w:rPr>
          <w:commentReference w:id="1849"/>
        </w:r>
      </w:del>
      <w:ins w:id="1850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51" w:author="Екатерина Луткова" w:date="2016-04-19T17:30:00Z">
        <w:r w:rsidR="0055094D">
          <w:rPr>
            <w:lang w:eastAsia="ru-RU"/>
          </w:rPr>
          <w:t>–</w:t>
        </w:r>
      </w:ins>
      <w:ins w:id="1852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3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4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5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6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7" w:author="Екатерина Луткова" w:date="2016-04-29T15:54:00Z">
        <w:r w:rsidR="00667FD0">
          <w:rPr>
            <w:lang w:eastAsia="ru-RU"/>
          </w:rPr>
          <w:t>.</w:t>
        </w:r>
      </w:ins>
      <w:ins w:id="1858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9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60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61" w:author="Екатерина Луткова" w:date="2016-04-29T16:03:00Z">
        <w:r w:rsidR="00E87004">
          <w:rPr>
            <w:lang w:eastAsia="ru-RU"/>
          </w:rPr>
          <w:t>н</w:t>
        </w:r>
      </w:ins>
      <w:ins w:id="1862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3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4" w:author="Екатерина Луткова" w:date="2016-04-29T16:00:00Z">
        <w:r w:rsidR="00667FD0">
          <w:rPr>
            <w:lang w:eastAsia="ru-RU"/>
          </w:rPr>
          <w:t>300-70=230</w:t>
        </w:r>
      </w:ins>
      <w:ins w:id="1865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7" w:author="Екатерина Луткова" w:date="2016-04-29T16:01:00Z">
        <w:r w:rsidR="00667FD0">
          <w:rPr>
            <w:lang w:eastAsia="ru-RU"/>
          </w:rPr>
          <w:t>»</w:t>
        </w:r>
      </w:ins>
      <w:ins w:id="1868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9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6:00Z"/>
          <w:lang w:eastAsia="ru-RU"/>
        </w:rPr>
      </w:pPr>
      <w:ins w:id="1871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>( все</w:t>
        </w:r>
        <w:proofErr w:type="gramEnd"/>
        <w:r>
          <w:rPr>
            <w:lang w:eastAsia="ru-RU"/>
          </w:rPr>
          <w:t xml:space="preserve"> подходящие пресса</w:t>
        </w:r>
      </w:ins>
      <w:ins w:id="1872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3" w:author="Екатерина Луткова" w:date="2016-04-19T17:33:00Z">
        <w:r>
          <w:rPr>
            <w:lang w:eastAsia="ru-RU"/>
          </w:rPr>
          <w:t>–</w:t>
        </w:r>
      </w:ins>
      <w:ins w:id="1874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5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6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7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гнездность,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ins w:id="1879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80"/>
        <w:r>
          <w:rPr>
            <w:lang w:eastAsia="ru-RU"/>
          </w:rPr>
          <w:t>Уч.</w:t>
        </w:r>
      </w:ins>
      <w:commentRangeEnd w:id="1880"/>
      <w:r w:rsidR="00484AD8">
        <w:rPr>
          <w:rStyle w:val="af0"/>
        </w:rPr>
        <w:commentReference w:id="1880"/>
      </w:r>
      <w:ins w:id="1881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2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3" w:author="Екатерина Луткова" w:date="2016-04-19T17:37:00Z"/>
          <w:lang w:eastAsia="ru-RU"/>
        </w:rPr>
      </w:pPr>
      <w:commentRangeStart w:id="1884"/>
      <w:ins w:id="1885" w:author="Екатерина Луткова" w:date="2016-04-19T17:37:00Z">
        <w:r>
          <w:rPr>
            <w:lang w:eastAsia="ru-RU"/>
          </w:rPr>
          <w:t>Количество съемов = задание сменное / выход парти</w:t>
        </w:r>
        <w:bookmarkStart w:id="1886" w:name="_GoBack"/>
        <w:bookmarkEnd w:id="1886"/>
        <w:r>
          <w:rPr>
            <w:lang w:eastAsia="ru-RU"/>
          </w:rPr>
          <w:t>и</w:t>
        </w:r>
      </w:ins>
      <w:commentRangeEnd w:id="1884"/>
      <w:r w:rsidR="0051308F">
        <w:rPr>
          <w:rStyle w:val="af0"/>
        </w:rPr>
        <w:commentReference w:id="1884"/>
      </w:r>
      <w:ins w:id="1887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8" w:author="Екатерина Луткова" w:date="2016-04-19T17:38:00Z"/>
          <w:lang w:eastAsia="ru-RU"/>
        </w:rPr>
      </w:pPr>
      <w:ins w:id="1889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0" w:author="Екатерина Луткова" w:date="2016-04-19T17:41:00Z"/>
          <w:lang w:eastAsia="ru-RU"/>
        </w:rPr>
      </w:pPr>
      <w:ins w:id="1891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92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3" w:author="Екатерина Луткова" w:date="2016-04-19T17:44:00Z"/>
          <w:lang w:eastAsia="ru-RU"/>
        </w:rPr>
      </w:pPr>
      <w:ins w:id="1894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5" w:author="Екатерина Луткова" w:date="2016-04-19T17:44:00Z">
        <w:r>
          <w:rPr>
            <w:lang w:eastAsia="ru-RU"/>
          </w:rPr>
          <w:t>–</w:t>
        </w:r>
      </w:ins>
      <w:ins w:id="1896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7" w:author="Екатерина Луткова" w:date="2016-04-19T17:44:00Z">
        <w:r>
          <w:rPr>
            <w:lang w:eastAsia="ru-RU"/>
          </w:rPr>
          <w:t>сменное</w:t>
        </w:r>
      </w:ins>
      <w:ins w:id="1898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9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00" w:author="Екатерина Луткова" w:date="2016-04-19T17:45:00Z"/>
          <w:lang w:eastAsia="ru-RU"/>
        </w:rPr>
      </w:pPr>
      <w:ins w:id="1901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902"/>
      <w:ins w:id="1903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902"/>
      <w:r w:rsidR="00515AF3">
        <w:rPr>
          <w:rStyle w:val="af0"/>
        </w:rPr>
        <w:commentReference w:id="1902"/>
      </w:r>
      <w:ins w:id="1904" w:author="Екатерина Луткова" w:date="2016-04-19T17:45:00Z">
        <w:r>
          <w:rPr>
            <w:lang w:eastAsia="ru-RU"/>
          </w:rPr>
          <w:t xml:space="preserve">если </w:t>
        </w:r>
      </w:ins>
      <w:ins w:id="1905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6"/>
        <w:r>
          <w:rPr>
            <w:lang w:eastAsia="ru-RU"/>
          </w:rPr>
          <w:t>уплотнения</w:t>
        </w:r>
      </w:ins>
      <w:commentRangeEnd w:id="1906"/>
      <w:r w:rsidR="00515AF3">
        <w:rPr>
          <w:rStyle w:val="af0"/>
        </w:rPr>
        <w:commentReference w:id="1906"/>
      </w:r>
      <w:ins w:id="1907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8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9" w:author="Екатерина Луткова" w:date="2016-04-19T16:58:00Z"/>
          <w:noProof/>
          <w:lang w:eastAsia="ru-RU"/>
        </w:rPr>
      </w:pPr>
      <w:ins w:id="1910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11" w:author="Екатерина Луткова" w:date="2016-04-20T13:01:00Z"/>
          <w:noProof/>
          <w:lang w:eastAsia="ru-RU"/>
        </w:rPr>
      </w:pPr>
      <w:ins w:id="1912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3" w:author="Екатерина Луткова" w:date="2016-04-20T13:01:00Z"/>
          <w:noProof/>
          <w:lang w:eastAsia="ru-RU"/>
        </w:rPr>
        <w:pPrChange w:id="1914" w:author="Екатерина Луткова" w:date="2016-04-20T13:01:00Z">
          <w:pPr>
            <w:pStyle w:val="3"/>
            <w:ind w:firstLine="708"/>
          </w:pPr>
        </w:pPrChange>
      </w:pPr>
      <w:bookmarkStart w:id="1915" w:name="_Toc448917604"/>
      <w:del w:id="1916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7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8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5"/>
      </w:del>
    </w:p>
    <w:p w14:paraId="2234BFFC" w14:textId="7B5194EB" w:rsidR="00FB39AE" w:rsidDel="00C42FE2" w:rsidRDefault="00FB39AE">
      <w:pPr>
        <w:rPr>
          <w:del w:id="1919" w:author="Екатерина Луткова" w:date="2016-04-20T13:01:00Z"/>
          <w:lang w:eastAsia="ru-RU"/>
        </w:rPr>
      </w:pPr>
      <w:del w:id="1920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21" w:author="Екатерина Луткова" w:date="2016-04-20T13:01:00Z"/>
          <w:lang w:eastAsia="ru-RU"/>
        </w:rPr>
        <w:pPrChange w:id="19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3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4" w:author="Екатерина Луткова" w:date="2016-04-20T13:01:00Z"/>
          <w:lang w:eastAsia="ru-RU"/>
        </w:rPr>
        <w:pPrChange w:id="19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6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7" w:author="Екатерина Луткова" w:date="2016-04-20T13:01:00Z"/>
          <w:lang w:eastAsia="ru-RU"/>
        </w:rPr>
        <w:pPrChange w:id="1928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9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30" w:author="Екатерина Луткова" w:date="2016-04-20T13:01:00Z"/>
          <w:lang w:eastAsia="ru-RU"/>
        </w:rPr>
        <w:pPrChange w:id="193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2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3" w:author="Екатерина Луткова" w:date="2016-04-20T13:01:00Z"/>
          <w:lang w:eastAsia="ru-RU"/>
        </w:rPr>
        <w:pPrChange w:id="193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5" w:author="Екатерина Луткова" w:date="2016-04-20T13:01:00Z">
        <w:r w:rsidDel="00C42FE2">
          <w:rPr>
            <w:lang w:eastAsia="ru-RU"/>
          </w:rPr>
          <w:delText>Партия;</w:delText>
        </w:r>
      </w:del>
    </w:p>
    <w:p w14:paraId="2F58BC86" w14:textId="0CEFD83A" w:rsidR="00FB39AE" w:rsidDel="00C42FE2" w:rsidRDefault="00FB39AE">
      <w:pPr>
        <w:rPr>
          <w:del w:id="1936" w:author="Екатерина Луткова" w:date="2016-04-20T13:01:00Z"/>
          <w:lang w:eastAsia="ru-RU"/>
        </w:rPr>
        <w:pPrChange w:id="193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8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9" w:author="Екатерина Луткова" w:date="2016-04-20T13:01:00Z"/>
          <w:lang w:eastAsia="ru-RU"/>
        </w:rPr>
        <w:pPrChange w:id="1940" w:author="Екатерина Луткова" w:date="2016-04-20T13:01:00Z">
          <w:pPr>
            <w:pStyle w:val="a4"/>
          </w:pPr>
        </w:pPrChange>
      </w:pPr>
      <w:del w:id="1941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42" w:author="Екатерина Луткова" w:date="2016-04-20T13:01:00Z"/>
          <w:lang w:eastAsia="ru-RU"/>
        </w:rPr>
        <w:pPrChange w:id="1943" w:author="Екатерина Луткова" w:date="2016-04-20T13:01:00Z">
          <w:pPr>
            <w:pStyle w:val="a4"/>
          </w:pPr>
        </w:pPrChange>
      </w:pPr>
      <w:del w:id="194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5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6" w:author="Екатерина Луткова" w:date="2016-04-20T13:01:00Z"/>
          <w:lang w:eastAsia="ru-RU"/>
        </w:rPr>
        <w:pPrChange w:id="1947" w:author="Екатерина Луткова" w:date="2016-04-20T13:01:00Z">
          <w:pPr>
            <w:pStyle w:val="3"/>
            <w:ind w:firstLine="708"/>
          </w:pPr>
        </w:pPrChange>
      </w:pPr>
      <w:bookmarkStart w:id="1948" w:name="_Toc448917605"/>
      <w:del w:id="1949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8"/>
      </w:del>
    </w:p>
    <w:p w14:paraId="20440EDF" w14:textId="058B6237" w:rsidR="00947AAF" w:rsidDel="00C42FE2" w:rsidRDefault="00947AAF">
      <w:pPr>
        <w:rPr>
          <w:del w:id="1950" w:author="Екатерина Луткова" w:date="2016-04-20T13:01:00Z"/>
          <w:lang w:eastAsia="ru-RU"/>
        </w:rPr>
        <w:pPrChange w:id="1951" w:author="Екатерина Луткова" w:date="2016-04-20T13:01:00Z">
          <w:pPr>
            <w:ind w:firstLine="709"/>
          </w:pPr>
        </w:pPrChange>
      </w:pPr>
      <w:del w:id="1952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3" w:author="Екатерина Луткова" w:date="2016-04-20T13:01:00Z"/>
          <w:lang w:eastAsia="ru-RU"/>
        </w:rPr>
        <w:pPrChange w:id="195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5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6" w:author="Екатерина Луткова" w:date="2016-04-20T13:01:00Z"/>
          <w:lang w:eastAsia="ru-RU"/>
        </w:rPr>
        <w:pPrChange w:id="195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8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9" w:author="Екатерина Луткова" w:date="2016-04-20T13:01:00Z"/>
          <w:lang w:eastAsia="ru-RU"/>
        </w:rPr>
        <w:pPrChange w:id="196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1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62" w:author="Екатерина Луткова" w:date="2016-04-20T13:01:00Z"/>
          <w:lang w:eastAsia="ru-RU"/>
        </w:rPr>
        <w:pPrChange w:id="196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4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5" w:author="Екатерина Луткова" w:date="2016-04-20T13:01:00Z"/>
        </w:rPr>
        <w:pPrChange w:id="196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7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8" w:author="Екатерина Луткова" w:date="2016-04-20T13:01:00Z"/>
        </w:rPr>
        <w:pPrChange w:id="196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0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71" w:author="Екатерина Луткова" w:date="2016-04-20T13:01:00Z"/>
        </w:rPr>
        <w:pPrChange w:id="197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3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4" w:author="Екатерина Луткова" w:date="2016-04-20T13:01:00Z"/>
        </w:rPr>
        <w:pPrChange w:id="197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6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7" w:author="Екатерина Луткова" w:date="2016-04-20T13:01:00Z"/>
        </w:rPr>
        <w:pPrChange w:id="197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9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80" w:author="Екатерина Луткова" w:date="2016-04-20T13:01:00Z"/>
          <w:lang w:eastAsia="ru-RU"/>
        </w:rPr>
        <w:pPrChange w:id="198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2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3" w:author="Екатерина Луткова" w:date="2016-04-20T13:01:00Z"/>
          <w:lang w:eastAsia="ru-RU"/>
        </w:rPr>
        <w:pPrChange w:id="198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5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6" w:author="Екатерина Луткова" w:date="2016-04-20T13:01:00Z"/>
          <w:lang w:eastAsia="ru-RU"/>
        </w:rPr>
        <w:pPrChange w:id="1987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8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9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90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91" w:name="_Toc448917606"/>
      <w:r>
        <w:rPr>
          <w:lang w:eastAsia="ru-RU"/>
        </w:rPr>
        <w:t>Модуль «Отгрузка»</w:t>
      </w:r>
      <w:bookmarkEnd w:id="1991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92" w:name="_Toc448917607"/>
      <w:r>
        <w:rPr>
          <w:lang w:eastAsia="ru-RU"/>
        </w:rPr>
        <w:t>1 ТТН</w:t>
      </w:r>
      <w:bookmarkEnd w:id="1992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3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4" w:name="_Toc448917609"/>
      <w:r>
        <w:rPr>
          <w:lang w:eastAsia="ru-RU"/>
        </w:rPr>
        <w:t>4.7.3 Счет-фактура</w:t>
      </w:r>
      <w:bookmarkEnd w:id="1994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5" w:name="_Toc448917610"/>
      <w:r>
        <w:rPr>
          <w:lang w:eastAsia="ru-RU"/>
        </w:rPr>
        <w:t>4.7.4 Товарно-транспортная накладная</w:t>
      </w:r>
      <w:bookmarkEnd w:id="1995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6" w:name="_Toc448917611"/>
      <w:r>
        <w:rPr>
          <w:lang w:eastAsia="ru-RU"/>
        </w:rPr>
        <w:t>4.7.5 Паспорт</w:t>
      </w:r>
      <w:bookmarkEnd w:id="1996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7" w:author="Екатерина Луткова" w:date="2016-04-20T13:02:00Z"/>
          <w:lang w:eastAsia="ru-RU"/>
        </w:rPr>
        <w:pPrChange w:id="199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9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2000" w:author="Екатерина Луткова" w:date="2016-04-20T13:09:00Z"/>
          <w:lang w:eastAsia="ru-RU"/>
        </w:rPr>
        <w:pPrChange w:id="2001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02" w:name="_Toc448917612"/>
      <w:ins w:id="2003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4" w:author="Екатерина Луткова" w:date="2016-04-20T13:02:00Z"/>
          <w:lang w:eastAsia="ru-RU"/>
        </w:rPr>
        <w:pPrChange w:id="2005" w:author="Екатерина Луткова" w:date="2016-04-20T13:02:00Z">
          <w:pPr>
            <w:pStyle w:val="3"/>
            <w:ind w:firstLine="708"/>
          </w:pPr>
        </w:pPrChange>
      </w:pPr>
      <w:ins w:id="2006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7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02"/>
      </w:del>
    </w:p>
    <w:p w14:paraId="74E2FDAB" w14:textId="1B642F2A" w:rsidR="00947AAF" w:rsidDel="00C42FE2" w:rsidRDefault="00947AAF">
      <w:pPr>
        <w:rPr>
          <w:del w:id="2008" w:author="Екатерина Луткова" w:date="2016-04-20T13:02:00Z"/>
          <w:lang w:eastAsia="ru-RU"/>
        </w:rPr>
        <w:pPrChange w:id="2009" w:author="Екатерина Луткова" w:date="2016-04-20T13:02:00Z">
          <w:pPr>
            <w:ind w:firstLine="709"/>
          </w:pPr>
        </w:pPrChange>
      </w:pPr>
      <w:del w:id="2010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1" w:author="Екатерина Луткова" w:date="2016-04-20T13:02:00Z"/>
          <w:lang w:eastAsia="ru-RU"/>
        </w:rPr>
        <w:pPrChange w:id="2012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3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4" w:author="Екатерина Луткова" w:date="2016-04-20T13:02:00Z"/>
          <w:lang w:eastAsia="ru-RU"/>
        </w:rPr>
        <w:pPrChange w:id="2015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6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7" w:author="Екатерина Луткова" w:date="2016-04-20T13:02:00Z"/>
          <w:lang w:eastAsia="ru-RU"/>
        </w:rPr>
        <w:pPrChange w:id="2018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9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20" w:author="Екатерина Луткова" w:date="2016-04-20T13:02:00Z"/>
          <w:lang w:eastAsia="ru-RU"/>
        </w:rPr>
        <w:pPrChange w:id="202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22" w:author="Екатерина Луткова" w:date="2016-04-20T13:02:00Z">
        <w:r w:rsidDel="00C42FE2">
          <w:rPr>
            <w:lang w:eastAsia="ru-RU"/>
          </w:rPr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3" w:author="Екатерина Луткова" w:date="2016-04-20T13:02:00Z"/>
        </w:rPr>
        <w:pPrChange w:id="202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5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6" w:author="Екатерина Луткова" w:date="2016-04-20T13:02:00Z"/>
        </w:rPr>
        <w:pPrChange w:id="2027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8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9" w:author="Екатерина Луткова" w:date="2016-04-20T13:02:00Z"/>
        </w:rPr>
        <w:pPrChange w:id="2030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1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2" w:author="Екатерина Луткова" w:date="2016-04-20T13:02:00Z"/>
        </w:rPr>
        <w:pPrChange w:id="203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4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5" w:author="Екатерина Луткова" w:date="2016-04-20T13:02:00Z"/>
        </w:rPr>
        <w:pPrChange w:id="203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7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8" w:author="Екатерина Луткова" w:date="2016-04-20T13:02:00Z"/>
          <w:lang w:eastAsia="ru-RU"/>
        </w:rPr>
        <w:pPrChange w:id="2039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0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41" w:author="Екатерина Луткова" w:date="2016-04-20T13:02:00Z"/>
          <w:lang w:eastAsia="ru-RU"/>
        </w:rPr>
        <w:pPrChange w:id="2042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3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4" w:author="Екатерина Луткова" w:date="2016-04-20T13:02:00Z"/>
          <w:lang w:eastAsia="ru-RU"/>
        </w:rPr>
        <w:pPrChange w:id="2045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6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7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8" w:author="Екатерина Луткова" w:date="2016-04-20T12:07:00Z"/>
          <w:lang w:eastAsia="ru-RU"/>
        </w:rPr>
        <w:pPrChange w:id="2049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50" w:author="Екатерина Луткова" w:date="2016-04-20T12:32:00Z"/>
          <w:lang w:eastAsia="ru-RU"/>
        </w:rPr>
        <w:pPrChange w:id="2051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52" w:name="_Toc448917613"/>
      <w:ins w:id="2053" w:author="Екатерина Луткова" w:date="2016-04-20T12:07:00Z">
        <w:r>
          <w:rPr>
            <w:lang w:eastAsia="ru-RU"/>
          </w:rPr>
          <w:lastRenderedPageBreak/>
          <w:t>Модуль «Отчеты»</w:t>
        </w:r>
      </w:ins>
      <w:bookmarkEnd w:id="2052"/>
    </w:p>
    <w:p w14:paraId="22729BB1" w14:textId="1A95120D" w:rsidR="00C42FE2" w:rsidRDefault="00C42FE2" w:rsidP="00C42FE2">
      <w:pPr>
        <w:pStyle w:val="3"/>
        <w:ind w:firstLine="708"/>
        <w:rPr>
          <w:ins w:id="2054" w:author="Екатерина Луткова" w:date="2016-04-20T12:54:00Z"/>
          <w:lang w:eastAsia="ru-RU"/>
        </w:rPr>
      </w:pPr>
      <w:ins w:id="2055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6" w:author="Екатерина Луткова" w:date="2016-04-20T12:54:00Z"/>
          <w:lang w:eastAsia="ru-RU"/>
        </w:rPr>
      </w:pPr>
      <w:ins w:id="2057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8" w:author="Екатерина Луткова" w:date="2016-04-20T12:54:00Z"/>
          <w:lang w:eastAsia="ru-RU"/>
        </w:rPr>
      </w:pPr>
      <w:ins w:id="2059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0" w:author="Екатерина Луткова" w:date="2016-04-20T12:54:00Z"/>
          <w:lang w:eastAsia="ru-RU"/>
        </w:rPr>
      </w:pPr>
      <w:ins w:id="2061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2" w:author="Екатерина Луткова" w:date="2016-04-20T12:54:00Z"/>
          <w:lang w:eastAsia="ru-RU"/>
        </w:rPr>
      </w:pPr>
      <w:ins w:id="2063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4" w:author="Екатерина Луткова" w:date="2016-04-20T12:54:00Z"/>
          <w:lang w:eastAsia="ru-RU"/>
        </w:rPr>
      </w:pPr>
      <w:ins w:id="2065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6" w:author="Екатерина Луткова" w:date="2016-04-20T12:54:00Z"/>
          <w:lang w:eastAsia="ru-RU"/>
        </w:rPr>
      </w:pPr>
      <w:ins w:id="2067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8" w:author="Екатерина Луткова" w:date="2016-04-20T12:54:00Z"/>
          <w:lang w:eastAsia="ru-RU"/>
        </w:rPr>
      </w:pPr>
      <w:ins w:id="2069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70" w:author="Екатерина Луткова" w:date="2016-04-20T12:54:00Z"/>
          <w:lang w:eastAsia="ru-RU"/>
        </w:rPr>
      </w:pPr>
      <w:ins w:id="2071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72" w:author="Екатерина Луткова" w:date="2016-04-20T12:55:00Z"/>
          <w:lang w:eastAsia="ru-RU"/>
        </w:rPr>
        <w:pPrChange w:id="2073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4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5" w:author="Екатерина Луткова" w:date="2016-04-20T12:55:00Z"/>
          <w:lang w:eastAsia="ru-RU"/>
        </w:rPr>
      </w:pPr>
      <w:ins w:id="2076" w:author="Екатерина Луткова" w:date="2016-04-20T12:55:00Z">
        <w:r>
          <w:rPr>
            <w:lang w:eastAsia="ru-RU"/>
          </w:rPr>
          <w:t xml:space="preserve">4.8.2.  </w:t>
        </w:r>
      </w:ins>
      <w:ins w:id="2077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8" w:author="Екатерина Луткова" w:date="2016-04-20T13:16:00Z"/>
          <w:lang w:eastAsia="ru-RU"/>
        </w:rPr>
        <w:pPrChange w:id="2079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0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81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82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3" w:author="Екатерина Луткова" w:date="2016-04-20T12:55:00Z"/>
          <w:lang w:eastAsia="ru-RU"/>
        </w:rPr>
        <w:pPrChange w:id="2084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5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6" w:author="Екатерина Луткова" w:date="2016-04-20T12:55:00Z"/>
          <w:lang w:eastAsia="ru-RU"/>
        </w:rPr>
      </w:pPr>
      <w:ins w:id="2087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8" w:author="Екатерина Луткова" w:date="2016-04-20T12:55:00Z"/>
          <w:lang w:eastAsia="ru-RU"/>
        </w:rPr>
      </w:pPr>
      <w:ins w:id="2089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0" w:author="Екатерина Луткова" w:date="2016-04-20T13:18:00Z"/>
          <w:lang w:eastAsia="ru-RU"/>
        </w:rPr>
      </w:pPr>
      <w:ins w:id="2091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2" w:author="Екатерина Луткова" w:date="2016-04-20T12:55:00Z"/>
          <w:lang w:eastAsia="ru-RU"/>
        </w:rPr>
      </w:pPr>
      <w:ins w:id="2093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4" w:author="Екатерина Луткова" w:date="2016-04-20T12:55:00Z"/>
          <w:lang w:eastAsia="ru-RU"/>
        </w:rPr>
      </w:pPr>
      <w:ins w:id="2095" w:author="Екатерина Луткова" w:date="2016-04-20T12:55:00Z">
        <w:r>
          <w:rPr>
            <w:lang w:eastAsia="ru-RU"/>
          </w:rPr>
          <w:t>Номер заявки</w:t>
        </w:r>
      </w:ins>
      <w:ins w:id="2096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7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8" w:author="Екатерина Луткова" w:date="2016-04-20T13:13:00Z"/>
          <w:lang w:eastAsia="ru-RU"/>
        </w:rPr>
      </w:pPr>
      <w:ins w:id="2099" w:author="Екатерина Луткова" w:date="2016-04-20T12:55:00Z">
        <w:r>
          <w:rPr>
            <w:lang w:eastAsia="ru-RU"/>
          </w:rPr>
          <w:t>Дата регистрации заявки</w:t>
        </w:r>
      </w:ins>
      <w:ins w:id="2100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101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2" w:author="Екатерина Луткова" w:date="2016-04-20T12:55:00Z"/>
          <w:lang w:eastAsia="ru-RU"/>
        </w:rPr>
      </w:pPr>
      <w:ins w:id="2103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4" w:author="Екатерина Луткова" w:date="2016-04-20T13:22:00Z"/>
          <w:lang w:eastAsia="ru-RU"/>
        </w:rPr>
      </w:pPr>
      <w:ins w:id="2105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6" w:author="Екатерина Луткова" w:date="2016-04-20T13:13:00Z">
        <w:r>
          <w:rPr>
            <w:lang w:eastAsia="ru-RU"/>
          </w:rPr>
          <w:t xml:space="preserve"> (-ых)</w:t>
        </w:r>
      </w:ins>
      <w:ins w:id="2107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8" w:author="Екатерина Луткова" w:date="2016-04-20T13:12:00Z"/>
          <w:lang w:eastAsia="ru-RU"/>
        </w:rPr>
      </w:pPr>
      <w:ins w:id="2109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0" w:author="Екатерина Луткова" w:date="2016-04-20T13:14:00Z"/>
          <w:lang w:eastAsia="ru-RU"/>
        </w:rPr>
      </w:pPr>
      <w:ins w:id="2111" w:author="Екатерина Луткова" w:date="2016-04-20T13:13:00Z">
        <w:r>
          <w:rPr>
            <w:lang w:eastAsia="ru-RU"/>
          </w:rPr>
          <w:t>Количест</w:t>
        </w:r>
      </w:ins>
      <w:ins w:id="2112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3" w:author="Екатерина Луткова" w:date="2016-04-20T12:55:00Z"/>
          <w:lang w:eastAsia="ru-RU"/>
        </w:rPr>
        <w:pPrChange w:id="2114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5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>( кол</w:t>
        </w:r>
      </w:ins>
      <w:ins w:id="2116" w:author="Екатерина Луткова" w:date="2016-04-20T13:15:00Z">
        <w:r>
          <w:rPr>
            <w:lang w:eastAsia="ru-RU"/>
          </w:rPr>
          <w:t>и</w:t>
        </w:r>
      </w:ins>
      <w:ins w:id="2117" w:author="Екатерина Луткова" w:date="2016-04-20T13:14:00Z">
        <w:r>
          <w:rPr>
            <w:lang w:eastAsia="ru-RU"/>
          </w:rPr>
          <w:t>чество</w:t>
        </w:r>
        <w:proofErr w:type="gramEnd"/>
        <w:r>
          <w:rPr>
            <w:lang w:eastAsia="ru-RU"/>
          </w:rPr>
          <w:t xml:space="preserve"> заявленного </w:t>
        </w:r>
      </w:ins>
      <w:ins w:id="2118" w:author="Екатерина Луткова" w:date="2016-04-20T13:15:00Z">
        <w:r>
          <w:rPr>
            <w:lang w:eastAsia="ru-RU"/>
          </w:rPr>
          <w:t>–</w:t>
        </w:r>
      </w:ins>
      <w:ins w:id="2119" w:author="Екатерина Луткова" w:date="2016-04-20T13:14:00Z">
        <w:r>
          <w:rPr>
            <w:lang w:eastAsia="ru-RU"/>
          </w:rPr>
          <w:t xml:space="preserve"> </w:t>
        </w:r>
      </w:ins>
      <w:ins w:id="2120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1" w:author="Екатерина Луткова" w:date="2016-04-20T12:55:00Z"/>
          <w:lang w:eastAsia="ru-RU"/>
        </w:rPr>
      </w:pPr>
      <w:ins w:id="2122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3" w:author="Екатерина Луткова" w:date="2016-04-20T13:17:00Z"/>
          <w:lang w:eastAsia="ru-RU"/>
        </w:rPr>
      </w:pPr>
      <w:ins w:id="2124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5" w:author="Екатерина Луткова" w:date="2016-04-20T12:55:00Z"/>
          <w:lang w:eastAsia="ru-RU"/>
        </w:rPr>
      </w:pPr>
      <w:ins w:id="2126" w:author="Екатерина Луткова" w:date="2016-04-20T16:39:00Z">
        <w:r>
          <w:rPr>
            <w:noProof/>
            <w:lang w:eastAsia="ru-RU"/>
          </w:rPr>
          <w:lastRenderedPageBreak/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7" w:author="Екатерина Луткова" w:date="2016-04-20T12:57:00Z"/>
          <w:noProof/>
          <w:lang w:eastAsia="ru-RU"/>
        </w:rPr>
      </w:pPr>
      <w:ins w:id="2128" w:author="Екатерина Луткова" w:date="2016-04-20T12:56:00Z">
        <w:r>
          <w:rPr>
            <w:lang w:eastAsia="ru-RU"/>
          </w:rPr>
          <w:t xml:space="preserve">4.8.3. </w:t>
        </w:r>
      </w:ins>
      <w:ins w:id="2129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30" w:author="Екатерина Луткова" w:date="2016-04-20T12:57:00Z"/>
          <w:lang w:eastAsia="ru-RU"/>
        </w:rPr>
      </w:pPr>
      <w:ins w:id="2131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32" w:author="Екатерина Луткова" w:date="2016-04-20T12:57:00Z"/>
          <w:lang w:eastAsia="ru-RU"/>
        </w:rPr>
      </w:pPr>
      <w:ins w:id="2133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4" w:author="Екатерина Луткова" w:date="2016-04-20T12:57:00Z"/>
          <w:lang w:eastAsia="ru-RU"/>
        </w:rPr>
      </w:pPr>
      <w:ins w:id="2135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6" w:author="Екатерина Луткова" w:date="2016-04-20T12:57:00Z"/>
          <w:lang w:eastAsia="ru-RU"/>
        </w:rPr>
      </w:pPr>
      <w:ins w:id="2137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8" w:author="Екатерина Луткова" w:date="2016-04-20T12:57:00Z"/>
          <w:lang w:eastAsia="ru-RU"/>
        </w:rPr>
      </w:pPr>
      <w:ins w:id="2139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40" w:author="Екатерина Луткова" w:date="2016-04-20T12:57:00Z"/>
          <w:lang w:eastAsia="ru-RU"/>
        </w:rPr>
      </w:pPr>
      <w:ins w:id="2141" w:author="Екатерина Луткова" w:date="2016-04-20T12:57:00Z">
        <w:r>
          <w:rPr>
            <w:lang w:eastAsia="ru-RU"/>
          </w:rPr>
          <w:t>Партия</w:t>
        </w:r>
      </w:ins>
      <w:ins w:id="2142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3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4" w:author="Екатерина Луткова" w:date="2016-04-20T12:57:00Z"/>
          <w:lang w:eastAsia="ru-RU"/>
        </w:rPr>
      </w:pPr>
      <w:ins w:id="2145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6" w:author="Екатерина Луткова" w:date="2016-04-20T12:57:00Z"/>
          <w:lang w:eastAsia="ru-RU"/>
        </w:rPr>
      </w:pPr>
      <w:ins w:id="2147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8" w:author="Екатерина Луткова" w:date="2016-04-20T12:57:00Z"/>
          <w:lang w:eastAsia="ru-RU"/>
        </w:rPr>
      </w:pPr>
      <w:ins w:id="2149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50" w:author="Екатерина Луткова" w:date="2016-04-20T12:58:00Z"/>
          <w:lang w:eastAsia="ru-RU"/>
        </w:rPr>
      </w:pPr>
      <w:ins w:id="2151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52" w:author="Екатерина Луткова" w:date="2016-04-20T12:58:00Z"/>
          <w:lang w:eastAsia="ru-RU"/>
        </w:rPr>
      </w:pPr>
      <w:ins w:id="2153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4" w:author="Екатерина Луткова" w:date="2016-04-20T12:58:00Z"/>
          <w:lang w:eastAsia="ru-RU"/>
        </w:rPr>
      </w:pPr>
      <w:ins w:id="2155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6" w:author="Екатерина Луткова" w:date="2016-04-20T12:58:00Z"/>
          <w:lang w:eastAsia="ru-RU"/>
        </w:rPr>
      </w:pPr>
      <w:ins w:id="2157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8" w:author="Екатерина Луткова" w:date="2016-04-20T12:58:00Z"/>
          <w:lang w:eastAsia="ru-RU"/>
        </w:rPr>
      </w:pPr>
      <w:ins w:id="2159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60" w:author="Екатерина Луткова" w:date="2016-04-20T12:58:00Z"/>
          <w:lang w:eastAsia="ru-RU"/>
        </w:rPr>
      </w:pPr>
      <w:ins w:id="2161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62" w:author="Екатерина Луткова" w:date="2016-04-20T12:58:00Z"/>
          <w:lang w:eastAsia="ru-RU"/>
        </w:rPr>
      </w:pPr>
      <w:ins w:id="2163" w:author="Екатерина Луткова" w:date="2016-04-20T12:58:00Z">
        <w:r>
          <w:rPr>
            <w:lang w:eastAsia="ru-RU"/>
          </w:rPr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4" w:author="Екатерина Луткова" w:date="2016-04-20T12:58:00Z"/>
          <w:lang w:eastAsia="ru-RU"/>
        </w:rPr>
      </w:pPr>
      <w:ins w:id="2165" w:author="Екатерина Луткова" w:date="2016-04-20T12:58:00Z">
        <w:r w:rsidRPr="00E457D0">
          <w:rPr>
            <w:noProof/>
            <w:lang w:eastAsia="ru-RU"/>
          </w:rPr>
          <w:lastRenderedPageBreak/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6" w:author="Екатерина Луткова" w:date="2016-04-20T12:59:00Z"/>
          <w:lang w:eastAsia="ru-RU"/>
        </w:rPr>
      </w:pPr>
      <w:ins w:id="2167" w:author="Екатерина Луткова" w:date="2016-04-20T12:58:00Z">
        <w:r>
          <w:rPr>
            <w:lang w:eastAsia="ru-RU"/>
          </w:rPr>
          <w:t>4.8.5.</w:t>
        </w:r>
      </w:ins>
      <w:ins w:id="2168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9" w:author="Екатерина Луткова" w:date="2016-04-20T12:59:00Z"/>
          <w:lang w:eastAsia="ru-RU"/>
        </w:rPr>
      </w:pPr>
      <w:ins w:id="2170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71" w:author="Екатерина Луткова" w:date="2016-04-20T12:59:00Z"/>
          <w:lang w:eastAsia="ru-RU"/>
        </w:rPr>
      </w:pPr>
      <w:ins w:id="2172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3" w:author="Екатерина Луткова" w:date="2016-04-20T12:59:00Z"/>
          <w:lang w:eastAsia="ru-RU"/>
        </w:rPr>
      </w:pPr>
      <w:ins w:id="2174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5" w:author="Екатерина Луткова" w:date="2016-04-20T12:59:00Z"/>
          <w:lang w:eastAsia="ru-RU"/>
        </w:rPr>
      </w:pPr>
      <w:ins w:id="2176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7" w:author="Екатерина Луткова" w:date="2016-04-20T12:59:00Z"/>
          <w:lang w:eastAsia="ru-RU"/>
        </w:rPr>
      </w:pPr>
      <w:ins w:id="2178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9" w:author="Екатерина Луткова" w:date="2016-04-20T12:59:00Z"/>
        </w:rPr>
      </w:pPr>
      <w:ins w:id="2180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81" w:author="Екатерина Луткова" w:date="2016-04-20T12:59:00Z"/>
        </w:rPr>
      </w:pPr>
      <w:ins w:id="2182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3" w:author="Екатерина Луткова" w:date="2016-04-20T12:59:00Z"/>
        </w:rPr>
      </w:pPr>
      <w:ins w:id="2184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5" w:author="Екатерина Луткова" w:date="2016-04-20T12:59:00Z"/>
        </w:rPr>
      </w:pPr>
      <w:ins w:id="2186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7" w:author="Екатерина Луткова" w:date="2016-04-20T12:59:00Z"/>
        </w:rPr>
      </w:pPr>
      <w:ins w:id="2188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9" w:author="Екатерина Луткова" w:date="2016-04-20T12:59:00Z"/>
          <w:lang w:eastAsia="ru-RU"/>
        </w:rPr>
      </w:pPr>
      <w:ins w:id="2190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91" w:author="Екатерина Луткова" w:date="2016-04-20T12:59:00Z"/>
          <w:lang w:eastAsia="ru-RU"/>
        </w:rPr>
      </w:pPr>
      <w:ins w:id="2192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3" w:author="Екатерина Луткова" w:date="2016-04-20T12:59:00Z"/>
          <w:lang w:eastAsia="ru-RU"/>
        </w:rPr>
      </w:pPr>
      <w:ins w:id="2194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5" w:author="Екатерина Луткова" w:date="2016-04-20T13:00:00Z"/>
          <w:lang w:eastAsia="ru-RU"/>
        </w:rPr>
      </w:pPr>
      <w:ins w:id="2196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7" w:author="Екатерина Луткова" w:date="2016-04-20T13:00:00Z"/>
          <w:lang w:eastAsia="ru-RU"/>
        </w:rPr>
      </w:pPr>
      <w:ins w:id="2198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9" w:author="Екатерина Луткова" w:date="2016-04-20T13:00:00Z"/>
          <w:lang w:eastAsia="ru-RU"/>
        </w:rPr>
      </w:pPr>
      <w:ins w:id="2200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01" w:author="Екатерина Луткова" w:date="2016-04-20T13:00:00Z"/>
          <w:lang w:eastAsia="ru-RU"/>
        </w:rPr>
      </w:pPr>
      <w:ins w:id="2202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3" w:author="Екатерина Луткова" w:date="2016-04-20T13:00:00Z"/>
          <w:lang w:eastAsia="ru-RU"/>
        </w:rPr>
      </w:pPr>
      <w:ins w:id="2204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5" w:author="Екатерина Луткова" w:date="2016-04-20T13:00:00Z"/>
          <w:lang w:eastAsia="ru-RU"/>
        </w:rPr>
      </w:pPr>
      <w:ins w:id="2206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7" w:author="Екатерина Луткова" w:date="2016-04-20T13:00:00Z"/>
        </w:rPr>
      </w:pPr>
      <w:ins w:id="2208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9" w:author="Екатерина Луткова" w:date="2016-04-20T13:00:00Z"/>
        </w:rPr>
      </w:pPr>
      <w:ins w:id="2210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11" w:author="Екатерина Луткова" w:date="2016-04-20T13:00:00Z"/>
        </w:rPr>
      </w:pPr>
      <w:ins w:id="2212" w:author="Екатерина Луткова" w:date="2016-04-20T13:00:00Z">
        <w:r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3" w:author="Екатерина Луткова" w:date="2016-04-20T13:00:00Z"/>
        </w:rPr>
      </w:pPr>
      <w:ins w:id="2214" w:author="Екатерина Луткова" w:date="2016-04-20T13:00:00Z">
        <w:r>
          <w:lastRenderedPageBreak/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5" w:author="Екатерина Луткова" w:date="2016-04-20T13:00:00Z"/>
        </w:rPr>
      </w:pPr>
      <w:ins w:id="2216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7" w:author="Екатерина Луткова" w:date="2016-04-20T13:00:00Z"/>
          <w:lang w:eastAsia="ru-RU"/>
        </w:rPr>
      </w:pPr>
      <w:ins w:id="2218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9" w:author="Екатерина Луткова" w:date="2016-04-20T13:00:00Z"/>
          <w:lang w:eastAsia="ru-RU"/>
        </w:rPr>
      </w:pPr>
      <w:ins w:id="2220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21" w:author="Екатерина Луткова" w:date="2016-04-20T13:00:00Z"/>
          <w:lang w:eastAsia="ru-RU"/>
        </w:rPr>
      </w:pPr>
      <w:ins w:id="2222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3" w:author="Екатерина Луткова" w:date="2016-04-20T13:04:00Z"/>
          <w:lang w:eastAsia="ru-RU"/>
        </w:rPr>
        <w:pPrChange w:id="2224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5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6" w:author="Екатерина Луткова" w:date="2016-04-20T13:05:00Z"/>
          <w:lang w:eastAsia="ru-RU"/>
        </w:rPr>
        <w:pPrChange w:id="2227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8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9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30" w:author="Екатерина Луткова" w:date="2016-04-20T13:08:00Z">
        <w:r>
          <w:rPr>
            <w:lang w:eastAsia="ru-RU"/>
          </w:rPr>
          <w:t>Формируется</w:t>
        </w:r>
      </w:ins>
      <w:ins w:id="2231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32" w:author="Екатерина Луткова" w:date="2016-04-20T13:08:00Z">
        <w:r>
          <w:rPr>
            <w:lang w:eastAsia="ru-RU"/>
          </w:rPr>
          <w:t>исполнителям (</w:t>
        </w:r>
      </w:ins>
      <w:ins w:id="2233" w:author="Екатерина Луткова" w:date="2016-04-20T13:05:00Z">
        <w:r>
          <w:rPr>
            <w:lang w:eastAsia="ru-RU"/>
          </w:rPr>
          <w:t>сотрудникам</w:t>
        </w:r>
      </w:ins>
      <w:ins w:id="2234" w:author="Екатерина Луткова" w:date="2016-04-20T13:08:00Z">
        <w:r>
          <w:rPr>
            <w:lang w:eastAsia="ru-RU"/>
          </w:rPr>
          <w:t>)</w:t>
        </w:r>
      </w:ins>
      <w:ins w:id="2235" w:author="Екатерина Луткова" w:date="2016-04-20T13:05:00Z">
        <w:r>
          <w:rPr>
            <w:lang w:eastAsia="ru-RU"/>
          </w:rPr>
          <w:t xml:space="preserve"> </w:t>
        </w:r>
      </w:ins>
      <w:ins w:id="2236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7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8" w:author="Екатерина Луткова" w:date="2016-04-20T13:08:00Z">
        <w:r>
          <w:rPr>
            <w:lang w:eastAsia="ru-RU"/>
          </w:rPr>
          <w:t>Н</w:t>
        </w:r>
      </w:ins>
      <w:ins w:id="2239" w:author="Екатерина Луткова" w:date="2016-04-20T13:07:00Z">
        <w:r>
          <w:rPr>
            <w:lang w:eastAsia="ru-RU"/>
          </w:rPr>
          <w:t>аряда</w:t>
        </w:r>
      </w:ins>
      <w:ins w:id="2240" w:author="Екатерина Луткова" w:date="2016-04-20T13:08:00Z">
        <w:r>
          <w:rPr>
            <w:lang w:eastAsia="ru-RU"/>
          </w:rPr>
          <w:t>»</w:t>
        </w:r>
      </w:ins>
      <w:ins w:id="2241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42" w:name="_Toc448917614"/>
      <w:r>
        <w:rPr>
          <w:lang w:eastAsia="ru-RU"/>
        </w:rPr>
        <w:t>4.</w:t>
      </w:r>
      <w:ins w:id="2243" w:author="Екатерина Луткова" w:date="2016-04-20T12:07:00Z">
        <w:r w:rsidR="00295E57">
          <w:rPr>
            <w:lang w:eastAsia="ru-RU"/>
          </w:rPr>
          <w:t>9</w:t>
        </w:r>
      </w:ins>
      <w:del w:id="2244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42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5" w:name="_Toc448917615"/>
      <w:r>
        <w:t>4.</w:t>
      </w:r>
      <w:ins w:id="2246" w:author="Екатерина Луткова" w:date="2016-04-20T12:07:00Z">
        <w:r w:rsidR="00295E57">
          <w:t>9</w:t>
        </w:r>
      </w:ins>
      <w:del w:id="2247" w:author="Екатерина Луткова" w:date="2016-04-20T12:07:00Z">
        <w:r w:rsidDel="00295E57">
          <w:delText>8</w:delText>
        </w:r>
      </w:del>
      <w:r>
        <w:t>.1 Реестр брака</w:t>
      </w:r>
      <w:bookmarkEnd w:id="2245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8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9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50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51" w:author="Екатерина Луткова" w:date="2016-04-01T18:05:00Z">
          <w:pPr>
            <w:jc w:val="both"/>
          </w:pPr>
        </w:pPrChange>
      </w:pPr>
      <w:ins w:id="2252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3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4" w:author="Екатерина Луткова" w:date="2016-04-01T18:05:00Z"/>
        </w:rPr>
      </w:pPr>
      <w:ins w:id="2255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6" w:author="Екатерина Луткова" w:date="2016-04-01T18:06:00Z"/>
        </w:rPr>
      </w:pPr>
      <w:ins w:id="2257" w:author="Екатерина Луткова" w:date="2016-04-01T18:05:00Z">
        <w:r>
          <w:t>убыток по материалу, кг (вес детали по черт</w:t>
        </w:r>
      </w:ins>
      <w:ins w:id="2258" w:author="Екатерина Луткова" w:date="2016-04-01T18:06:00Z">
        <w:r>
          <w:t>. из модуля «</w:t>
        </w:r>
        <w:proofErr w:type="gramStart"/>
        <w:r>
          <w:t>Чертежи»</w:t>
        </w:r>
      </w:ins>
      <w:ins w:id="2259" w:author="Екатерина Луткова" w:date="2016-04-01T18:08:00Z">
        <w:r w:rsidR="003F5BA8">
          <w:t xml:space="preserve"> </w:t>
        </w:r>
      </w:ins>
      <w:ins w:id="2260" w:author="Екатерина Луткова" w:date="2016-04-01T18:06:00Z">
        <w:r w:rsidR="003F5BA8">
          <w:t xml:space="preserve"> *</w:t>
        </w:r>
        <w:proofErr w:type="gramEnd"/>
        <w:r w:rsidR="003F5BA8">
          <w:t xml:space="preserve">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61" w:author="Екатерина Луткова" w:date="2016-04-01T18:09:00Z"/>
        </w:rPr>
      </w:pPr>
      <w:ins w:id="2262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3" w:author="Екатерина Луткова" w:date="2016-04-01T18:07:00Z">
        <w:r>
          <w:t xml:space="preserve">«Материалы» </w:t>
        </w:r>
      </w:ins>
      <w:ins w:id="2264" w:author="Екатерина Луткова" w:date="2016-04-01T18:09:00Z">
        <w:r w:rsidR="003F5BA8">
          <w:t>*</w:t>
        </w:r>
      </w:ins>
      <w:ins w:id="2265" w:author="Екатерина Луткова" w:date="2016-04-01T18:07:00Z">
        <w:r w:rsidR="003F5BA8">
          <w:t xml:space="preserve"> умножается вес детали по </w:t>
        </w:r>
        <w:proofErr w:type="gramStart"/>
        <w:r w:rsidR="003F5BA8">
          <w:t>черт.</w:t>
        </w:r>
      </w:ins>
      <w:ins w:id="2266" w:author="Екатерина Луткова" w:date="2016-04-01T18:08:00Z">
        <w:r w:rsidR="003F5BA8">
          <w:t>*</w:t>
        </w:r>
        <w:proofErr w:type="gramEnd"/>
        <w:r w:rsidR="003F5BA8">
          <w:t xml:space="preserve"> количество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7" w:author="Екатерина Луткова" w:date="2016-04-01T18:09:00Z"/>
        </w:rPr>
      </w:pPr>
      <w:ins w:id="2268" w:author="Екатерина Луткова" w:date="2016-04-01T18:09:00Z">
        <w:r>
          <w:t>прямые затраты</w:t>
        </w:r>
      </w:ins>
      <w:ins w:id="2269" w:author="Екатерина Луткова" w:date="2016-04-01T18:10:00Z">
        <w:r>
          <w:t xml:space="preserve"> (берутся из плановой калькуляции)</w:t>
        </w:r>
      </w:ins>
      <w:ins w:id="2270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71" w:author="Екатерина Луткова" w:date="2016-04-01T18:10:00Z"/>
        </w:rPr>
        <w:pPrChange w:id="227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3" w:author="Екатерина Луткова" w:date="2016-04-01T18:09:00Z">
        <w:r>
          <w:t>- транспортные</w:t>
        </w:r>
      </w:ins>
      <w:ins w:id="2274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5" w:author="Екатерина Луткова" w:date="2016-04-01T18:10:00Z"/>
        </w:rPr>
        <w:pPrChange w:id="2276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7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8" w:author="Екатерина Луткова" w:date="2016-04-01T18:10:00Z"/>
        </w:rPr>
        <w:pPrChange w:id="2279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0" w:author="Екатерина Луткова" w:date="2016-04-01T18:11:00Z">
        <w:r>
          <w:t xml:space="preserve">- </w:t>
        </w:r>
      </w:ins>
      <w:ins w:id="2281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82" w:author="Екатерина Луткова" w:date="2016-04-01T18:11:00Z"/>
        </w:rPr>
        <w:pPrChange w:id="228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4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5" w:author="Екатерина Луткова" w:date="2016-04-01T18:11:00Z"/>
        </w:rPr>
        <w:pPrChange w:id="2286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7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8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9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90" w:author="Екатерина Луткова" w:date="2016-04-01T18:12:00Z"/>
        </w:rPr>
      </w:pPr>
      <w:del w:id="2291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92" w:author="Екатерина Луткова" w:date="2016-04-01T18:12:00Z"/>
        </w:rPr>
      </w:pPr>
      <w:del w:id="2293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4" w:author="Екатерина Луткова" w:date="2016-04-01T18:12:00Z"/>
        </w:rPr>
      </w:pPr>
      <w:del w:id="2295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6" w:author="Екатерина Луткова" w:date="2016-04-01T18:12:00Z"/>
        </w:rPr>
      </w:pPr>
      <w:del w:id="2297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8" w:author="Екатерина Луткова" w:date="2016-04-01T18:12:00Z"/>
        </w:rPr>
      </w:pPr>
      <w:del w:id="2299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300" w:author="Екатерина Луткова" w:date="2016-04-01T18:12:00Z"/>
        </w:rPr>
      </w:pPr>
      <w:del w:id="2301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02" w:author="Екатерина Луткова" w:date="2016-04-01T18:12:00Z"/>
        </w:rPr>
      </w:pPr>
      <w:del w:id="2303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4" w:author="Екатерина Луткова" w:date="2016-04-01T18:12:00Z"/>
        </w:rPr>
      </w:pPr>
      <w:del w:id="2305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6" w:author="Екатерина Луткова" w:date="2016-04-01T18:12:00Z"/>
        </w:rPr>
      </w:pPr>
      <w:del w:id="2307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8" w:author="Екатерина Луткова" w:date="2016-04-01T18:12:00Z"/>
        </w:rPr>
      </w:pPr>
      <w:del w:id="2309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10" w:author="Екатерина Луткова" w:date="2016-04-01T18:12:00Z"/>
        </w:rPr>
      </w:pPr>
      <w:del w:id="2311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12" w:author="Екатерина Луткова" w:date="2016-04-01T18:12:00Z"/>
        </w:rPr>
      </w:pPr>
      <w:del w:id="2313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4" w:author="Екатерина Луткова" w:date="2016-04-01T18:12:00Z"/>
        </w:rPr>
      </w:pPr>
      <w:del w:id="2315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6" w:author="Екатерина Луткова" w:date="2016-04-01T18:12:00Z"/>
        </w:rPr>
      </w:pPr>
      <w:del w:id="2317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8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9" w:name="_Toc448917616"/>
      <w:r>
        <w:t>4.</w:t>
      </w:r>
      <w:ins w:id="2320" w:author="Екатерина Луткова" w:date="2016-04-20T12:08:00Z">
        <w:r w:rsidR="00295E57">
          <w:t>10</w:t>
        </w:r>
      </w:ins>
      <w:del w:id="2321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9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22" w:author="Екатерина Луткова" w:date="2016-04-01T18:12:00Z"/>
        </w:rPr>
        <w:pPrChange w:id="2323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24" w:author="Екатерина Луткова" w:date="2016-04-01T18:12:00Z"/>
        </w:rPr>
        <w:pPrChange w:id="2325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26" w:author="Екатерина Луткова" w:date="2016-04-01T18:12:00Z">
        <w:r>
          <w:t xml:space="preserve">Предусмотреть формирование отчета по </w:t>
        </w:r>
      </w:ins>
      <w:ins w:id="2327" w:author="Екатерина Луткова" w:date="2016-04-01T18:13:00Z">
        <w:r>
          <w:t xml:space="preserve">приходу конкретного </w:t>
        </w:r>
      </w:ins>
      <w:ins w:id="2328" w:author="Екатерина Луткова" w:date="2016-04-01T18:12:00Z">
        <w:r>
          <w:t>материала за заданный период</w:t>
        </w:r>
      </w:ins>
      <w:ins w:id="2329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3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31" w:author="Екатерина Луткова" w:date="2016-04-20T12:08:00Z">
        <w:r>
          <w:t xml:space="preserve"> </w:t>
        </w:r>
      </w:ins>
      <w:bookmarkStart w:id="2332" w:name="_Toc448917617"/>
      <w:r w:rsidR="00DD7803">
        <w:t>Журнал учета оплаченной и отгруженной продукции</w:t>
      </w:r>
      <w:bookmarkEnd w:id="2332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33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34" w:author="Екатерина Луткова" w:date="2016-04-20T12:08:00Z">
        <w:r>
          <w:t xml:space="preserve"> </w:t>
        </w:r>
      </w:ins>
      <w:bookmarkStart w:id="2335" w:name="_Toc448917618"/>
      <w:r w:rsidR="00FF1128">
        <w:t>Журнал вальцовщика</w:t>
      </w:r>
      <w:bookmarkEnd w:id="2335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36" w:author="Екатерина Луткова" w:date="2016-04-01T16:58:00Z">
              <w:r w:rsidR="00910A02">
                <w:t>текущей</w:t>
              </w:r>
            </w:ins>
            <w:del w:id="2337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38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39" w:name="_Toc448917619"/>
      <w:r>
        <w:t>Распоряжение на отгрузку</w:t>
      </w:r>
      <w:r w:rsidR="0038185E">
        <w:t xml:space="preserve"> (журнал)</w:t>
      </w:r>
      <w:bookmarkEnd w:id="2339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40" w:author="Екатерина Луткова" w:date="2016-04-01T16:58:00Z">
              <w:r w:rsidR="00910A02">
                <w:t>текущей</w:t>
              </w:r>
            </w:ins>
            <w:del w:id="2341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4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43" w:name="_Toc448917620"/>
      <w:r>
        <w:t>Модуль «</w:t>
      </w:r>
      <w:r w:rsidRPr="005A357F">
        <w:t>Расход материалов</w:t>
      </w:r>
      <w:r>
        <w:t>»</w:t>
      </w:r>
      <w:bookmarkEnd w:id="2343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44" w:name="_Toc448917621"/>
      <w:r>
        <w:t>5 ТРЕБОВАНИЯ К НАДЕЖНОСТИ</w:t>
      </w:r>
      <w:bookmarkEnd w:id="2344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45" w:name="_Toc418591219"/>
      <w:bookmarkStart w:id="2346" w:name="_Toc432605163"/>
      <w:bookmarkStart w:id="2347" w:name="_Toc448917622"/>
      <w:r>
        <w:lastRenderedPageBreak/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45"/>
      <w:bookmarkEnd w:id="2346"/>
      <w:bookmarkEnd w:id="2347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48" w:name="_Toc418591220"/>
      <w:bookmarkStart w:id="2349" w:name="_Toc432605164"/>
      <w:bookmarkStart w:id="2350" w:name="_Toc448917623"/>
      <w:r>
        <w:t>5</w:t>
      </w:r>
      <w:r w:rsidRPr="00B45BC2">
        <w:t>.1. Архитектура системы</w:t>
      </w:r>
      <w:bookmarkEnd w:id="2348"/>
      <w:bookmarkEnd w:id="2349"/>
      <w:bookmarkEnd w:id="2350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51" w:name="_Toc418591221"/>
      <w:bookmarkStart w:id="2352" w:name="_Toc432605165"/>
      <w:bookmarkStart w:id="2353" w:name="_Toc448917624"/>
      <w:r>
        <w:t>5</w:t>
      </w:r>
      <w:r w:rsidRPr="00B45BC2">
        <w:t>.2. Требования к аппаратному обеспечению системы</w:t>
      </w:r>
      <w:bookmarkEnd w:id="2351"/>
      <w:bookmarkEnd w:id="2352"/>
      <w:bookmarkEnd w:id="2353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4" w:author="staff" w:date="2016-03-25T08:00:00Z" w:initials="s">
    <w:p w14:paraId="05E0F99A" w14:textId="77777777" w:rsidR="00975BFE" w:rsidRDefault="00975BFE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975BFE" w:rsidRPr="00D2120D" w:rsidRDefault="00975BFE">
      <w:pPr>
        <w:pStyle w:val="af1"/>
      </w:pPr>
    </w:p>
  </w:comment>
  <w:comment w:id="554" w:author="Мухамедшин" w:date="2016-03-30T10:13:00Z" w:initials="Е.Р.">
    <w:p w14:paraId="38C8DEDA" w14:textId="6F7DE247" w:rsidR="00975BFE" w:rsidRDefault="00975BFE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 где</w:t>
      </w:r>
      <w:proofErr w:type="gramEnd"/>
      <w:r>
        <w:t xml:space="preserve"> нужно? </w:t>
      </w:r>
    </w:p>
    <w:p w14:paraId="4B5EBEE5" w14:textId="0CCE2FD6" w:rsidR="00975BFE" w:rsidRDefault="00975BFE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975BFE" w:rsidRDefault="00975BFE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975BFE" w:rsidRDefault="00975BFE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975BFE" w:rsidRDefault="00975BFE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975BFE" w:rsidRDefault="00975BFE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975BFE" w:rsidRDefault="00975BFE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975BFE" w:rsidRDefault="00975BFE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975BFE" w:rsidRDefault="00975BFE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975BFE" w:rsidRPr="00DC1026" w:rsidRDefault="00975BFE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975BFE" w:rsidRDefault="00975BFE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975BFE" w:rsidRPr="007D2B8A" w:rsidRDefault="00975BFE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975BFE" w:rsidRDefault="00975BFE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975BFE" w:rsidRDefault="00975BFE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975BFE" w:rsidRDefault="00975BFE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975BFE" w:rsidRDefault="00975BFE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975BFE" w:rsidRDefault="00975BFE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975BFE" w:rsidRDefault="00975BFE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975BFE" w:rsidRDefault="00975BFE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975BFE" w:rsidRDefault="00975BFE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975BFE" w:rsidRDefault="00975BFE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975BFE" w:rsidRDefault="00975BFE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975BFE" w:rsidRDefault="00975BFE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1" w:author="Мухамедшин" w:date="2016-04-29T11:43:00Z" w:initials="Е.Р.">
    <w:p w14:paraId="4FD58214" w14:textId="173B6945" w:rsidR="00975BFE" w:rsidRDefault="00975BFE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2" w:author="HOME" w:date="2016-05-04T20:37:00Z" w:initials="H">
    <w:p w14:paraId="5A689733" w14:textId="53AE3443" w:rsidR="00975BFE" w:rsidRPr="004F3161" w:rsidRDefault="00975BFE">
      <w:pPr>
        <w:pStyle w:val="af1"/>
      </w:pPr>
      <w:r>
        <w:rPr>
          <w:rStyle w:val="af0"/>
        </w:rPr>
        <w:annotationRef/>
      </w:r>
      <w:r>
        <w:t>Имеется в виду количество деталей? Т.е. тип – целое число?</w:t>
      </w:r>
    </w:p>
  </w:comment>
  <w:comment w:id="1808" w:author="HOME" w:date="2016-05-04T20:38:00Z" w:initials="H">
    <w:p w14:paraId="5D17CFE5" w14:textId="72782508" w:rsidR="00975BFE" w:rsidRDefault="00975BFE">
      <w:pPr>
        <w:pStyle w:val="af1"/>
      </w:pPr>
      <w:r>
        <w:rPr>
          <w:rStyle w:val="af0"/>
        </w:rPr>
        <w:annotationRef/>
      </w:r>
      <w:r>
        <w:t>Партия назначается сразу при добавлении новой строки? Если удаляется строка наряда где-нибудь посередине, надо перенумеровывать следующие за ней?</w:t>
      </w:r>
    </w:p>
  </w:comment>
  <w:comment w:id="1812" w:author="HOME" w:date="2016-05-04T20:39:00Z" w:initials="H">
    <w:p w14:paraId="0631A649" w14:textId="1BE64023" w:rsidR="00975BFE" w:rsidRDefault="00975BFE">
      <w:pPr>
        <w:pStyle w:val="af1"/>
      </w:pPr>
      <w:r>
        <w:rPr>
          <w:rStyle w:val="af0"/>
        </w:rPr>
        <w:annotationRef/>
      </w:r>
      <w:r>
        <w:t>Как считается сумма, по дневному заданию или по выполненному?</w:t>
      </w:r>
    </w:p>
  </w:comment>
  <w:comment w:id="1818" w:author="Мухамедшин" w:date="2016-04-29T11:40:00Z" w:initials="Е.Р.">
    <w:p w14:paraId="25961AD5" w14:textId="03954FC3" w:rsidR="00975BFE" w:rsidRDefault="00975BFE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8" w:author="Мухамедшин" w:date="2016-04-29T11:53:00Z" w:initials="Е.Р.">
    <w:p w14:paraId="5D422E1E" w14:textId="6C60A416" w:rsidR="00975BFE" w:rsidRDefault="00975BFE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6" w:author="Мухамедшин" w:date="2016-04-29T12:05:00Z" w:initials="Е.Р.">
    <w:p w14:paraId="0A71F557" w14:textId="00D6BC0F" w:rsidR="00975BFE" w:rsidRDefault="00975BFE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9" w:author="Мухамедшин" w:date="2016-04-29T12:43:00Z" w:initials="Е.Р.">
    <w:p w14:paraId="48F9296C" w14:textId="5D2BEABB" w:rsidR="00975BFE" w:rsidRDefault="00975BFE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80" w:author="Мухамедшин" w:date="2016-04-29T12:45:00Z" w:initials="Е.Р.">
    <w:p w14:paraId="4D30655D" w14:textId="4A7BCBEF" w:rsidR="00975BFE" w:rsidRDefault="00975BFE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4" w:author="Мухамедшин" w:date="2016-04-29T13:06:00Z" w:initials="Е.Р.">
    <w:p w14:paraId="4DDB3DFA" w14:textId="0C914B5F" w:rsidR="00975BFE" w:rsidRDefault="00975BFE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902" w:author="Мухамедшин" w:date="2016-04-29T13:04:00Z" w:initials="Е.Р.">
    <w:p w14:paraId="789D55CA" w14:textId="30D7E608" w:rsidR="00975BFE" w:rsidRDefault="00975BFE">
      <w:pPr>
        <w:pStyle w:val="af1"/>
      </w:pPr>
      <w:r>
        <w:rPr>
          <w:rStyle w:val="af0"/>
        </w:rPr>
        <w:annotationRef/>
      </w:r>
      <w:r>
        <w:t xml:space="preserve">Это поле типа </w:t>
      </w:r>
      <w:proofErr w:type="gramStart"/>
      <w:r>
        <w:t>Да</w:t>
      </w:r>
      <w:proofErr w:type="gramEnd"/>
      <w:r>
        <w:t xml:space="preserve">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975BFE" w:rsidRDefault="00975BFE">
      <w:pPr>
        <w:pStyle w:val="af1"/>
      </w:pPr>
      <w:r>
        <w:t>Оно как-то влияет на время работы пресса?</w:t>
      </w:r>
    </w:p>
  </w:comment>
  <w:comment w:id="1906" w:author="Мухамедшин" w:date="2016-04-29T13:03:00Z" w:initials="Е.Р.">
    <w:p w14:paraId="6927E3A7" w14:textId="4F22DC3C" w:rsidR="00975BFE" w:rsidRPr="00515AF3" w:rsidRDefault="00975BFE">
      <w:pPr>
        <w:pStyle w:val="af1"/>
      </w:pPr>
      <w:r>
        <w:rPr>
          <w:rStyle w:val="af0"/>
        </w:rPr>
        <w:annotationRef/>
      </w:r>
      <w:r>
        <w:t xml:space="preserve">Не совсем понятно, обычно 1 обозначает </w:t>
      </w:r>
      <w:proofErr w:type="gramStart"/>
      <w:r>
        <w:t>Да</w:t>
      </w:r>
      <w:proofErr w:type="gramEnd"/>
      <w:r>
        <w:t>, 0 – нет. У нас обозначение, если работа одновременная – 0, если последовательная - 1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 w15:restartNumberingAfterBreak="0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 w15:restartNumberingAfterBreak="0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 w15:restartNumberingAfterBreak="0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 w15:restartNumberingAfterBreak="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 w15:restartNumberingAfterBreak="0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 w15:restartNumberingAfterBreak="0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 w15:restartNumberingAfterBreak="0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 w15:restartNumberingAfterBreak="0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 w15:restartNumberingAfterBreak="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 w15:restartNumberingAfterBreak="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 w15:restartNumberingAfterBreak="0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 w15:restartNumberingAfterBreak="0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 w15:restartNumberingAfterBreak="0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 w15:restartNumberingAfterBreak="0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 w15:restartNumberingAfterBreak="0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 w15:restartNumberingAfterBreak="0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  <w15:docId w15:val="{EBEBBEA2-8B1A-44F1-9130-C3EA919A0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A30F4-E10C-4275-828E-529306CC4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9327</Words>
  <Characters>53169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Екатерина Луткова</cp:lastModifiedBy>
  <cp:revision>2</cp:revision>
  <cp:lastPrinted>2016-03-24T11:23:00Z</cp:lastPrinted>
  <dcterms:created xsi:type="dcterms:W3CDTF">2016-05-05T05:22:00Z</dcterms:created>
  <dcterms:modified xsi:type="dcterms:W3CDTF">2016-05-05T05:22:00Z</dcterms:modified>
</cp:coreProperties>
</file>