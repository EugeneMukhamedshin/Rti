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2E2624B6" w14:textId="77777777" w:rsidR="00521635" w:rsidRDefault="00DD7803">
      <w:pPr>
        <w:pStyle w:val="12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6599479" w:history="1">
        <w:r w:rsidR="00521635" w:rsidRPr="0098314A">
          <w:rPr>
            <w:rStyle w:val="a7"/>
            <w:noProof/>
          </w:rPr>
          <w:t>1 ПОСТАНОВКА ЗАДАЧИ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_Toc446599479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085B25E0" w14:textId="77777777" w:rsidR="00521635" w:rsidRDefault="00151AD7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0" w:history="1">
        <w:r w:rsidR="00521635" w:rsidRPr="0098314A">
          <w:rPr>
            <w:rStyle w:val="a7"/>
            <w:noProof/>
          </w:rPr>
          <w:t>1.1. Цель разработки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2BC8A7FE" w14:textId="77777777" w:rsidR="00521635" w:rsidRDefault="00151AD7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1" w:history="1">
        <w:r w:rsidR="00521635" w:rsidRPr="0098314A">
          <w:rPr>
            <w:rStyle w:val="a7"/>
            <w:noProof/>
          </w:rPr>
          <w:t>1.2. Требования к функциональности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4BE175CB" w14:textId="77777777" w:rsidR="00521635" w:rsidRDefault="00151AD7">
      <w:pPr>
        <w:pStyle w:val="12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2" w:history="1">
        <w:r w:rsidR="00521635" w:rsidRPr="0098314A">
          <w:rPr>
            <w:rStyle w:val="a7"/>
            <w:noProof/>
          </w:rPr>
          <w:t>2 ОПИСАНИЕ КОМПАНИИ-ЗАКАЗЧИКА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2370C144" w14:textId="77777777" w:rsidR="00521635" w:rsidRDefault="00151AD7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3" w:history="1">
        <w:r w:rsidR="00521635" w:rsidRPr="0098314A">
          <w:rPr>
            <w:rStyle w:val="a7"/>
            <w:noProof/>
          </w:rPr>
          <w:t>2.1.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Наименование компании заказчика. Предмет деятельности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37B32359" w14:textId="77777777" w:rsidR="00521635" w:rsidRDefault="00151AD7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4" w:history="1">
        <w:r w:rsidR="00521635" w:rsidRPr="0098314A">
          <w:rPr>
            <w:rStyle w:val="a7"/>
            <w:noProof/>
          </w:rPr>
          <w:t>2.2. Ассортимент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6E5FD868" w14:textId="77777777" w:rsidR="00521635" w:rsidRDefault="00151AD7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5" w:history="1">
        <w:r w:rsidR="00521635" w:rsidRPr="0098314A">
          <w:rPr>
            <w:rStyle w:val="a7"/>
            <w:caps/>
            <w:noProof/>
          </w:rPr>
          <w:t xml:space="preserve">2.3. </w:t>
        </w:r>
        <w:r w:rsidR="00521635" w:rsidRPr="0098314A">
          <w:rPr>
            <w:rStyle w:val="a7"/>
            <w:noProof/>
          </w:rPr>
          <w:t>Структура предприятия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5</w:t>
        </w:r>
        <w:r w:rsidR="00521635">
          <w:rPr>
            <w:noProof/>
            <w:webHidden/>
          </w:rPr>
          <w:fldChar w:fldCharType="end"/>
        </w:r>
      </w:hyperlink>
    </w:p>
    <w:p w14:paraId="6DFE0E22" w14:textId="77777777" w:rsidR="00521635" w:rsidRDefault="00151AD7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6" w:history="1">
        <w:r w:rsidR="00521635" w:rsidRPr="0098314A">
          <w:rPr>
            <w:rStyle w:val="a7"/>
            <w:noProof/>
          </w:rPr>
          <w:t>2.4.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Основные термины и определения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5</w:t>
        </w:r>
        <w:r w:rsidR="00521635">
          <w:rPr>
            <w:noProof/>
            <w:webHidden/>
          </w:rPr>
          <w:fldChar w:fldCharType="end"/>
        </w:r>
      </w:hyperlink>
    </w:p>
    <w:p w14:paraId="46710E09" w14:textId="77777777" w:rsidR="00521635" w:rsidRDefault="00151AD7">
      <w:pPr>
        <w:pStyle w:val="12"/>
        <w:tabs>
          <w:tab w:val="left" w:pos="4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7" w:history="1">
        <w:r w:rsidR="00521635" w:rsidRPr="0098314A">
          <w:rPr>
            <w:rStyle w:val="a7"/>
            <w:noProof/>
          </w:rPr>
          <w:t>3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ОПИСАНИЕ БИЗНЕС-ПРОЦЕССА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5</w:t>
        </w:r>
        <w:r w:rsidR="00521635">
          <w:rPr>
            <w:noProof/>
            <w:webHidden/>
          </w:rPr>
          <w:fldChar w:fldCharType="end"/>
        </w:r>
      </w:hyperlink>
    </w:p>
    <w:p w14:paraId="7A344775" w14:textId="77777777" w:rsidR="00521635" w:rsidRDefault="00151AD7">
      <w:pPr>
        <w:pStyle w:val="12"/>
        <w:tabs>
          <w:tab w:val="left" w:pos="4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8" w:history="1">
        <w:r w:rsidR="00521635" w:rsidRPr="0098314A">
          <w:rPr>
            <w:rStyle w:val="a7"/>
            <w:noProof/>
          </w:rPr>
          <w:t>4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ИНТЕРФЕЙС И ПРИНЦИПЫ ФУНКЦИОНИРОВАНИЯ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7</w:t>
        </w:r>
        <w:r w:rsidR="00521635">
          <w:rPr>
            <w:noProof/>
            <w:webHidden/>
          </w:rPr>
          <w:fldChar w:fldCharType="end"/>
        </w:r>
      </w:hyperlink>
    </w:p>
    <w:p w14:paraId="42A64BB0" w14:textId="77777777" w:rsidR="00521635" w:rsidRDefault="00151AD7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9" w:history="1">
        <w:r w:rsidR="00521635" w:rsidRPr="0098314A">
          <w:rPr>
            <w:rStyle w:val="a7"/>
            <w:noProof/>
          </w:rPr>
          <w:t>4.1.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Общие требования к интерфейсу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7</w:t>
        </w:r>
        <w:r w:rsidR="00521635">
          <w:rPr>
            <w:noProof/>
            <w:webHidden/>
          </w:rPr>
          <w:fldChar w:fldCharType="end"/>
        </w:r>
      </w:hyperlink>
    </w:p>
    <w:p w14:paraId="00B28645" w14:textId="77777777" w:rsidR="00521635" w:rsidRDefault="00151AD7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0" w:history="1">
        <w:r w:rsidR="00521635" w:rsidRPr="0098314A">
          <w:rPr>
            <w:rStyle w:val="a7"/>
            <w:noProof/>
          </w:rPr>
          <w:t>4.2.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Главное окно программы. Вход в систему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7</w:t>
        </w:r>
        <w:r w:rsidR="00521635">
          <w:rPr>
            <w:noProof/>
            <w:webHidden/>
          </w:rPr>
          <w:fldChar w:fldCharType="end"/>
        </w:r>
      </w:hyperlink>
    </w:p>
    <w:p w14:paraId="5BD5A4AF" w14:textId="77777777" w:rsidR="00521635" w:rsidRDefault="00151AD7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1" w:history="1">
        <w:r w:rsidR="00521635" w:rsidRPr="0098314A">
          <w:rPr>
            <w:rStyle w:val="a7"/>
            <w:noProof/>
          </w:rPr>
          <w:t>4.3.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9</w:t>
        </w:r>
        <w:r w:rsidR="00521635">
          <w:rPr>
            <w:noProof/>
            <w:webHidden/>
          </w:rPr>
          <w:fldChar w:fldCharType="end"/>
        </w:r>
      </w:hyperlink>
    </w:p>
    <w:p w14:paraId="2E1BC071" w14:textId="77777777" w:rsidR="00521635" w:rsidRDefault="00151AD7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2" w:history="1">
        <w:r w:rsidR="00521635" w:rsidRPr="0098314A">
          <w:rPr>
            <w:rStyle w:val="a7"/>
            <w:noProof/>
          </w:rPr>
          <w:t>4.3.1.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«Материалы»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9</w:t>
        </w:r>
        <w:r w:rsidR="00521635">
          <w:rPr>
            <w:noProof/>
            <w:webHidden/>
          </w:rPr>
          <w:fldChar w:fldCharType="end"/>
        </w:r>
      </w:hyperlink>
    </w:p>
    <w:p w14:paraId="79B27F72" w14:textId="77777777" w:rsidR="00521635" w:rsidRDefault="00151AD7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3" w:history="1">
        <w:r w:rsidR="00521635" w:rsidRPr="0098314A">
          <w:rPr>
            <w:rStyle w:val="a7"/>
            <w:noProof/>
          </w:rPr>
          <w:t>4.3.2.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«Группы»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9</w:t>
        </w:r>
        <w:r w:rsidR="00521635">
          <w:rPr>
            <w:noProof/>
            <w:webHidden/>
          </w:rPr>
          <w:fldChar w:fldCharType="end"/>
        </w:r>
      </w:hyperlink>
    </w:p>
    <w:p w14:paraId="4FD034CB" w14:textId="77777777" w:rsidR="00521635" w:rsidRDefault="00151AD7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4" w:history="1">
        <w:r w:rsidR="00521635" w:rsidRPr="0098314A">
          <w:rPr>
            <w:rStyle w:val="a7"/>
            <w:noProof/>
          </w:rPr>
          <w:t>4.3.3.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«Наименование детали»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10</w:t>
        </w:r>
        <w:r w:rsidR="00521635">
          <w:rPr>
            <w:noProof/>
            <w:webHidden/>
          </w:rPr>
          <w:fldChar w:fldCharType="end"/>
        </w:r>
      </w:hyperlink>
    </w:p>
    <w:p w14:paraId="01863DAC" w14:textId="77777777" w:rsidR="00521635" w:rsidRDefault="00151AD7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5" w:history="1">
        <w:r w:rsidR="00521635" w:rsidRPr="0098314A">
          <w:rPr>
            <w:rStyle w:val="a7"/>
            <w:noProof/>
          </w:rPr>
          <w:t>4.3.4.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«Способ изготовления»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10</w:t>
        </w:r>
        <w:r w:rsidR="00521635">
          <w:rPr>
            <w:noProof/>
            <w:webHidden/>
          </w:rPr>
          <w:fldChar w:fldCharType="end"/>
        </w:r>
      </w:hyperlink>
    </w:p>
    <w:p w14:paraId="15F88E82" w14:textId="77777777" w:rsidR="00521635" w:rsidRDefault="00151AD7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6" w:history="1">
        <w:r w:rsidR="00521635" w:rsidRPr="0098314A">
          <w:rPr>
            <w:rStyle w:val="a7"/>
            <w:noProof/>
          </w:rPr>
          <w:t>4.3.5.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«Заказчики»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10</w:t>
        </w:r>
        <w:r w:rsidR="00521635">
          <w:rPr>
            <w:noProof/>
            <w:webHidden/>
          </w:rPr>
          <w:fldChar w:fldCharType="end"/>
        </w:r>
      </w:hyperlink>
    </w:p>
    <w:p w14:paraId="7B7FCC58" w14:textId="77777777" w:rsidR="00521635" w:rsidRDefault="00151AD7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7" w:history="1">
        <w:r w:rsidR="00521635" w:rsidRPr="0098314A">
          <w:rPr>
            <w:rStyle w:val="a7"/>
            <w:noProof/>
          </w:rPr>
          <w:t>4.3.6.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«Поставщики»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11</w:t>
        </w:r>
        <w:r w:rsidR="00521635">
          <w:rPr>
            <w:noProof/>
            <w:webHidden/>
          </w:rPr>
          <w:fldChar w:fldCharType="end"/>
        </w:r>
      </w:hyperlink>
    </w:p>
    <w:p w14:paraId="70CF3D5F" w14:textId="77777777" w:rsidR="00521635" w:rsidRDefault="00151AD7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8" w:history="1">
        <w:r w:rsidR="00521635" w:rsidRPr="0098314A">
          <w:rPr>
            <w:rStyle w:val="a7"/>
            <w:noProof/>
          </w:rPr>
          <w:t>4.3.7.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«Сотрудники»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12</w:t>
        </w:r>
        <w:r w:rsidR="00521635">
          <w:rPr>
            <w:noProof/>
            <w:webHidden/>
          </w:rPr>
          <w:fldChar w:fldCharType="end"/>
        </w:r>
      </w:hyperlink>
    </w:p>
    <w:p w14:paraId="59724F3C" w14:textId="77777777" w:rsidR="00521635" w:rsidRDefault="00151AD7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9" w:history="1">
        <w:r w:rsidR="00521635" w:rsidRPr="0098314A">
          <w:rPr>
            <w:rStyle w:val="a7"/>
            <w:noProof/>
          </w:rPr>
          <w:t>4.3.8.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«Должности»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12</w:t>
        </w:r>
        <w:r w:rsidR="00521635">
          <w:rPr>
            <w:noProof/>
            <w:webHidden/>
          </w:rPr>
          <w:fldChar w:fldCharType="end"/>
        </w:r>
      </w:hyperlink>
    </w:p>
    <w:p w14:paraId="11569607" w14:textId="77777777" w:rsidR="00521635" w:rsidRDefault="00151AD7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0" w:history="1">
        <w:r w:rsidR="00521635" w:rsidRPr="0098314A">
          <w:rPr>
            <w:rStyle w:val="a7"/>
            <w:noProof/>
          </w:rPr>
          <w:t>4.3.9.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«Оснастка»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12</w:t>
        </w:r>
        <w:r w:rsidR="00521635">
          <w:rPr>
            <w:noProof/>
            <w:webHidden/>
          </w:rPr>
          <w:fldChar w:fldCharType="end"/>
        </w:r>
      </w:hyperlink>
    </w:p>
    <w:p w14:paraId="41C64D3B" w14:textId="77777777" w:rsidR="00521635" w:rsidRDefault="00151AD7">
      <w:pPr>
        <w:pStyle w:val="31"/>
        <w:tabs>
          <w:tab w:val="left" w:pos="154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1" w:history="1">
        <w:r w:rsidR="00521635" w:rsidRPr="0098314A">
          <w:rPr>
            <w:rStyle w:val="a7"/>
            <w:noProof/>
          </w:rPr>
          <w:t>4.3.10.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«Доп. информация»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13</w:t>
        </w:r>
        <w:r w:rsidR="00521635">
          <w:rPr>
            <w:noProof/>
            <w:webHidden/>
          </w:rPr>
          <w:fldChar w:fldCharType="end"/>
        </w:r>
      </w:hyperlink>
    </w:p>
    <w:p w14:paraId="6F8D9D3C" w14:textId="77777777" w:rsidR="00521635" w:rsidRDefault="00151AD7">
      <w:pPr>
        <w:pStyle w:val="31"/>
        <w:tabs>
          <w:tab w:val="left" w:pos="154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2" w:history="1">
        <w:r w:rsidR="00521635" w:rsidRPr="0098314A">
          <w:rPr>
            <w:rStyle w:val="a7"/>
            <w:noProof/>
          </w:rPr>
          <w:t>4.3.11.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«Единицы измерения»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13</w:t>
        </w:r>
        <w:r w:rsidR="00521635">
          <w:rPr>
            <w:noProof/>
            <w:webHidden/>
          </w:rPr>
          <w:fldChar w:fldCharType="end"/>
        </w:r>
      </w:hyperlink>
    </w:p>
    <w:p w14:paraId="26D5E79B" w14:textId="77777777" w:rsidR="00521635" w:rsidRDefault="00151AD7">
      <w:pPr>
        <w:pStyle w:val="31"/>
        <w:tabs>
          <w:tab w:val="left" w:pos="154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3" w:history="1">
        <w:r w:rsidR="00521635" w:rsidRPr="0098314A">
          <w:rPr>
            <w:rStyle w:val="a7"/>
            <w:noProof/>
          </w:rPr>
          <w:t>4.3.12.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«Оборудование»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13</w:t>
        </w:r>
        <w:r w:rsidR="00521635">
          <w:rPr>
            <w:noProof/>
            <w:webHidden/>
          </w:rPr>
          <w:fldChar w:fldCharType="end"/>
        </w:r>
      </w:hyperlink>
    </w:p>
    <w:p w14:paraId="7722F2DB" w14:textId="77777777" w:rsidR="00521635" w:rsidRDefault="00151AD7">
      <w:pPr>
        <w:pStyle w:val="31"/>
        <w:tabs>
          <w:tab w:val="left" w:pos="154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4" w:history="1">
        <w:r w:rsidR="00521635" w:rsidRPr="0098314A">
          <w:rPr>
            <w:rStyle w:val="a7"/>
            <w:noProof/>
          </w:rPr>
          <w:t>4.3.13.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«Константы»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14</w:t>
        </w:r>
        <w:r w:rsidR="00521635">
          <w:rPr>
            <w:noProof/>
            <w:webHidden/>
          </w:rPr>
          <w:fldChar w:fldCharType="end"/>
        </w:r>
      </w:hyperlink>
    </w:p>
    <w:p w14:paraId="12CBBBB0" w14:textId="77777777" w:rsidR="00521635" w:rsidRDefault="00151AD7">
      <w:pPr>
        <w:pStyle w:val="31"/>
        <w:tabs>
          <w:tab w:val="left" w:pos="154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5" w:history="1">
        <w:r w:rsidR="00521635" w:rsidRPr="0098314A">
          <w:rPr>
            <w:rStyle w:val="a7"/>
            <w:iCs/>
            <w:noProof/>
          </w:rPr>
          <w:t>4.3.14.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iCs/>
            <w:noProof/>
          </w:rPr>
          <w:t>Справочник «Водители»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14</w:t>
        </w:r>
        <w:r w:rsidR="00521635">
          <w:rPr>
            <w:noProof/>
            <w:webHidden/>
          </w:rPr>
          <w:fldChar w:fldCharType="end"/>
        </w:r>
      </w:hyperlink>
    </w:p>
    <w:p w14:paraId="2CEC19CB" w14:textId="77777777" w:rsidR="00521635" w:rsidRDefault="00151AD7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6" w:history="1">
        <w:r w:rsidR="00521635" w:rsidRPr="0098314A">
          <w:rPr>
            <w:rStyle w:val="a7"/>
            <w:noProof/>
            <w:lang w:eastAsia="ru-RU"/>
          </w:rPr>
          <w:t>4.4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Модуль «Заявка»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15</w:t>
        </w:r>
        <w:r w:rsidR="00521635">
          <w:rPr>
            <w:noProof/>
            <w:webHidden/>
          </w:rPr>
          <w:fldChar w:fldCharType="end"/>
        </w:r>
      </w:hyperlink>
    </w:p>
    <w:p w14:paraId="78A645D4" w14:textId="77777777" w:rsidR="00521635" w:rsidRDefault="00151AD7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7" w:history="1">
        <w:r w:rsidR="00521635" w:rsidRPr="0098314A">
          <w:rPr>
            <w:rStyle w:val="a7"/>
            <w:noProof/>
            <w:lang w:eastAsia="ru-RU"/>
          </w:rPr>
          <w:t>4.4.1 Отчет «Текущий счет»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1DD1C1FD" w14:textId="77777777" w:rsidR="00521635" w:rsidRDefault="00151AD7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8" w:history="1">
        <w:r w:rsidR="00521635" w:rsidRPr="0098314A">
          <w:rPr>
            <w:rStyle w:val="a7"/>
            <w:noProof/>
            <w:lang w:eastAsia="ru-RU"/>
          </w:rPr>
          <w:t>4.4.2 Отчет «Спецификация»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130BD703" w14:textId="77777777" w:rsidR="00521635" w:rsidRDefault="00151AD7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9" w:history="1">
        <w:r w:rsidR="00521635" w:rsidRPr="0098314A">
          <w:rPr>
            <w:rStyle w:val="a7"/>
            <w:noProof/>
            <w:lang w:eastAsia="ru-RU"/>
          </w:rPr>
          <w:t>4.4.3 Отчет «Договор»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4844483C" w14:textId="77777777" w:rsidR="00521635" w:rsidRDefault="00151AD7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0" w:history="1">
        <w:r w:rsidR="00521635" w:rsidRPr="0098314A">
          <w:rPr>
            <w:rStyle w:val="a7"/>
            <w:noProof/>
            <w:lang w:eastAsia="ru-RU"/>
          </w:rPr>
          <w:t>4.4.4 Отчет «Акт выполненных работ»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7E93FDD6" w14:textId="77777777" w:rsidR="00521635" w:rsidRDefault="00151AD7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1" w:history="1">
        <w:r w:rsidR="00521635" w:rsidRPr="0098314A">
          <w:rPr>
            <w:rStyle w:val="a7"/>
            <w:noProof/>
            <w:lang w:eastAsia="ru-RU"/>
          </w:rPr>
          <w:t>4.4.5 Отчет «Акт приема-передачи оснастки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0E7DE4FE" w14:textId="77777777" w:rsidR="00521635" w:rsidRDefault="00151AD7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2" w:history="1">
        <w:r w:rsidR="00521635" w:rsidRPr="0098314A">
          <w:rPr>
            <w:rStyle w:val="a7"/>
            <w:noProof/>
            <w:lang w:eastAsia="ru-RU"/>
          </w:rPr>
          <w:t>4.4.6 Реестр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0EC6ADA2" w14:textId="77777777" w:rsidR="00521635" w:rsidRDefault="00151AD7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3" w:history="1">
        <w:r w:rsidR="00521635" w:rsidRPr="0098314A">
          <w:rPr>
            <w:rStyle w:val="a7"/>
            <w:noProof/>
            <w:lang w:eastAsia="ru-RU"/>
          </w:rPr>
          <w:t>4.4.7 Сводный отчет по способу изготовления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17</w:t>
        </w:r>
        <w:r w:rsidR="00521635">
          <w:rPr>
            <w:noProof/>
            <w:webHidden/>
          </w:rPr>
          <w:fldChar w:fldCharType="end"/>
        </w:r>
      </w:hyperlink>
    </w:p>
    <w:p w14:paraId="76FFCCA8" w14:textId="77777777" w:rsidR="00521635" w:rsidRDefault="00151AD7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4" w:history="1">
        <w:r w:rsidR="00521635" w:rsidRPr="0098314A">
          <w:rPr>
            <w:rStyle w:val="a7"/>
            <w:noProof/>
            <w:lang w:eastAsia="ru-RU"/>
          </w:rPr>
          <w:t>4.4.8 Учет прямых затрат на заявку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17</w:t>
        </w:r>
        <w:r w:rsidR="00521635">
          <w:rPr>
            <w:noProof/>
            <w:webHidden/>
          </w:rPr>
          <w:fldChar w:fldCharType="end"/>
        </w:r>
      </w:hyperlink>
    </w:p>
    <w:p w14:paraId="4E5B3AB2" w14:textId="77777777" w:rsidR="00521635" w:rsidRDefault="00151AD7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5" w:history="1">
        <w:r w:rsidR="00521635" w:rsidRPr="0098314A">
          <w:rPr>
            <w:rStyle w:val="a7"/>
            <w:noProof/>
            <w:lang w:eastAsia="ru-RU"/>
          </w:rPr>
          <w:t>4.4.9 Сводный отчет по номеру чертежа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18</w:t>
        </w:r>
        <w:r w:rsidR="00521635">
          <w:rPr>
            <w:noProof/>
            <w:webHidden/>
          </w:rPr>
          <w:fldChar w:fldCharType="end"/>
        </w:r>
      </w:hyperlink>
    </w:p>
    <w:p w14:paraId="1CE7ADA3" w14:textId="77777777" w:rsidR="00521635" w:rsidRDefault="00151AD7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6" w:history="1">
        <w:r w:rsidR="00521635" w:rsidRPr="0098314A">
          <w:rPr>
            <w:rStyle w:val="a7"/>
            <w:noProof/>
            <w:lang w:eastAsia="ru-RU"/>
          </w:rPr>
          <w:t>4.5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Подготовка производства. Модуль «Чертежи»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18</w:t>
        </w:r>
        <w:r w:rsidR="00521635">
          <w:rPr>
            <w:noProof/>
            <w:webHidden/>
          </w:rPr>
          <w:fldChar w:fldCharType="end"/>
        </w:r>
      </w:hyperlink>
    </w:p>
    <w:p w14:paraId="7EFCFA10" w14:textId="77777777" w:rsidR="00521635" w:rsidRDefault="00151AD7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7" w:history="1">
        <w:r w:rsidR="00521635" w:rsidRPr="0098314A">
          <w:rPr>
            <w:rStyle w:val="a7"/>
            <w:noProof/>
            <w:lang w:eastAsia="ru-RU"/>
          </w:rPr>
          <w:t>4.5.1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Расчет массы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19</w:t>
        </w:r>
        <w:r w:rsidR="00521635">
          <w:rPr>
            <w:noProof/>
            <w:webHidden/>
          </w:rPr>
          <w:fldChar w:fldCharType="end"/>
        </w:r>
      </w:hyperlink>
    </w:p>
    <w:p w14:paraId="4A122C53" w14:textId="77777777" w:rsidR="00521635" w:rsidRDefault="00151AD7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8" w:history="1">
        <w:r w:rsidR="00521635" w:rsidRPr="0098314A">
          <w:rPr>
            <w:rStyle w:val="a7"/>
            <w:noProof/>
            <w:lang w:eastAsia="ru-RU"/>
          </w:rPr>
          <w:t>4.5.2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Технологическая карта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21</w:t>
        </w:r>
        <w:r w:rsidR="00521635">
          <w:rPr>
            <w:noProof/>
            <w:webHidden/>
          </w:rPr>
          <w:fldChar w:fldCharType="end"/>
        </w:r>
      </w:hyperlink>
    </w:p>
    <w:p w14:paraId="363B5760" w14:textId="77777777" w:rsidR="00521635" w:rsidRDefault="00151AD7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9" w:history="1">
        <w:r w:rsidR="00521635" w:rsidRPr="0098314A">
          <w:rPr>
            <w:rStyle w:val="a7"/>
            <w:noProof/>
            <w:lang w:eastAsia="ru-RU"/>
          </w:rPr>
          <w:t>4.5.3 Калькуляция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23</w:t>
        </w:r>
        <w:r w:rsidR="00521635">
          <w:rPr>
            <w:noProof/>
            <w:webHidden/>
          </w:rPr>
          <w:fldChar w:fldCharType="end"/>
        </w:r>
      </w:hyperlink>
    </w:p>
    <w:p w14:paraId="1D93D4F2" w14:textId="77777777" w:rsidR="00521635" w:rsidRDefault="00151AD7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0" w:history="1">
        <w:r w:rsidR="00521635" w:rsidRPr="0098314A">
          <w:rPr>
            <w:rStyle w:val="a7"/>
            <w:noProof/>
            <w:lang w:eastAsia="ru-RU"/>
          </w:rPr>
          <w:t>4.5.3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Условия отбора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25</w:t>
        </w:r>
        <w:r w:rsidR="00521635">
          <w:rPr>
            <w:noProof/>
            <w:webHidden/>
          </w:rPr>
          <w:fldChar w:fldCharType="end"/>
        </w:r>
      </w:hyperlink>
    </w:p>
    <w:p w14:paraId="4B5CFDF0" w14:textId="77777777" w:rsidR="00521635" w:rsidRDefault="00151AD7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1" w:history="1">
        <w:r w:rsidR="00521635" w:rsidRPr="0098314A">
          <w:rPr>
            <w:rStyle w:val="a7"/>
            <w:noProof/>
            <w:lang w:eastAsia="ru-RU"/>
          </w:rPr>
          <w:t>4.6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Процесс производства. Модуль «Наряд»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25</w:t>
        </w:r>
        <w:r w:rsidR="00521635">
          <w:rPr>
            <w:noProof/>
            <w:webHidden/>
          </w:rPr>
          <w:fldChar w:fldCharType="end"/>
        </w:r>
      </w:hyperlink>
    </w:p>
    <w:p w14:paraId="4986B89A" w14:textId="77777777" w:rsidR="00521635" w:rsidRDefault="00151AD7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2" w:history="1">
        <w:r w:rsidR="00521635" w:rsidRPr="0098314A">
          <w:rPr>
            <w:rStyle w:val="a7"/>
            <w:noProof/>
            <w:lang w:eastAsia="ru-RU"/>
          </w:rPr>
          <w:t>4.6.1 Учет потраченного материала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27</w:t>
        </w:r>
        <w:r w:rsidR="00521635">
          <w:rPr>
            <w:noProof/>
            <w:webHidden/>
          </w:rPr>
          <w:fldChar w:fldCharType="end"/>
        </w:r>
      </w:hyperlink>
    </w:p>
    <w:p w14:paraId="5064D2AC" w14:textId="77777777" w:rsidR="00521635" w:rsidRDefault="00151AD7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3" w:history="1">
        <w:r w:rsidR="00521635" w:rsidRPr="0098314A">
          <w:rPr>
            <w:rStyle w:val="a7"/>
            <w:noProof/>
            <w:lang w:eastAsia="ru-RU"/>
          </w:rPr>
          <w:t>4.6.2  Учет прямых затрат на наряд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27</w:t>
        </w:r>
        <w:r w:rsidR="00521635">
          <w:rPr>
            <w:noProof/>
            <w:webHidden/>
          </w:rPr>
          <w:fldChar w:fldCharType="end"/>
        </w:r>
      </w:hyperlink>
    </w:p>
    <w:p w14:paraId="46F2EB72" w14:textId="77777777" w:rsidR="00521635" w:rsidRDefault="00151AD7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4" w:history="1">
        <w:r w:rsidR="00521635" w:rsidRPr="0098314A">
          <w:rPr>
            <w:rStyle w:val="a7"/>
            <w:noProof/>
            <w:lang w:eastAsia="ru-RU"/>
          </w:rPr>
          <w:t>4.7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Модуль «Отгрузка»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27</w:t>
        </w:r>
        <w:r w:rsidR="00521635">
          <w:rPr>
            <w:noProof/>
            <w:webHidden/>
          </w:rPr>
          <w:fldChar w:fldCharType="end"/>
        </w:r>
      </w:hyperlink>
    </w:p>
    <w:p w14:paraId="703F61E2" w14:textId="77777777" w:rsidR="00521635" w:rsidRDefault="00151AD7">
      <w:pPr>
        <w:pStyle w:val="31"/>
        <w:tabs>
          <w:tab w:val="left" w:pos="110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5" w:history="1">
        <w:r w:rsidR="00521635" w:rsidRPr="0098314A">
          <w:rPr>
            <w:rStyle w:val="a7"/>
            <w:noProof/>
            <w:lang w:eastAsia="ru-RU"/>
          </w:rPr>
          <w:t>4.7.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1 ТТН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28</w:t>
        </w:r>
        <w:r w:rsidR="00521635">
          <w:rPr>
            <w:noProof/>
            <w:webHidden/>
          </w:rPr>
          <w:fldChar w:fldCharType="end"/>
        </w:r>
      </w:hyperlink>
    </w:p>
    <w:p w14:paraId="4A9B0367" w14:textId="77777777" w:rsidR="00521635" w:rsidRDefault="00151AD7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6" w:history="1">
        <w:r w:rsidR="00521635" w:rsidRPr="0098314A">
          <w:rPr>
            <w:rStyle w:val="a7"/>
            <w:noProof/>
            <w:lang w:eastAsia="ru-RU"/>
          </w:rPr>
          <w:t>4.7.2 Торговая накладная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29</w:t>
        </w:r>
        <w:r w:rsidR="00521635">
          <w:rPr>
            <w:noProof/>
            <w:webHidden/>
          </w:rPr>
          <w:fldChar w:fldCharType="end"/>
        </w:r>
      </w:hyperlink>
    </w:p>
    <w:p w14:paraId="37DE5A43" w14:textId="77777777" w:rsidR="00521635" w:rsidRDefault="00151AD7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7" w:history="1">
        <w:r w:rsidR="00521635" w:rsidRPr="0098314A">
          <w:rPr>
            <w:rStyle w:val="a7"/>
            <w:noProof/>
            <w:lang w:eastAsia="ru-RU"/>
          </w:rPr>
          <w:t>4.7.3 Счет-фактура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29</w:t>
        </w:r>
        <w:r w:rsidR="00521635">
          <w:rPr>
            <w:noProof/>
            <w:webHidden/>
          </w:rPr>
          <w:fldChar w:fldCharType="end"/>
        </w:r>
      </w:hyperlink>
    </w:p>
    <w:p w14:paraId="68399FFE" w14:textId="77777777" w:rsidR="00521635" w:rsidRDefault="00151AD7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8" w:history="1">
        <w:r w:rsidR="00521635" w:rsidRPr="0098314A">
          <w:rPr>
            <w:rStyle w:val="a7"/>
            <w:noProof/>
            <w:lang w:eastAsia="ru-RU"/>
          </w:rPr>
          <w:t>4.7.4 Товарно-транспортная накладная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29</w:t>
        </w:r>
        <w:r w:rsidR="00521635">
          <w:rPr>
            <w:noProof/>
            <w:webHidden/>
          </w:rPr>
          <w:fldChar w:fldCharType="end"/>
        </w:r>
      </w:hyperlink>
    </w:p>
    <w:p w14:paraId="05BBC372" w14:textId="77777777" w:rsidR="00521635" w:rsidRDefault="00151AD7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9" w:history="1">
        <w:r w:rsidR="00521635" w:rsidRPr="0098314A">
          <w:rPr>
            <w:rStyle w:val="a7"/>
            <w:noProof/>
            <w:lang w:eastAsia="ru-RU"/>
          </w:rPr>
          <w:t>4.7.5 Паспорт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29</w:t>
        </w:r>
        <w:r w:rsidR="00521635">
          <w:rPr>
            <w:noProof/>
            <w:webHidden/>
          </w:rPr>
          <w:fldChar w:fldCharType="end"/>
        </w:r>
      </w:hyperlink>
    </w:p>
    <w:p w14:paraId="0F459CAC" w14:textId="77777777" w:rsidR="00521635" w:rsidRDefault="00151AD7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0" w:history="1">
        <w:r w:rsidR="00521635" w:rsidRPr="0098314A">
          <w:rPr>
            <w:rStyle w:val="a7"/>
            <w:noProof/>
            <w:lang w:eastAsia="ru-RU"/>
          </w:rPr>
          <w:t>4.7.7 Учет прямых затрат на отгрузку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29</w:t>
        </w:r>
        <w:r w:rsidR="00521635">
          <w:rPr>
            <w:noProof/>
            <w:webHidden/>
          </w:rPr>
          <w:fldChar w:fldCharType="end"/>
        </w:r>
      </w:hyperlink>
    </w:p>
    <w:p w14:paraId="7C98250F" w14:textId="77777777" w:rsidR="00521635" w:rsidRDefault="00151AD7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1" w:history="1">
        <w:r w:rsidR="00521635" w:rsidRPr="0098314A">
          <w:rPr>
            <w:rStyle w:val="a7"/>
            <w:noProof/>
            <w:lang w:eastAsia="ru-RU"/>
          </w:rPr>
          <w:t xml:space="preserve">4.8 </w:t>
        </w:r>
        <w:r w:rsidR="00521635" w:rsidRPr="0098314A">
          <w:rPr>
            <w:rStyle w:val="a7"/>
            <w:noProof/>
          </w:rPr>
          <w:t>Журнал обрезки облоя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30</w:t>
        </w:r>
        <w:r w:rsidR="00521635">
          <w:rPr>
            <w:noProof/>
            <w:webHidden/>
          </w:rPr>
          <w:fldChar w:fldCharType="end"/>
        </w:r>
      </w:hyperlink>
    </w:p>
    <w:p w14:paraId="73D2A197" w14:textId="77777777" w:rsidR="00521635" w:rsidRDefault="00151AD7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2" w:history="1">
        <w:r w:rsidR="00521635" w:rsidRPr="0098314A">
          <w:rPr>
            <w:rStyle w:val="a7"/>
            <w:noProof/>
          </w:rPr>
          <w:t>4.8.1 Реестр брака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31</w:t>
        </w:r>
        <w:r w:rsidR="00521635">
          <w:rPr>
            <w:noProof/>
            <w:webHidden/>
          </w:rPr>
          <w:fldChar w:fldCharType="end"/>
        </w:r>
      </w:hyperlink>
    </w:p>
    <w:p w14:paraId="728E027B" w14:textId="77777777" w:rsidR="00521635" w:rsidRDefault="00151AD7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3" w:history="1">
        <w:r w:rsidR="00521635" w:rsidRPr="0098314A">
          <w:rPr>
            <w:rStyle w:val="a7"/>
            <w:noProof/>
          </w:rPr>
          <w:t>4.9 Журнал прихода материалов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31</w:t>
        </w:r>
        <w:r w:rsidR="00521635">
          <w:rPr>
            <w:noProof/>
            <w:webHidden/>
          </w:rPr>
          <w:fldChar w:fldCharType="end"/>
        </w:r>
      </w:hyperlink>
    </w:p>
    <w:p w14:paraId="4D0226CA" w14:textId="77777777" w:rsidR="00521635" w:rsidRDefault="00151AD7">
      <w:pPr>
        <w:pStyle w:val="21"/>
        <w:tabs>
          <w:tab w:val="left" w:pos="110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4" w:history="1">
        <w:r w:rsidR="00521635" w:rsidRPr="0098314A">
          <w:rPr>
            <w:rStyle w:val="a7"/>
            <w:noProof/>
          </w:rPr>
          <w:t>4.10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Журнал учета оплаченной и отгруженной продукции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32</w:t>
        </w:r>
        <w:r w:rsidR="00521635">
          <w:rPr>
            <w:noProof/>
            <w:webHidden/>
          </w:rPr>
          <w:fldChar w:fldCharType="end"/>
        </w:r>
      </w:hyperlink>
    </w:p>
    <w:p w14:paraId="6696E1D5" w14:textId="77777777" w:rsidR="00521635" w:rsidRDefault="00151AD7">
      <w:pPr>
        <w:pStyle w:val="21"/>
        <w:tabs>
          <w:tab w:val="left" w:pos="110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5" w:history="1">
        <w:r w:rsidR="00521635" w:rsidRPr="0098314A">
          <w:rPr>
            <w:rStyle w:val="a7"/>
            <w:noProof/>
          </w:rPr>
          <w:t>4.11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Журнал вальцовщика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33</w:t>
        </w:r>
        <w:r w:rsidR="00521635">
          <w:rPr>
            <w:noProof/>
            <w:webHidden/>
          </w:rPr>
          <w:fldChar w:fldCharType="end"/>
        </w:r>
      </w:hyperlink>
    </w:p>
    <w:p w14:paraId="45628909" w14:textId="77777777" w:rsidR="00521635" w:rsidRDefault="00151AD7">
      <w:pPr>
        <w:pStyle w:val="21"/>
        <w:tabs>
          <w:tab w:val="left" w:pos="110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6" w:history="1">
        <w:r w:rsidR="00521635" w:rsidRPr="0098314A">
          <w:rPr>
            <w:rStyle w:val="a7"/>
            <w:noProof/>
          </w:rPr>
          <w:t>4.12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Распоряжение на отгрузку (журнал)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33</w:t>
        </w:r>
        <w:r w:rsidR="00521635">
          <w:rPr>
            <w:noProof/>
            <w:webHidden/>
          </w:rPr>
          <w:fldChar w:fldCharType="end"/>
        </w:r>
      </w:hyperlink>
    </w:p>
    <w:p w14:paraId="7030043F" w14:textId="77777777" w:rsidR="00521635" w:rsidRDefault="00151AD7">
      <w:pPr>
        <w:pStyle w:val="21"/>
        <w:tabs>
          <w:tab w:val="left" w:pos="110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7" w:history="1">
        <w:r w:rsidR="00521635" w:rsidRPr="0098314A">
          <w:rPr>
            <w:rStyle w:val="a7"/>
            <w:noProof/>
          </w:rPr>
          <w:t>4.13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Модуль «Расход материалов»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34</w:t>
        </w:r>
        <w:r w:rsidR="00521635">
          <w:rPr>
            <w:noProof/>
            <w:webHidden/>
          </w:rPr>
          <w:fldChar w:fldCharType="end"/>
        </w:r>
      </w:hyperlink>
    </w:p>
    <w:p w14:paraId="7D1FC6E4" w14:textId="77777777" w:rsidR="00521635" w:rsidRDefault="00151AD7">
      <w:pPr>
        <w:pStyle w:val="12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8" w:history="1">
        <w:r w:rsidR="00521635" w:rsidRPr="0098314A">
          <w:rPr>
            <w:rStyle w:val="a7"/>
            <w:noProof/>
          </w:rPr>
          <w:t>5 ТРЕБОВАНИЯ К НАДЕЖНОСТИ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34</w:t>
        </w:r>
        <w:r w:rsidR="00521635">
          <w:rPr>
            <w:noProof/>
            <w:webHidden/>
          </w:rPr>
          <w:fldChar w:fldCharType="end"/>
        </w:r>
      </w:hyperlink>
    </w:p>
    <w:p w14:paraId="471E0925" w14:textId="77777777" w:rsidR="00521635" w:rsidRDefault="00151AD7">
      <w:pPr>
        <w:pStyle w:val="12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9" w:history="1">
        <w:r w:rsidR="00521635" w:rsidRPr="0098314A">
          <w:rPr>
            <w:rStyle w:val="a7"/>
            <w:noProof/>
          </w:rPr>
          <w:t>6 ТЕХНИЧЕСКИЕ ТРЕБОВАНИЯ К СИСТЕМЕ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35</w:t>
        </w:r>
        <w:r w:rsidR="00521635">
          <w:rPr>
            <w:noProof/>
            <w:webHidden/>
          </w:rPr>
          <w:fldChar w:fldCharType="end"/>
        </w:r>
      </w:hyperlink>
    </w:p>
    <w:p w14:paraId="6651B511" w14:textId="77777777" w:rsidR="00521635" w:rsidRDefault="00151AD7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40" w:history="1">
        <w:r w:rsidR="00521635" w:rsidRPr="0098314A">
          <w:rPr>
            <w:rStyle w:val="a7"/>
            <w:noProof/>
          </w:rPr>
          <w:t>5.1. Архитектура системы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_Toc446599540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35</w:t>
        </w:r>
        <w:r w:rsidR="00521635">
          <w:rPr>
            <w:noProof/>
            <w:webHidden/>
          </w:rPr>
          <w:fldChar w:fldCharType="end"/>
        </w:r>
      </w:hyperlink>
    </w:p>
    <w:p w14:paraId="679C4B34" w14:textId="77777777" w:rsidR="00521635" w:rsidRDefault="00151AD7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41" w:history="1">
        <w:r w:rsidR="00521635" w:rsidRPr="0098314A">
          <w:rPr>
            <w:rStyle w:val="a7"/>
            <w:noProof/>
          </w:rPr>
          <w:t>5.2. Требования к аппаратному обеспечению системы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_Toc446599541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35</w:t>
        </w:r>
        <w:r w:rsidR="00521635">
          <w:rPr>
            <w:noProof/>
            <w:webHidden/>
          </w:rPr>
          <w:fldChar w:fldCharType="end"/>
        </w:r>
      </w:hyperlink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1" w:name="_Toc446599479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1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" w:name="_Toc418591169"/>
      <w:bookmarkStart w:id="3" w:name="_Toc446599480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2"/>
      <w:bookmarkEnd w:id="3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" w:name="_Toc418591170"/>
      <w:r>
        <w:t xml:space="preserve"> </w:t>
      </w:r>
      <w:bookmarkStart w:id="5" w:name="_Toc446599481"/>
      <w:r>
        <w:t xml:space="preserve">1.2. </w:t>
      </w:r>
      <w:r w:rsidRPr="00B45BC2">
        <w:t>Требования к функциональности</w:t>
      </w:r>
      <w:bookmarkEnd w:id="4"/>
      <w:bookmarkEnd w:id="5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6" w:name="_Toc446599482"/>
      <w:r>
        <w:t xml:space="preserve">2 ОПИСАНИЕ </w:t>
      </w:r>
      <w:r w:rsidRPr="00DB695C">
        <w:t>КОМПАНИИ</w:t>
      </w:r>
      <w:r>
        <w:t>-ЗАКАЗЧИКА</w:t>
      </w:r>
      <w:bookmarkEnd w:id="6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7" w:name="_Toc446599483"/>
      <w:r>
        <w:t>Наименование компании заказчика. Предмет деятельности</w:t>
      </w:r>
      <w:bookmarkEnd w:id="7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8" w:name="_Toc446599484"/>
      <w:r>
        <w:t>2</w:t>
      </w:r>
      <w:r w:rsidRPr="00902E3D">
        <w:t xml:space="preserve">.2. </w:t>
      </w:r>
      <w:r>
        <w:t>Ассортимент</w:t>
      </w:r>
      <w:bookmarkEnd w:id="8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9" w:name="_Toc446599485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9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10" w:name="_Toc446599486"/>
      <w:r>
        <w:t>Основные термины и определения</w:t>
      </w:r>
      <w:bookmarkEnd w:id="10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11" w:name="_Toc446599487"/>
      <w:r>
        <w:t>ОПИСАНИЕ БИЗНЕС-ПРОЦЕССА</w:t>
      </w:r>
      <w:bookmarkEnd w:id="11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12" w:name="_Toc446599488"/>
      <w:r w:rsidRPr="00985622">
        <w:t>ИНТЕРФЕЙС И ПРИНЦИПЫ ФУНКЦИОНИРОВАНИЯ</w:t>
      </w:r>
      <w:bookmarkEnd w:id="12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13" w:name="_Toc446599489"/>
      <w:r>
        <w:t>Общие требования к интерфейсу</w:t>
      </w:r>
      <w:bookmarkEnd w:id="13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14" w:name="_Toc446599490"/>
      <w:r>
        <w:t>Главное окно программы. Вход в систему</w:t>
      </w:r>
      <w:bookmarkEnd w:id="14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5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16" w:author="Екатерина Луткова" w:date="2016-04-01T14:40:00Z"/>
        </w:rPr>
      </w:pPr>
      <w:ins w:id="17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18"/>
      <w:r>
        <w:rPr>
          <w:noProof/>
          <w:szCs w:val="24"/>
          <w:lang w:eastAsia="ru-RU"/>
        </w:rPr>
        <w:t>Рисунок 2 – Вход в систему</w:t>
      </w:r>
      <w:commentRangeEnd w:id="18"/>
      <w:r w:rsidR="00D2120D">
        <w:rPr>
          <w:rStyle w:val="af0"/>
        </w:rPr>
        <w:commentReference w:id="18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19" w:author="Екатерина Луткова" w:date="2016-04-01T14:40:00Z">
        <w:r>
          <w:t>Учет</w:t>
        </w:r>
      </w:ins>
      <w:del w:id="20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21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22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23" w:name="_Toc446599491"/>
      <w:r>
        <w:t>Справочники</w:t>
      </w:r>
      <w:bookmarkEnd w:id="23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24" w:name="_Toc446599492"/>
      <w:r w:rsidRPr="00F4421C">
        <w:t>Справочник «Материалы»</w:t>
      </w:r>
      <w:bookmarkEnd w:id="24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25" w:name="OLE_LINK1"/>
            <w:bookmarkStart w:id="26" w:name="OLE_LINK2"/>
            <w:r w:rsidRPr="002569E2">
              <w:rPr>
                <w:color w:val="FF0000"/>
                <w:sz w:val="22"/>
              </w:rPr>
              <w:lastRenderedPageBreak/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25"/>
            <w:bookmarkEnd w:id="26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27" w:name="OLE_LINK3"/>
            <w:bookmarkStart w:id="28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27"/>
            <w:bookmarkEnd w:id="28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29" w:name="OLE_LINK5"/>
            <w:bookmarkStart w:id="30" w:name="OLE_LINK6"/>
            <w:r w:rsidRPr="009529B0">
              <w:rPr>
                <w:sz w:val="22"/>
              </w:rPr>
              <w:t>Толщина, мм</w:t>
            </w:r>
            <w:bookmarkEnd w:id="29"/>
            <w:bookmarkEnd w:id="30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31" w:name="OLE_LINK7"/>
            <w:bookmarkStart w:id="32" w:name="OLE_LINK8"/>
            <w:r w:rsidRPr="009529B0">
              <w:rPr>
                <w:sz w:val="22"/>
              </w:rPr>
              <w:t>Длина, мм</w:t>
            </w:r>
            <w:bookmarkEnd w:id="31"/>
            <w:bookmarkEnd w:id="32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33" w:name="OLE_LINK9"/>
            <w:bookmarkStart w:id="34" w:name="OLE_LINK10"/>
            <w:r w:rsidRPr="009529B0">
              <w:rPr>
                <w:sz w:val="22"/>
              </w:rPr>
              <w:t>Ширина, мм</w:t>
            </w:r>
            <w:bookmarkEnd w:id="33"/>
            <w:bookmarkEnd w:id="34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35" w:name="OLE_LINK11"/>
            <w:bookmarkStart w:id="36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35"/>
            <w:bookmarkEnd w:id="36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37" w:name="_Toc446599493"/>
      <w:r>
        <w:t>Справочник «Группы»</w:t>
      </w:r>
      <w:bookmarkEnd w:id="37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38" w:author="Мухамедшин" w:date="2016-03-30T10:09:00Z"/>
          <w:rPrChange w:id="39" w:author="Мухамедшин" w:date="2016-03-30T10:12:00Z">
            <w:rPr>
              <w:ins w:id="40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1" w:author="Мухамедшин" w:date="2016-03-30T10:09:00Z">
        <w:r w:rsidRPr="00AE5F7A"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2" w:name="_Toc446599494"/>
      <w:r>
        <w:t>Справочник «Наименование детали»</w:t>
      </w:r>
      <w:bookmarkEnd w:id="42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3" w:name="_Toc446599495"/>
      <w:r>
        <w:t>Справочник «Способ изготовления»</w:t>
      </w:r>
      <w:bookmarkEnd w:id="43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lastRenderedPageBreak/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4" w:name="_Toc446599496"/>
      <w:r>
        <w:t>Справочник «Заказчики»</w:t>
      </w:r>
      <w:bookmarkEnd w:id="44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" w:name="OLE_LINK13"/>
            <w:bookmarkStart w:id="46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5"/>
            <w:bookmarkEnd w:id="46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" w:name="OLE_LINK15"/>
            <w:bookmarkStart w:id="48" w:name="OLE_LINK16"/>
            <w:r w:rsidRPr="002569E2">
              <w:rPr>
                <w:color w:val="FF0000"/>
                <w:sz w:val="22"/>
              </w:rPr>
              <w:t>Адрес</w:t>
            </w:r>
            <w:bookmarkEnd w:id="47"/>
            <w:bookmarkEnd w:id="48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" w:name="OLE_LINK17"/>
            <w:bookmarkStart w:id="50" w:name="OLE_LINK18"/>
            <w:r w:rsidRPr="002569E2">
              <w:rPr>
                <w:color w:val="FF0000"/>
                <w:sz w:val="22"/>
              </w:rPr>
              <w:t>Директор</w:t>
            </w:r>
            <w:bookmarkEnd w:id="49"/>
            <w:bookmarkEnd w:id="50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1" w:name="OLE_LINK19"/>
            <w:bookmarkStart w:id="52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51"/>
            <w:bookmarkEnd w:id="52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3" w:name="OLE_LINK21"/>
            <w:bookmarkStart w:id="54" w:name="OLE_LINK22"/>
            <w:r w:rsidRPr="009529B0">
              <w:rPr>
                <w:sz w:val="22"/>
              </w:rPr>
              <w:t>Телефон</w:t>
            </w:r>
            <w:bookmarkEnd w:id="53"/>
            <w:bookmarkEnd w:id="54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5" w:name="OLE_LINK23"/>
            <w:bookmarkStart w:id="56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55"/>
            <w:bookmarkEnd w:id="56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7" w:name="OLE_LINK25"/>
            <w:bookmarkStart w:id="58" w:name="OLE_LINK26"/>
            <w:r w:rsidRPr="002569E2">
              <w:rPr>
                <w:color w:val="FF0000"/>
                <w:sz w:val="22"/>
              </w:rPr>
              <w:t>ИНН</w:t>
            </w:r>
            <w:bookmarkEnd w:id="57"/>
            <w:bookmarkEnd w:id="58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9" w:name="OLE_LINK27"/>
            <w:r w:rsidRPr="002569E2">
              <w:rPr>
                <w:sz w:val="22"/>
              </w:rPr>
              <w:t>КПП</w:t>
            </w:r>
            <w:bookmarkEnd w:id="59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60" w:name="OLE_LINK28"/>
            <w:bookmarkStart w:id="61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60"/>
            <w:bookmarkEnd w:id="61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62" w:name="OLE_LINK30"/>
            <w:bookmarkStart w:id="63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62"/>
            <w:bookmarkEnd w:id="63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64" w:name="OLE_LINK32"/>
            <w:bookmarkStart w:id="65" w:name="OLE_LINK33"/>
            <w:r w:rsidRPr="009529B0">
              <w:rPr>
                <w:sz w:val="22"/>
              </w:rPr>
              <w:t>ОКВЭД</w:t>
            </w:r>
            <w:bookmarkEnd w:id="64"/>
            <w:bookmarkEnd w:id="65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66" w:name="OLE_LINK34"/>
            <w:bookmarkStart w:id="67" w:name="OLE_LINK35"/>
            <w:r w:rsidRPr="009529B0">
              <w:rPr>
                <w:sz w:val="22"/>
              </w:rPr>
              <w:t>ОКАТО</w:t>
            </w:r>
            <w:bookmarkEnd w:id="66"/>
            <w:bookmarkEnd w:id="67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68" w:name="OLE_LINK36"/>
            <w:bookmarkStart w:id="69" w:name="OLE_LINK37"/>
            <w:r w:rsidRPr="009529B0">
              <w:rPr>
                <w:sz w:val="22"/>
              </w:rPr>
              <w:t>ОКПО</w:t>
            </w:r>
            <w:bookmarkEnd w:id="68"/>
            <w:bookmarkEnd w:id="69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70" w:name="OLE_LINK38"/>
            <w:bookmarkStart w:id="71" w:name="OLE_LINK39"/>
            <w:r w:rsidRPr="009529B0">
              <w:rPr>
                <w:sz w:val="22"/>
              </w:rPr>
              <w:t>ОГРН</w:t>
            </w:r>
            <w:bookmarkEnd w:id="70"/>
            <w:bookmarkEnd w:id="71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72" w:name="OLE_LINK40"/>
            <w:bookmarkStart w:id="73" w:name="OLE_LINK41"/>
            <w:r w:rsidRPr="002569E2">
              <w:rPr>
                <w:color w:val="FF0000"/>
                <w:sz w:val="22"/>
              </w:rPr>
              <w:t>БИК</w:t>
            </w:r>
            <w:bookmarkEnd w:id="72"/>
            <w:bookmarkEnd w:id="73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74" w:name="OLE_LINK42"/>
            <w:bookmarkStart w:id="75" w:name="OLE_LINK43"/>
            <w:r w:rsidRPr="002569E2">
              <w:rPr>
                <w:color w:val="FF0000"/>
                <w:sz w:val="22"/>
              </w:rPr>
              <w:t>Банк</w:t>
            </w:r>
            <w:bookmarkEnd w:id="74"/>
            <w:bookmarkEnd w:id="75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76" w:name="OLE_LINK44"/>
            <w:bookmarkStart w:id="77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76"/>
            <w:bookmarkEnd w:id="77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78" w:name="_Toc446599497"/>
      <w:r>
        <w:t>Справочник «Поставщики»</w:t>
      </w:r>
      <w:bookmarkEnd w:id="78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lastRenderedPageBreak/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79" w:name="_Toc446599498"/>
      <w:r>
        <w:t>Справочник «Сотрудники»</w:t>
      </w:r>
      <w:bookmarkEnd w:id="79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80" w:name="_Toc446599499"/>
      <w:r>
        <w:t>Справочник «Должности»</w:t>
      </w:r>
      <w:bookmarkEnd w:id="80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81" w:name="_Toc446599500"/>
      <w:r>
        <w:t>Справочник «Оснастка»</w:t>
      </w:r>
      <w:bookmarkEnd w:id="81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FB39AE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402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FB39AE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02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AE5F7A" w:rsidRPr="00CF2074" w14:paraId="426B03AF" w14:textId="77777777" w:rsidTr="00FB39AE">
        <w:tc>
          <w:tcPr>
            <w:tcW w:w="3402" w:type="dxa"/>
          </w:tcPr>
          <w:p w14:paraId="0EB46E7F" w14:textId="1E792CBD" w:rsidR="00AE5F7A" w:rsidRPr="00AE5F7A" w:rsidRDefault="00AE5F7A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Группа</w:t>
            </w:r>
          </w:p>
        </w:tc>
        <w:tc>
          <w:tcPr>
            <w:tcW w:w="3402" w:type="dxa"/>
          </w:tcPr>
          <w:p w14:paraId="3AFFC3BF" w14:textId="29B61DA3" w:rsidR="00AE5F7A" w:rsidRPr="002569E2" w:rsidRDefault="00AE5F7A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 xml:space="preserve">Группа (выбор из </w:t>
            </w:r>
            <w:proofErr w:type="spellStart"/>
            <w:r>
              <w:rPr>
                <w:color w:val="FF0000"/>
                <w:szCs w:val="24"/>
              </w:rPr>
              <w:t>спр</w:t>
            </w:r>
            <w:proofErr w:type="spellEnd"/>
            <w:r>
              <w:rPr>
                <w:color w:val="FF0000"/>
                <w:szCs w:val="24"/>
              </w:rPr>
              <w:t>)</w:t>
            </w:r>
          </w:p>
        </w:tc>
        <w:tc>
          <w:tcPr>
            <w:tcW w:w="2835" w:type="dxa"/>
          </w:tcPr>
          <w:p w14:paraId="0105466A" w14:textId="4A9BBAEC" w:rsidR="00AE5F7A" w:rsidRPr="002569E2" w:rsidRDefault="00AE5F7A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proofErr w:type="spellStart"/>
            <w:r>
              <w:rPr>
                <w:color w:val="FF0000"/>
                <w:szCs w:val="24"/>
                <w:lang w:val="en-US"/>
              </w:rPr>
              <w:t>int</w:t>
            </w:r>
            <w:proofErr w:type="spellEnd"/>
          </w:p>
        </w:tc>
      </w:tr>
      <w:tr w:rsidR="00FF1128" w:rsidRPr="00CF2074" w14:paraId="0863E287" w14:textId="77777777" w:rsidTr="00FB39AE">
        <w:tc>
          <w:tcPr>
            <w:tcW w:w="3402" w:type="dxa"/>
          </w:tcPr>
          <w:p w14:paraId="4CA9501E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Чертеж</w:t>
            </w:r>
          </w:p>
        </w:tc>
        <w:tc>
          <w:tcPr>
            <w:tcW w:w="3402" w:type="dxa"/>
          </w:tcPr>
          <w:p w14:paraId="16737388" w14:textId="79A698B2" w:rsidR="00FF1128" w:rsidRPr="00AE5F7A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Номер чертежа детали</w:t>
            </w:r>
            <w:ins w:id="82" w:author="Мухамедшин" w:date="2016-03-30T10:10:00Z">
              <w:r w:rsidR="00AE5F7A" w:rsidRPr="008E5B7D">
                <w:rPr>
                  <w:color w:val="FF0000"/>
                  <w:szCs w:val="24"/>
                </w:rPr>
                <w:t xml:space="preserve"> (</w:t>
              </w:r>
              <w:r w:rsidR="00AE5F7A">
                <w:rPr>
                  <w:color w:val="FF0000"/>
                  <w:szCs w:val="24"/>
                </w:rPr>
                <w:t xml:space="preserve">выбор из </w:t>
              </w:r>
              <w:proofErr w:type="spellStart"/>
              <w:r w:rsidR="00AE5F7A">
                <w:rPr>
                  <w:color w:val="FF0000"/>
                  <w:szCs w:val="24"/>
                </w:rPr>
                <w:t>спр</w:t>
              </w:r>
              <w:proofErr w:type="spellEnd"/>
              <w:r w:rsidR="00AE5F7A">
                <w:rPr>
                  <w:color w:val="FF0000"/>
                  <w:szCs w:val="24"/>
                </w:rPr>
                <w:t>)</w:t>
              </w:r>
            </w:ins>
          </w:p>
        </w:tc>
        <w:tc>
          <w:tcPr>
            <w:tcW w:w="2835" w:type="dxa"/>
          </w:tcPr>
          <w:p w14:paraId="6623D9B5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FF1128" w:rsidRPr="00CF2074" w14:paraId="6411C8D0" w14:textId="77777777" w:rsidTr="00FB39AE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402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FB39AE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402" w:type="dxa"/>
          </w:tcPr>
          <w:p w14:paraId="7982E8E5" w14:textId="5C76B352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 xml:space="preserve">Площадь </w:t>
            </w:r>
            <w:proofErr w:type="spellStart"/>
            <w:r>
              <w:rPr>
                <w:color w:val="FF0000"/>
                <w:szCs w:val="24"/>
              </w:rPr>
              <w:t>остастки</w:t>
            </w:r>
            <w:proofErr w:type="spellEnd"/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FF1128" w:rsidRPr="00CF2074" w14:paraId="3EE4FB39" w14:textId="77777777" w:rsidTr="00FB39AE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402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83" w:author="Екатерина Луткова" w:date="2016-04-01T15:59:00Z"/>
                <w:color w:val="FF0000"/>
                <w:szCs w:val="24"/>
              </w:rPr>
            </w:pPr>
            <w:ins w:id="84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85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86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87" w:author="Екатерина Луткова" w:date="2016-04-01T16:00:00Z"/>
                <w:color w:val="FF0000"/>
                <w:szCs w:val="24"/>
              </w:rPr>
            </w:pPr>
            <w:ins w:id="88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89" w:author="Екатерина Луткова" w:date="2016-04-01T16:00:00Z"/>
                <w:color w:val="FF0000"/>
                <w:szCs w:val="24"/>
              </w:rPr>
            </w:pPr>
            <w:bookmarkStart w:id="90" w:name="OLE_LINK46"/>
            <w:bookmarkStart w:id="91" w:name="OLE_LINK47"/>
            <w:ins w:id="92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93" w:author="Екатерина Луткова" w:date="2016-04-01T16:00:00Z"/>
                <w:color w:val="FF0000"/>
                <w:szCs w:val="24"/>
              </w:rPr>
            </w:pPr>
            <w:bookmarkStart w:id="94" w:name="OLE_LINK48"/>
            <w:bookmarkStart w:id="95" w:name="OLE_LINK49"/>
            <w:bookmarkEnd w:id="90"/>
            <w:bookmarkEnd w:id="91"/>
            <w:ins w:id="96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97" w:author="Екатерина Луткова" w:date="2016-04-01T16:00:00Z"/>
                <w:color w:val="FF0000"/>
                <w:szCs w:val="24"/>
              </w:rPr>
            </w:pPr>
            <w:bookmarkStart w:id="98" w:name="OLE_LINK50"/>
            <w:bookmarkStart w:id="99" w:name="OLE_LINK51"/>
            <w:bookmarkEnd w:id="94"/>
            <w:bookmarkEnd w:id="95"/>
            <w:ins w:id="100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101" w:name="OLE_LINK52"/>
            <w:bookmarkStart w:id="102" w:name="OLE_LINK53"/>
            <w:bookmarkEnd w:id="98"/>
            <w:bookmarkEnd w:id="99"/>
            <w:ins w:id="103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101"/>
            <w:bookmarkEnd w:id="102"/>
            <w:del w:id="104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FB39AE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402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FB39AE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402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FB39AE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402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</w:t>
            </w:r>
            <w:proofErr w:type="spellStart"/>
            <w:r w:rsidRPr="002569E2">
              <w:rPr>
                <w:color w:val="FF0000"/>
                <w:szCs w:val="24"/>
              </w:rPr>
              <w:t>гнездность</w:t>
            </w:r>
            <w:proofErr w:type="spellEnd"/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FB39AE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402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105" w:name="_Toc446599501"/>
      <w:r>
        <w:rPr>
          <w:color w:val="000000"/>
        </w:rPr>
        <w:lastRenderedPageBreak/>
        <w:t>Пример справочника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35"/>
        <w:gridCol w:w="927"/>
        <w:gridCol w:w="1156"/>
        <w:gridCol w:w="1236"/>
        <w:gridCol w:w="1316"/>
        <w:gridCol w:w="1275"/>
        <w:gridCol w:w="993"/>
        <w:gridCol w:w="1417"/>
        <w:gridCol w:w="992"/>
        <w:gridCol w:w="1241"/>
      </w:tblGrid>
      <w:tr w:rsidR="00A22838" w14:paraId="0A8C5B65" w14:textId="77777777" w:rsidTr="008E5B7D">
        <w:tc>
          <w:tcPr>
            <w:tcW w:w="435" w:type="dxa"/>
          </w:tcPr>
          <w:p w14:paraId="5E518ABD" w14:textId="77777777" w:rsidR="00A22838" w:rsidRDefault="00A22838" w:rsidP="00A350E2">
            <w:r>
              <w:t>№</w:t>
            </w:r>
          </w:p>
        </w:tc>
        <w:tc>
          <w:tcPr>
            <w:tcW w:w="927" w:type="dxa"/>
          </w:tcPr>
          <w:p w14:paraId="7944602E" w14:textId="77777777" w:rsidR="00A22838" w:rsidRDefault="00A22838" w:rsidP="00A350E2">
            <w:r>
              <w:t>Группа</w:t>
            </w:r>
          </w:p>
        </w:tc>
        <w:tc>
          <w:tcPr>
            <w:tcW w:w="1156" w:type="dxa"/>
          </w:tcPr>
          <w:p w14:paraId="4F2AB7A6" w14:textId="77777777" w:rsidR="00A22838" w:rsidRDefault="00A22838" w:rsidP="00A350E2">
            <w:r>
              <w:t>Чертеж</w:t>
            </w:r>
          </w:p>
        </w:tc>
        <w:tc>
          <w:tcPr>
            <w:tcW w:w="1236" w:type="dxa"/>
          </w:tcPr>
          <w:p w14:paraId="34D44DB9" w14:textId="77777777" w:rsidR="00A22838" w:rsidRDefault="00A22838" w:rsidP="00A350E2">
            <w:r>
              <w:t>Оснастка</w:t>
            </w:r>
          </w:p>
        </w:tc>
        <w:tc>
          <w:tcPr>
            <w:tcW w:w="1316" w:type="dxa"/>
          </w:tcPr>
          <w:p w14:paraId="5DEB06C1" w14:textId="74440E57" w:rsidR="00A22838" w:rsidRPr="00A22838" w:rsidRDefault="00A22838" w:rsidP="00A350E2">
            <w:ins w:id="106" w:author="Екатерина Луткова" w:date="2016-04-01T15:49:00Z">
              <w:r>
                <w:t>Площадь оснастки</w:t>
              </w:r>
            </w:ins>
          </w:p>
        </w:tc>
        <w:tc>
          <w:tcPr>
            <w:tcW w:w="1275" w:type="dxa"/>
          </w:tcPr>
          <w:p w14:paraId="4FB673B2" w14:textId="543DB239" w:rsidR="00A22838" w:rsidRDefault="00A22838" w:rsidP="00A350E2">
            <w:r>
              <w:t>Наличие оснастки</w:t>
            </w:r>
          </w:p>
        </w:tc>
        <w:tc>
          <w:tcPr>
            <w:tcW w:w="993" w:type="dxa"/>
          </w:tcPr>
          <w:p w14:paraId="25814410" w14:textId="77777777" w:rsidR="00A22838" w:rsidRDefault="00A22838" w:rsidP="00A350E2">
            <w:r>
              <w:t>Количество форм</w:t>
            </w:r>
          </w:p>
        </w:tc>
        <w:tc>
          <w:tcPr>
            <w:tcW w:w="1417" w:type="dxa"/>
          </w:tcPr>
          <w:p w14:paraId="6B1CEFD4" w14:textId="77777777" w:rsidR="00A22838" w:rsidRDefault="00A22838" w:rsidP="00A350E2">
            <w:r>
              <w:t>Гнездность</w:t>
            </w:r>
          </w:p>
        </w:tc>
        <w:tc>
          <w:tcPr>
            <w:tcW w:w="992" w:type="dxa"/>
          </w:tcPr>
          <w:p w14:paraId="502985EF" w14:textId="77777777" w:rsidR="00A22838" w:rsidRDefault="00A22838" w:rsidP="00A350E2">
            <w:r>
              <w:t>Выход партии</w:t>
            </w:r>
          </w:p>
        </w:tc>
        <w:tc>
          <w:tcPr>
            <w:tcW w:w="1241" w:type="dxa"/>
          </w:tcPr>
          <w:p w14:paraId="64040DA5" w14:textId="77777777" w:rsidR="00A22838" w:rsidRDefault="00A22838" w:rsidP="00A350E2">
            <w:r>
              <w:t>Примечание</w:t>
            </w:r>
          </w:p>
        </w:tc>
      </w:tr>
      <w:tr w:rsidR="00A22838" w14:paraId="4E8E446F" w14:textId="77777777" w:rsidTr="008E5B7D">
        <w:tc>
          <w:tcPr>
            <w:tcW w:w="435" w:type="dxa"/>
          </w:tcPr>
          <w:p w14:paraId="459AED1C" w14:textId="77777777" w:rsidR="00A22838" w:rsidRDefault="00A22838" w:rsidP="00A350E2">
            <w:r>
              <w:t>1</w:t>
            </w:r>
          </w:p>
        </w:tc>
        <w:tc>
          <w:tcPr>
            <w:tcW w:w="927" w:type="dxa"/>
          </w:tcPr>
          <w:p w14:paraId="63872695" w14:textId="77777777" w:rsidR="00A22838" w:rsidRDefault="00A22838" w:rsidP="00A350E2">
            <w:r>
              <w:t>8СЯ</w:t>
            </w:r>
          </w:p>
        </w:tc>
        <w:tc>
          <w:tcPr>
            <w:tcW w:w="1156" w:type="dxa"/>
          </w:tcPr>
          <w:p w14:paraId="52E0130C" w14:textId="77777777" w:rsidR="00A22838" w:rsidRDefault="00A22838" w:rsidP="00A350E2">
            <w:r>
              <w:t>456.789</w:t>
            </w:r>
          </w:p>
        </w:tc>
        <w:tc>
          <w:tcPr>
            <w:tcW w:w="1236" w:type="dxa"/>
          </w:tcPr>
          <w:p w14:paraId="794782EE" w14:textId="77777777" w:rsidR="00A22838" w:rsidRDefault="00A22838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316" w:type="dxa"/>
          </w:tcPr>
          <w:p w14:paraId="66F9502A" w14:textId="0EC82658" w:rsidR="00A22838" w:rsidRDefault="00A22838" w:rsidP="00A350E2">
            <w:pPr>
              <w:rPr>
                <w:ins w:id="107" w:author="Екатерина Луткова" w:date="2016-04-01T15:49:00Z"/>
              </w:rPr>
            </w:pPr>
            <w:ins w:id="108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4776E0EB" w14:textId="1C6EEFFC" w:rsidR="00A22838" w:rsidRDefault="00A22838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A22838" w:rsidRDefault="00A22838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A22838" w:rsidRDefault="00A22838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A22838" w:rsidRDefault="00A22838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A22838" w:rsidRDefault="00A22838" w:rsidP="00A350E2"/>
        </w:tc>
      </w:tr>
      <w:tr w:rsidR="00A22838" w14:paraId="71247AE1" w14:textId="77777777" w:rsidTr="008E5B7D">
        <w:tc>
          <w:tcPr>
            <w:tcW w:w="435" w:type="dxa"/>
          </w:tcPr>
          <w:p w14:paraId="42E43808" w14:textId="77777777" w:rsidR="00A22838" w:rsidRDefault="00A22838" w:rsidP="00A350E2">
            <w:r>
              <w:t>2</w:t>
            </w:r>
          </w:p>
        </w:tc>
        <w:tc>
          <w:tcPr>
            <w:tcW w:w="927" w:type="dxa"/>
          </w:tcPr>
          <w:p w14:paraId="48465F5A" w14:textId="77777777" w:rsidR="00A22838" w:rsidRDefault="00A22838" w:rsidP="00A350E2">
            <w:r>
              <w:t>5БП</w:t>
            </w:r>
          </w:p>
        </w:tc>
        <w:tc>
          <w:tcPr>
            <w:tcW w:w="1156" w:type="dxa"/>
          </w:tcPr>
          <w:p w14:paraId="4EC4CE5F" w14:textId="77777777" w:rsidR="00A22838" w:rsidRDefault="00A22838" w:rsidP="00A350E2">
            <w:r>
              <w:t>234.123</w:t>
            </w:r>
          </w:p>
        </w:tc>
        <w:tc>
          <w:tcPr>
            <w:tcW w:w="1236" w:type="dxa"/>
          </w:tcPr>
          <w:p w14:paraId="6F2DE1B5" w14:textId="77777777" w:rsidR="00A22838" w:rsidRDefault="00A22838" w:rsidP="00A350E2">
            <w:proofErr w:type="spellStart"/>
            <w:r>
              <w:t>Штанец</w:t>
            </w:r>
            <w:proofErr w:type="spellEnd"/>
          </w:p>
        </w:tc>
        <w:tc>
          <w:tcPr>
            <w:tcW w:w="1316" w:type="dxa"/>
          </w:tcPr>
          <w:p w14:paraId="663E049E" w14:textId="2F73BD82" w:rsidR="00A22838" w:rsidRDefault="00A22838" w:rsidP="00A350E2">
            <w:pPr>
              <w:rPr>
                <w:ins w:id="109" w:author="Екатерина Луткова" w:date="2016-04-01T15:49:00Z"/>
              </w:rPr>
            </w:pPr>
            <w:ins w:id="110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4E38DCBB" w14:textId="05854F40" w:rsidR="00A22838" w:rsidRDefault="00A22838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A22838" w:rsidRDefault="00A22838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A22838" w:rsidRDefault="00A22838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A22838" w:rsidRDefault="00A22838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A22838" w:rsidRDefault="00A22838" w:rsidP="00A350E2"/>
        </w:tc>
      </w:tr>
    </w:tbl>
    <w:p w14:paraId="1F8B0C1E" w14:textId="77777777" w:rsidR="00A350E2" w:rsidRPr="00A350E2" w:rsidRDefault="00A350E2" w:rsidP="00A350E2"/>
    <w:p w14:paraId="345C9079" w14:textId="1102AADA" w:rsidR="00DD7803" w:rsidRPr="00CF2074" w:rsidDel="00A22838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del w:id="111" w:author="Екатерина Луткова" w:date="2016-04-01T15:50:00Z"/>
          <w:color w:val="000000"/>
        </w:rPr>
      </w:pPr>
      <w:del w:id="112" w:author="Екатерина Луткова" w:date="2016-04-01T15:50:00Z">
        <w:r w:rsidRPr="00CF2074" w:rsidDel="00A22838">
          <w:rPr>
            <w:color w:val="000000"/>
          </w:rPr>
          <w:delText xml:space="preserve">Справочник «Доп. </w:delText>
        </w:r>
        <w:commentRangeStart w:id="113"/>
        <w:r w:rsidRPr="00CF2074" w:rsidDel="00A22838">
          <w:rPr>
            <w:color w:val="000000"/>
          </w:rPr>
          <w:delText>информация</w:delText>
        </w:r>
        <w:commentRangeEnd w:id="113"/>
        <w:r w:rsidR="00AE5F7A" w:rsidDel="00A22838">
          <w:rPr>
            <w:rStyle w:val="af0"/>
            <w:rFonts w:eastAsia="Calibri"/>
            <w:b w:val="0"/>
          </w:rPr>
          <w:commentReference w:id="113"/>
        </w:r>
        <w:r w:rsidRPr="00CF2074" w:rsidDel="00A22838">
          <w:rPr>
            <w:color w:val="000000"/>
          </w:rPr>
          <w:delText>»</w:delText>
        </w:r>
        <w:bookmarkEnd w:id="105"/>
      </w:del>
    </w:p>
    <w:p w14:paraId="04F44144" w14:textId="742BFCC1" w:rsidR="00AA3C18" w:rsidRPr="00CF2074" w:rsidDel="00A22838" w:rsidRDefault="006E25FC" w:rsidP="008E5B7D">
      <w:pPr>
        <w:spacing w:before="100" w:beforeAutospacing="1" w:after="100" w:afterAutospacing="1" w:line="480" w:lineRule="auto"/>
        <w:ind w:firstLine="709"/>
        <w:jc w:val="both"/>
        <w:rPr>
          <w:del w:id="114" w:author="Екатерина Луткова" w:date="2016-04-01T15:50:00Z"/>
          <w:color w:val="000000"/>
          <w:szCs w:val="24"/>
        </w:rPr>
      </w:pPr>
      <w:del w:id="115" w:author="Екатерина Луткова" w:date="2016-04-01T15:50:00Z">
        <w:r w:rsidDel="00A22838">
          <w:rPr>
            <w:color w:val="000000"/>
            <w:szCs w:val="24"/>
          </w:rPr>
          <w:delText>Справочник «До</w:delText>
        </w:r>
        <w:r w:rsidR="002C61D1" w:rsidDel="00A22838">
          <w:rPr>
            <w:color w:val="000000"/>
            <w:szCs w:val="24"/>
          </w:rPr>
          <w:delText>п</w:delText>
        </w:r>
        <w:r w:rsidDel="00A22838">
          <w:rPr>
            <w:color w:val="000000"/>
            <w:szCs w:val="24"/>
          </w:rPr>
          <w:delText>. информация</w:delText>
        </w:r>
        <w:r w:rsidR="00DD7803" w:rsidRPr="00CF2074" w:rsidDel="00A22838">
          <w:rPr>
            <w:color w:val="000000"/>
            <w:szCs w:val="24"/>
          </w:rPr>
          <w:delText>» используется для хранения и ввода дополнительной информации (город заказчика, название завода и др.).</w:delText>
        </w:r>
      </w:del>
      <w:ins w:id="116" w:author="Мухамедшин" w:date="2016-03-30T10:11:00Z">
        <w:del w:id="117" w:author="Екатерина Луткова" w:date="2016-04-01T15:50:00Z">
          <w:r w:rsidR="00AE5F7A" w:rsidDel="00A22838">
            <w:rPr>
              <w:color w:val="000000"/>
              <w:szCs w:val="24"/>
            </w:rPr>
            <w:delText>(</w:delText>
          </w:r>
          <w:r w:rsidR="00AE5F7A" w:rsidRPr="00AE5F7A" w:rsidDel="00A22838">
            <w:delText xml:space="preserve"> </w:delText>
          </w:r>
          <w:r w:rsidR="00AE5F7A" w:rsidDel="00A22838">
            <w:delText>Данное поле попросил заказчик. Как примечание. Город заказчика детали, к примеру)</w:delText>
          </w:r>
        </w:del>
      </w:ins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4"/>
        <w:gridCol w:w="3544"/>
        <w:gridCol w:w="2693"/>
      </w:tblGrid>
      <w:tr w:rsidR="00DD7803" w:rsidRPr="00CF2074" w:rsidDel="00A22838" w14:paraId="60099542" w14:textId="5EE482FB" w:rsidTr="00E9195A">
        <w:trPr>
          <w:trHeight w:val="414"/>
          <w:jc w:val="center"/>
          <w:del w:id="118" w:author="Екатерина Луткова" w:date="2016-04-01T15:50:00Z"/>
        </w:trPr>
        <w:tc>
          <w:tcPr>
            <w:tcW w:w="3114" w:type="dxa"/>
          </w:tcPr>
          <w:p w14:paraId="70F0CB2F" w14:textId="568C6AFA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19" w:author="Екатерина Луткова" w:date="2016-04-01T15:50:00Z"/>
                <w:color w:val="000000"/>
                <w:szCs w:val="24"/>
              </w:rPr>
            </w:pPr>
            <w:del w:id="120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Название</w:delText>
              </w:r>
            </w:del>
          </w:p>
        </w:tc>
        <w:tc>
          <w:tcPr>
            <w:tcW w:w="3544" w:type="dxa"/>
          </w:tcPr>
          <w:p w14:paraId="60AFC927" w14:textId="63F0E431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21" w:author="Екатерина Луткова" w:date="2016-04-01T15:50:00Z"/>
                <w:color w:val="000000"/>
                <w:szCs w:val="24"/>
              </w:rPr>
            </w:pPr>
            <w:del w:id="122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Описание</w:delText>
              </w:r>
            </w:del>
          </w:p>
        </w:tc>
        <w:tc>
          <w:tcPr>
            <w:tcW w:w="2693" w:type="dxa"/>
          </w:tcPr>
          <w:p w14:paraId="52C4B967" w14:textId="2B6F10CE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23" w:author="Екатерина Луткова" w:date="2016-04-01T15:50:00Z"/>
                <w:color w:val="000000"/>
                <w:szCs w:val="24"/>
              </w:rPr>
            </w:pPr>
            <w:del w:id="124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Тип данных</w:delText>
              </w:r>
            </w:del>
          </w:p>
        </w:tc>
      </w:tr>
      <w:tr w:rsidR="00DD7803" w:rsidRPr="00CF2074" w:rsidDel="00A22838" w14:paraId="660336EF" w14:textId="4DCE162A" w:rsidTr="00E9195A">
        <w:trPr>
          <w:trHeight w:val="657"/>
          <w:jc w:val="center"/>
          <w:del w:id="125" w:author="Екатерина Луткова" w:date="2016-04-01T15:50:00Z"/>
        </w:trPr>
        <w:tc>
          <w:tcPr>
            <w:tcW w:w="3114" w:type="dxa"/>
          </w:tcPr>
          <w:p w14:paraId="6AAFF3F1" w14:textId="7F81B058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26" w:author="Екатерина Луткова" w:date="2016-04-01T15:50:00Z"/>
                <w:color w:val="FF0000"/>
                <w:szCs w:val="24"/>
              </w:rPr>
            </w:pPr>
            <w:del w:id="127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№</w:delText>
              </w:r>
            </w:del>
          </w:p>
        </w:tc>
        <w:tc>
          <w:tcPr>
            <w:tcW w:w="3544" w:type="dxa"/>
          </w:tcPr>
          <w:p w14:paraId="7B2E6520" w14:textId="2D57260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28" w:author="Екатерина Луткова" w:date="2016-04-01T15:50:00Z"/>
                <w:color w:val="FF0000"/>
                <w:szCs w:val="24"/>
              </w:rPr>
            </w:pPr>
            <w:del w:id="129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Нумерация автоматическая при добавлении</w:delText>
              </w:r>
            </w:del>
          </w:p>
        </w:tc>
        <w:tc>
          <w:tcPr>
            <w:tcW w:w="2693" w:type="dxa"/>
          </w:tcPr>
          <w:p w14:paraId="3DEA7124" w14:textId="38486EC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30" w:author="Екатерина Луткова" w:date="2016-04-01T15:50:00Z"/>
                <w:color w:val="FF0000"/>
                <w:szCs w:val="24"/>
              </w:rPr>
            </w:pPr>
            <w:del w:id="131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(3)</w:delText>
              </w:r>
            </w:del>
          </w:p>
        </w:tc>
      </w:tr>
      <w:tr w:rsidR="00DD7803" w:rsidRPr="00CF2074" w:rsidDel="00A22838" w14:paraId="7785473B" w14:textId="5291F714" w:rsidTr="00E9195A">
        <w:trPr>
          <w:trHeight w:val="428"/>
          <w:jc w:val="center"/>
          <w:del w:id="132" w:author="Екатерина Луткова" w:date="2016-04-01T15:50:00Z"/>
        </w:trPr>
        <w:tc>
          <w:tcPr>
            <w:tcW w:w="3114" w:type="dxa"/>
          </w:tcPr>
          <w:p w14:paraId="245F6C42" w14:textId="725647CF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33" w:author="Екатерина Луткова" w:date="2016-04-01T15:50:00Z"/>
                <w:color w:val="FF0000"/>
                <w:szCs w:val="24"/>
              </w:rPr>
            </w:pPr>
            <w:del w:id="134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Доп. информация</w:delText>
              </w:r>
            </w:del>
          </w:p>
        </w:tc>
        <w:tc>
          <w:tcPr>
            <w:tcW w:w="3544" w:type="dxa"/>
          </w:tcPr>
          <w:p w14:paraId="7BC8D5FF" w14:textId="730DBB92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35" w:author="Екатерина Луткова" w:date="2016-04-01T15:50:00Z"/>
                <w:color w:val="FF0000"/>
                <w:szCs w:val="24"/>
              </w:rPr>
            </w:pPr>
            <w:del w:id="136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Дополнительная информация по изделию</w:delText>
              </w:r>
            </w:del>
          </w:p>
        </w:tc>
        <w:tc>
          <w:tcPr>
            <w:tcW w:w="2693" w:type="dxa"/>
          </w:tcPr>
          <w:p w14:paraId="62C6966A" w14:textId="1DEE1B17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37" w:author="Екатерина Луткова" w:date="2016-04-01T15:50:00Z"/>
                <w:color w:val="FF0000"/>
                <w:szCs w:val="24"/>
              </w:rPr>
            </w:pPr>
            <w:del w:id="138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(30)</w:delText>
              </w:r>
            </w:del>
          </w:p>
        </w:tc>
      </w:tr>
      <w:tr w:rsidR="00DD7803" w:rsidRPr="00CF2074" w:rsidDel="00A22838" w14:paraId="6ED0479B" w14:textId="7809E163" w:rsidTr="00E9195A">
        <w:trPr>
          <w:trHeight w:val="428"/>
          <w:jc w:val="center"/>
          <w:del w:id="139" w:author="Екатерина Луткова" w:date="2016-04-01T15:50:00Z"/>
        </w:trPr>
        <w:tc>
          <w:tcPr>
            <w:tcW w:w="3114" w:type="dxa"/>
          </w:tcPr>
          <w:p w14:paraId="4F0AA3C2" w14:textId="44C09D2C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40" w:author="Екатерина Луткова" w:date="2016-04-01T15:50:00Z"/>
                <w:szCs w:val="24"/>
              </w:rPr>
            </w:pPr>
            <w:del w:id="141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</w:del>
          </w:p>
        </w:tc>
        <w:tc>
          <w:tcPr>
            <w:tcW w:w="3544" w:type="dxa"/>
          </w:tcPr>
          <w:p w14:paraId="66393718" w14:textId="2C5A71D5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42" w:author="Екатерина Луткова" w:date="2016-04-01T15:50:00Z"/>
                <w:szCs w:val="24"/>
              </w:rPr>
            </w:pPr>
            <w:del w:id="143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</w:del>
          </w:p>
        </w:tc>
        <w:tc>
          <w:tcPr>
            <w:tcW w:w="2693" w:type="dxa"/>
          </w:tcPr>
          <w:p w14:paraId="3C0389F5" w14:textId="06F820AB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44" w:author="Екатерина Луткова" w:date="2016-04-01T15:50:00Z"/>
                <w:szCs w:val="24"/>
              </w:rPr>
            </w:pPr>
            <w:del w:id="145" w:author="Екатерина Луткова" w:date="2016-04-01T15:50:00Z">
              <w:r w:rsidRPr="00CF2074" w:rsidDel="00A22838">
                <w:rPr>
                  <w:szCs w:val="24"/>
                  <w:lang w:val="en-US"/>
                </w:rPr>
                <w:delText>Char</w:delText>
              </w:r>
              <w:r w:rsidRPr="00CF2074" w:rsidDel="00A22838">
                <w:rPr>
                  <w:szCs w:val="24"/>
                </w:rPr>
                <w:delText>(100)</w:delText>
              </w:r>
            </w:del>
          </w:p>
        </w:tc>
      </w:tr>
    </w:tbl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146" w:name="_Toc446599502"/>
      <w:r>
        <w:t>Справочник «Единицы измерения»</w:t>
      </w:r>
      <w:bookmarkEnd w:id="146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147" w:name="_Toc446599503"/>
      <w:r w:rsidRPr="00CF2074">
        <w:t>Справочник «Оборудование»</w:t>
      </w:r>
      <w:bookmarkEnd w:id="147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lastRenderedPageBreak/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148" w:name="_Toc446599504"/>
      <w:r>
        <w:t>Справочник «Константы»</w:t>
      </w:r>
      <w:bookmarkEnd w:id="148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Кнеп</w:t>
            </w:r>
            <w:proofErr w:type="spellEnd"/>
          </w:p>
        </w:tc>
        <w:tc>
          <w:tcPr>
            <w:tcW w:w="4117" w:type="dxa"/>
          </w:tcPr>
          <w:p w14:paraId="5572633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Непредвиденные</w:t>
            </w:r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149" w:name="_Toc446599505"/>
      <w:r>
        <w:rPr>
          <w:rStyle w:val="af"/>
          <w:i w:val="0"/>
        </w:rPr>
        <w:t>Справочник «Водители»</w:t>
      </w:r>
      <w:bookmarkEnd w:id="149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150" w:author="Екатерина Луткова" w:date="2016-04-01T15:53:00Z">
            <w:rPr>
              <w:lang w:val="en-US"/>
            </w:rPr>
          </w:rPrChange>
        </w:rPr>
        <w:t>[</w:t>
      </w:r>
      <w:ins w:id="151" w:author="Екатерина Луткова" w:date="2016-04-01T15:53:00Z">
        <w:r w:rsidR="00A22838">
          <w:t>п. 4.7.4</w:t>
        </w:r>
      </w:ins>
      <w:r w:rsidRPr="00A22838">
        <w:rPr>
          <w:rPrChange w:id="152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153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154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lastRenderedPageBreak/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155" w:name="_Toc446599506"/>
      <w:r>
        <w:rPr>
          <w:noProof/>
          <w:lang w:eastAsia="ru-RU"/>
        </w:rPr>
        <w:t>Модуль «Заявка»</w:t>
      </w:r>
      <w:bookmarkEnd w:id="155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</w:t>
      </w:r>
      <w:commentRangeStart w:id="156"/>
      <w:commentRangeStart w:id="157"/>
      <w:r>
        <w:rPr>
          <w:lang w:eastAsia="ru-RU"/>
        </w:rPr>
        <w:t>порядку</w:t>
      </w:r>
      <w:commentRangeEnd w:id="156"/>
      <w:r w:rsidR="00400C32">
        <w:rPr>
          <w:rStyle w:val="af0"/>
        </w:rPr>
        <w:commentReference w:id="156"/>
      </w:r>
      <w:commentRangeEnd w:id="157"/>
      <w:r w:rsidR="003416DF">
        <w:rPr>
          <w:rStyle w:val="af0"/>
        </w:rPr>
        <w:commentReference w:id="157"/>
      </w:r>
      <w:r>
        <w:rPr>
          <w:lang w:eastAsia="ru-RU"/>
        </w:rPr>
        <w:t xml:space="preserve">. </w:t>
      </w:r>
      <w:ins w:id="158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0ADF6E7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Заполняются поля: дата регистрации, дата отгрузки (месяц выбирается из раскрывающегося списка), срок </w:t>
      </w:r>
      <w:commentRangeStart w:id="159"/>
      <w:r>
        <w:rPr>
          <w:lang w:eastAsia="ru-RU"/>
        </w:rPr>
        <w:t>изготовления</w:t>
      </w:r>
      <w:commentRangeEnd w:id="159"/>
      <w:r w:rsidR="000A56E7">
        <w:rPr>
          <w:rStyle w:val="af0"/>
        </w:rPr>
        <w:commentReference w:id="159"/>
      </w:r>
      <w:r>
        <w:rPr>
          <w:lang w:eastAsia="ru-RU"/>
        </w:rPr>
        <w:t>. Заказчик выбирается из раскрывающегося списка.</w:t>
      </w:r>
      <w:ins w:id="160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161" w:author="Екатерина Луткова" w:date="2016-03-30T14:07:00Z">
        <w:r w:rsidR="00AA3C18">
          <w:rPr>
            <w:lang w:eastAsia="ru-RU"/>
          </w:rPr>
          <w:t>задается</w:t>
        </w:r>
      </w:ins>
      <w:ins w:id="162" w:author="Екатерина Луткова" w:date="2016-03-30T14:06:00Z">
        <w:r w:rsidR="00AA3C18">
          <w:rPr>
            <w:lang w:eastAsia="ru-RU"/>
          </w:rPr>
          <w:t xml:space="preserve"> в днях.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441BCA2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3" w:author="staff" w:date="2016-03-29T20:40:00Z"/>
          <w:lang w:eastAsia="ru-RU"/>
        </w:rPr>
      </w:pPr>
      <w:r>
        <w:rPr>
          <w:lang w:eastAsia="ru-RU"/>
        </w:rPr>
        <w:t xml:space="preserve">Далее выбирается № </w:t>
      </w:r>
      <w:commentRangeStart w:id="164"/>
      <w:r>
        <w:rPr>
          <w:lang w:eastAsia="ru-RU"/>
        </w:rPr>
        <w:t xml:space="preserve">чертежа </w:t>
      </w:r>
      <w:commentRangeEnd w:id="164"/>
      <w:r w:rsidR="000A56E7">
        <w:rPr>
          <w:rStyle w:val="af0"/>
        </w:rPr>
        <w:commentReference w:id="164"/>
      </w:r>
      <w:r>
        <w:rPr>
          <w:lang w:eastAsia="ru-RU"/>
        </w:rPr>
        <w:t>(поле «Чертеж») из раскрывающегося списка, прописывается количество заказанных деталей</w:t>
      </w:r>
      <w:ins w:id="165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166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167" w:author="Екатерина Луткова" w:date="2016-03-30T14:07:00Z">
        <w:r w:rsidR="00AA3C18">
          <w:rPr>
            <w:lang w:eastAsia="ru-RU"/>
          </w:rPr>
          <w:t>вводит</w:t>
        </w:r>
      </w:ins>
      <w:ins w:id="168" w:author="Екатерина Луткова" w:date="2016-03-30T14:09:00Z">
        <w:r w:rsidR="00AA3C18">
          <w:rPr>
            <w:lang w:eastAsia="ru-RU"/>
          </w:rPr>
          <w:t>ь</w:t>
        </w:r>
      </w:ins>
      <w:ins w:id="169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170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171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</w:t>
      </w:r>
      <w:commentRangeStart w:id="172"/>
      <w:r>
        <w:rPr>
          <w:lang w:eastAsia="ru-RU"/>
        </w:rPr>
        <w:t xml:space="preserve">Остальные данные подтягиваются автоматически из </w:t>
      </w:r>
      <w:commentRangeStart w:id="173"/>
      <w:r>
        <w:rPr>
          <w:lang w:eastAsia="ru-RU"/>
        </w:rPr>
        <w:t xml:space="preserve">модуля </w:t>
      </w:r>
      <w:commentRangeEnd w:id="172"/>
      <w:r w:rsidR="00653E1B">
        <w:rPr>
          <w:rStyle w:val="af0"/>
        </w:rPr>
        <w:commentReference w:id="172"/>
      </w:r>
      <w:commentRangeEnd w:id="173"/>
      <w:r w:rsidR="00653E1B">
        <w:rPr>
          <w:rStyle w:val="af0"/>
        </w:rPr>
        <w:commentReference w:id="173"/>
      </w:r>
      <w:r>
        <w:rPr>
          <w:lang w:eastAsia="ru-RU"/>
        </w:rPr>
        <w:t>«Чертежи»</w:t>
      </w:r>
      <w:ins w:id="174" w:author="Екатерина Луткова" w:date="2016-04-01T16:10:00Z">
        <w:r w:rsidR="006C0053">
          <w:rPr>
            <w:lang w:eastAsia="ru-RU"/>
          </w:rPr>
          <w:t xml:space="preserve"> </w:t>
        </w:r>
        <w:proofErr w:type="gramStart"/>
        <w:r w:rsidR="006C0053">
          <w:rPr>
            <w:lang w:eastAsia="ru-RU"/>
          </w:rPr>
          <w:t xml:space="preserve">( </w:t>
        </w:r>
        <w:proofErr w:type="gramEnd"/>
        <w:r w:rsidR="006C0053">
          <w:rPr>
            <w:lang w:eastAsia="ru-RU"/>
          </w:rPr>
          <w:t>в поле «Материал» автоматически подтягивается «Материал по паспорту из модуля «Чертежи»)</w:t>
        </w:r>
      </w:ins>
      <w:r>
        <w:rPr>
          <w:lang w:eastAsia="ru-RU"/>
        </w:rPr>
        <w:t>.</w:t>
      </w:r>
      <w:ins w:id="175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176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177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78" w:author="staff" w:date="2016-03-29T21:00:00Z">
        <w:del w:id="179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180" w:author="staff" w:date="2016-03-29T20:40:00Z">
        <w:del w:id="181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182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Если в поле «Наличие оснастки» появляется «В ремонте»</w:t>
      </w:r>
      <w:ins w:id="183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184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185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186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 xml:space="preserve">выставляется количество дней на изготовление </w:t>
      </w:r>
      <w:commentRangeStart w:id="187"/>
      <w:r>
        <w:rPr>
          <w:lang w:eastAsia="ru-RU"/>
        </w:rPr>
        <w:t>оснастки</w:t>
      </w:r>
      <w:commentRangeEnd w:id="187"/>
      <w:r w:rsidR="000A56E7">
        <w:rPr>
          <w:rStyle w:val="af0"/>
        </w:rPr>
        <w:commentReference w:id="187"/>
      </w:r>
      <w:r>
        <w:rPr>
          <w:lang w:eastAsia="ru-RU"/>
        </w:rPr>
        <w:t>.</w:t>
      </w:r>
      <w:ins w:id="188" w:author="staff" w:date="2016-03-29T20:41:00Z">
        <w:r w:rsidR="000A56E7">
          <w:rPr>
            <w:lang w:eastAsia="ru-RU"/>
          </w:rPr>
          <w:t xml:space="preserve"> </w:t>
        </w:r>
      </w:ins>
      <w:ins w:id="189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190" w:author="staff" w:date="2016-03-29T20:41:00Z">
        <w:del w:id="191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192" w:author="Екатерина Луткова" w:date="2016-04-01T16:37:00Z">
        <w:r w:rsidR="00E027C5">
          <w:rPr>
            <w:lang w:eastAsia="ru-RU"/>
          </w:rPr>
          <w:t>6</w:t>
        </w:r>
      </w:ins>
      <w:del w:id="193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194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195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Предусмотрен отбор по номеру заявки. </w:t>
      </w:r>
      <w:proofErr w:type="gramStart"/>
      <w:r>
        <w:rPr>
          <w:lang w:eastAsia="ru-RU"/>
        </w:rPr>
        <w:t>Введя номер заявки вся заявка появиться на</w:t>
      </w:r>
      <w:proofErr w:type="gramEnd"/>
      <w:r>
        <w:rPr>
          <w:lang w:eastAsia="ru-RU"/>
        </w:rPr>
        <w:t xml:space="preserve"> экране.</w:t>
      </w:r>
      <w:ins w:id="196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197" w:author="Екатерина Луткова" w:date="2016-03-30T14:15:00Z">
        <w:r w:rsidR="00511CB4">
          <w:t>т</w:t>
        </w:r>
      </w:ins>
      <w:ins w:id="198" w:author="staff" w:date="2016-03-29T20:42:00Z">
        <w:r w:rsidR="000A56E7">
          <w:t>рен в реестре заявок. Лучше сделать в самом модуле кнопк</w:t>
        </w:r>
      </w:ins>
      <w:ins w:id="199" w:author="Екатерина Луткова" w:date="2016-04-01T16:02:00Z">
        <w:r w:rsidR="00B0218A">
          <w:t>у</w:t>
        </w:r>
      </w:ins>
      <w:ins w:id="200" w:author="staff" w:date="2016-03-29T20:42:00Z">
        <w:del w:id="201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заявке</w:t>
        </w:r>
        <w:proofErr w:type="gramStart"/>
        <w:r w:rsidR="000A56E7">
          <w:rPr>
            <w:rStyle w:val="af0"/>
          </w:rPr>
          <w:t xml:space="preserve"> )</w:t>
        </w:r>
      </w:ins>
      <w:proofErr w:type="gramEnd"/>
      <w:ins w:id="202" w:author="Екатерина Луткова" w:date="2016-03-30T14:14:00Z">
        <w:r w:rsidR="00511CB4">
          <w:rPr>
            <w:rStyle w:val="af0"/>
          </w:rPr>
          <w:t>.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203" w:author="Екатерина Луткова" w:date="2016-03-30T14:16:00Z"/>
          <w:lang w:eastAsia="ru-RU"/>
        </w:rPr>
      </w:pPr>
      <w:bookmarkStart w:id="204" w:name="_Toc446599507"/>
      <w:r>
        <w:rPr>
          <w:lang w:eastAsia="ru-RU"/>
        </w:rPr>
        <w:t xml:space="preserve">4.4.1 Отчет «Текущий </w:t>
      </w:r>
      <w:commentRangeStart w:id="205"/>
      <w:commentRangeStart w:id="206"/>
      <w:commentRangeStart w:id="207"/>
      <w:r>
        <w:rPr>
          <w:lang w:eastAsia="ru-RU"/>
        </w:rPr>
        <w:t>счет</w:t>
      </w:r>
      <w:commentRangeEnd w:id="205"/>
      <w:r w:rsidR="000A56E7">
        <w:rPr>
          <w:rStyle w:val="af0"/>
          <w:rFonts w:eastAsia="Calibri"/>
          <w:b w:val="0"/>
        </w:rPr>
        <w:commentReference w:id="205"/>
      </w:r>
      <w:commentRangeEnd w:id="206"/>
      <w:commentRangeEnd w:id="207"/>
      <w:r w:rsidR="000A56E7">
        <w:rPr>
          <w:rStyle w:val="af0"/>
          <w:rFonts w:eastAsia="Calibri"/>
          <w:b w:val="0"/>
        </w:rPr>
        <w:commentReference w:id="206"/>
      </w:r>
      <w:r w:rsidR="000A56E7">
        <w:rPr>
          <w:rStyle w:val="af0"/>
          <w:rFonts w:eastAsia="Calibri"/>
          <w:b w:val="0"/>
        </w:rPr>
        <w:commentReference w:id="207"/>
      </w:r>
      <w:r>
        <w:rPr>
          <w:lang w:eastAsia="ru-RU"/>
        </w:rPr>
        <w:t>»</w:t>
      </w:r>
      <w:bookmarkEnd w:id="204"/>
    </w:p>
    <w:p w14:paraId="10207631" w14:textId="686F2672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208" w:author="Екатерина Луткова" w:date="2016-03-30T14:18:00Z"/>
          <w:lang w:eastAsia="ru-RU"/>
        </w:rPr>
        <w:pPrChange w:id="209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10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211" w:author="Екатерина Луткова" w:date="2016-03-30T14:18:00Z"/>
          <w:lang w:eastAsia="ru-RU"/>
        </w:rPr>
        <w:pPrChange w:id="212" w:author="Екатерина Луткова" w:date="2016-04-01T16:02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13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>
      <w:pPr>
        <w:ind w:firstLine="709"/>
        <w:rPr>
          <w:ins w:id="214" w:author="Екатерина Луткова" w:date="2016-03-30T14:17:00Z"/>
          <w:lang w:eastAsia="ru-RU"/>
        </w:rPr>
        <w:pPrChange w:id="215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16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>
      <w:pPr>
        <w:pStyle w:val="a4"/>
        <w:numPr>
          <w:ilvl w:val="0"/>
          <w:numId w:val="35"/>
        </w:numPr>
        <w:ind w:left="0" w:firstLine="709"/>
        <w:rPr>
          <w:ins w:id="217" w:author="Екатерина Луткова" w:date="2016-03-30T14:17:00Z"/>
          <w:lang w:eastAsia="ru-RU"/>
        </w:rPr>
        <w:pPrChange w:id="218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19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>
      <w:pPr>
        <w:pStyle w:val="a4"/>
        <w:numPr>
          <w:ilvl w:val="0"/>
          <w:numId w:val="35"/>
        </w:numPr>
        <w:ind w:left="0" w:firstLine="709"/>
        <w:rPr>
          <w:ins w:id="220" w:author="Екатерина Луткова" w:date="2016-03-30T14:17:00Z"/>
          <w:lang w:eastAsia="ru-RU"/>
        </w:rPr>
        <w:pPrChange w:id="221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22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>
      <w:pPr>
        <w:pStyle w:val="a4"/>
        <w:numPr>
          <w:ilvl w:val="0"/>
          <w:numId w:val="35"/>
        </w:numPr>
        <w:ind w:left="0" w:firstLine="709"/>
        <w:rPr>
          <w:lang w:eastAsia="ru-RU"/>
        </w:rPr>
        <w:pPrChange w:id="223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24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225" w:author="Екатерина Луткова" w:date="2016-03-30T14:18:00Z"/>
          <w:lang w:eastAsia="ru-RU"/>
        </w:rPr>
      </w:pPr>
      <w:del w:id="226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227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228" w:author="Екатерина Луткова" w:date="2016-03-30T14:20:00Z"/>
          <w:lang w:eastAsia="ru-RU"/>
        </w:rPr>
      </w:pPr>
      <w:ins w:id="229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230" w:author="Екатерина Луткова" w:date="2016-03-30T14:20:00Z">
        <w:r>
          <w:rPr>
            <w:lang w:eastAsia="ru-RU"/>
          </w:rPr>
          <w:t>«Цена по черт</w:t>
        </w:r>
        <w:proofErr w:type="gramStart"/>
        <w:r>
          <w:rPr>
            <w:lang w:eastAsia="ru-RU"/>
          </w:rPr>
          <w:t>.</w:t>
        </w:r>
        <w:proofErr w:type="gramEnd"/>
        <w:r>
          <w:rPr>
            <w:lang w:eastAsia="ru-RU"/>
          </w:rPr>
          <w:t xml:space="preserve"> </w:t>
        </w:r>
        <w:proofErr w:type="gramStart"/>
        <w:r>
          <w:rPr>
            <w:lang w:eastAsia="ru-RU"/>
          </w:rPr>
          <w:t>б</w:t>
        </w:r>
        <w:proofErr w:type="gramEnd"/>
        <w:r>
          <w:rPr>
            <w:lang w:eastAsia="ru-RU"/>
          </w:rPr>
          <w:t xml:space="preserve">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231" w:author="Екатерина Луткова" w:date="2016-03-30T14:21:00Z"/>
          <w:lang w:eastAsia="ru-RU"/>
        </w:rPr>
      </w:pPr>
      <w:ins w:id="232" w:author="Екатерина Луткова" w:date="2016-03-30T14:21:00Z">
        <w:r>
          <w:rPr>
            <w:lang w:eastAsia="ru-RU"/>
          </w:rPr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233" w:author="Екатерина Луткова" w:date="2016-03-30T14:23:00Z"/>
          <w:lang w:eastAsia="ru-RU"/>
        </w:rPr>
      </w:pPr>
      <w:ins w:id="234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11CB4">
          <w:rPr>
            <w:lang w:eastAsia="ru-RU"/>
            <w:rPrChange w:id="235" w:author="Екатерина Луткова" w:date="2016-03-30T14:22:00Z">
              <w:rPr>
                <w:lang w:val="en-US" w:eastAsia="ru-RU"/>
              </w:rPr>
            </w:rPrChange>
          </w:rPr>
          <w:t>[</w:t>
        </w:r>
        <w:r>
          <w:rPr>
            <w:lang w:eastAsia="ru-RU"/>
          </w:rPr>
          <w:t>4.3.13</w:t>
        </w:r>
        <w:r w:rsidRPr="00511CB4">
          <w:rPr>
            <w:lang w:eastAsia="ru-RU"/>
            <w:rPrChange w:id="236" w:author="Екатерина Луткова" w:date="2016-03-30T14:22:00Z">
              <w:rPr>
                <w:lang w:val="en-US" w:eastAsia="ru-RU"/>
              </w:rPr>
            </w:rPrChange>
          </w:rPr>
          <w:t>]</w:t>
        </w:r>
        <w:r w:rsidR="00F32243">
          <w:rPr>
            <w:lang w:eastAsia="ru-RU"/>
          </w:rPr>
          <w:t xml:space="preserve"> </w:t>
        </w:r>
        <w:r w:rsidR="00F32243" w:rsidRPr="00F32243">
          <w:rPr>
            <w:lang w:eastAsia="ru-RU"/>
            <w:rPrChange w:id="237" w:author="Екатерина Луткова" w:date="2016-03-30T14:22:00Z">
              <w:rPr>
                <w:lang w:val="en-US" w:eastAsia="ru-RU"/>
              </w:rPr>
            </w:rPrChange>
          </w:rPr>
          <w:t>/ 100</w:t>
        </w:r>
        <w:r>
          <w:rPr>
            <w:lang w:eastAsia="ru-RU"/>
          </w:rPr>
          <w:t xml:space="preserve">) </w:t>
        </w:r>
      </w:ins>
      <w:ins w:id="238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239" w:author="Екатерина Луткова" w:date="2016-03-30T14:23:00Z">
        <w:r>
          <w:rPr>
            <w:lang w:eastAsia="ru-RU"/>
          </w:rPr>
          <w:lastRenderedPageBreak/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240" w:author="Екатерина Луткова" w:date="2016-04-01T16:20:00Z"/>
          <w:lang w:eastAsia="ru-RU"/>
        </w:rPr>
      </w:pPr>
      <w:bookmarkStart w:id="241" w:name="_Toc446599508"/>
      <w:r>
        <w:rPr>
          <w:lang w:eastAsia="ru-RU"/>
        </w:rPr>
        <w:t>4.4.2 Отчет «</w:t>
      </w:r>
      <w:commentRangeStart w:id="242"/>
      <w:commentRangeStart w:id="243"/>
      <w:r>
        <w:rPr>
          <w:lang w:eastAsia="ru-RU"/>
        </w:rPr>
        <w:t>Спецификация</w:t>
      </w:r>
      <w:commentRangeEnd w:id="242"/>
      <w:r w:rsidR="00C422BE">
        <w:rPr>
          <w:rStyle w:val="af0"/>
          <w:rFonts w:eastAsia="Calibri"/>
          <w:b w:val="0"/>
        </w:rPr>
        <w:commentReference w:id="242"/>
      </w:r>
      <w:commentRangeEnd w:id="243"/>
      <w:r w:rsidR="00C422BE">
        <w:rPr>
          <w:rStyle w:val="af0"/>
          <w:rFonts w:eastAsia="Calibri"/>
          <w:b w:val="0"/>
        </w:rPr>
        <w:commentReference w:id="243"/>
      </w:r>
      <w:r>
        <w:rPr>
          <w:lang w:eastAsia="ru-RU"/>
        </w:rPr>
        <w:t>»</w:t>
      </w:r>
      <w:bookmarkEnd w:id="241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244" w:author="Екатерина Луткова" w:date="2016-04-01T16:16:00Z"/>
          <w:lang w:eastAsia="ru-RU"/>
        </w:rPr>
        <w:pPrChange w:id="245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46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247" w:author="Екатерина Луткова" w:date="2016-04-01T16:17:00Z"/>
          <w:lang w:eastAsia="ru-RU"/>
        </w:rPr>
        <w:pPrChange w:id="24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49" w:author="Екатерина Луткова" w:date="2016-04-01T16:16:00Z">
        <w:r>
          <w:rPr>
            <w:lang w:eastAsia="ru-RU"/>
          </w:rPr>
          <w:tab/>
          <w:t>«Наименование продукции, изделия» - наименование детал</w:t>
        </w:r>
      </w:ins>
      <w:ins w:id="250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251" w:author="Екатерина Луткова" w:date="2016-04-01T16:18:00Z"/>
          <w:lang w:eastAsia="ru-RU"/>
        </w:rPr>
        <w:pPrChange w:id="25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53" w:author="Екатерина Луткова" w:date="2016-04-01T16:17:00Z">
        <w:r>
          <w:rPr>
            <w:lang w:eastAsia="ru-RU"/>
          </w:rPr>
          <w:tab/>
        </w:r>
      </w:ins>
      <w:ins w:id="254" w:author="Екатерина Луткова" w:date="2016-04-01T16:18:00Z">
        <w:r>
          <w:rPr>
            <w:lang w:eastAsia="ru-RU"/>
          </w:rPr>
          <w:t xml:space="preserve">Артикул, </w:t>
        </w:r>
      </w:ins>
      <w:ins w:id="255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256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257" w:author="Екатерина Луткова" w:date="2016-04-01T16:19:00Z"/>
          <w:lang w:eastAsia="ru-RU"/>
        </w:rPr>
        <w:pPrChange w:id="25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59" w:author="Екатерина Луткова" w:date="2016-04-01T16:18:00Z">
        <w:r>
          <w:rPr>
            <w:lang w:eastAsia="ru-RU"/>
          </w:rPr>
          <w:tab/>
        </w:r>
      </w:ins>
      <w:ins w:id="260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261" w:author="Екатерина Луткова" w:date="2016-04-01T16:20:00Z"/>
          <w:lang w:eastAsia="ru-RU"/>
        </w:rPr>
        <w:pPrChange w:id="26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63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264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65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266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267" w:author="Екатерина Луткова" w:date="2016-04-01T16:20:00Z"/>
          <w:lang w:eastAsia="ru-RU"/>
        </w:rPr>
      </w:pPr>
      <w:del w:id="268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269" w:name="_Toc446599509"/>
      <w:r>
        <w:rPr>
          <w:lang w:eastAsia="ru-RU"/>
        </w:rPr>
        <w:t>4.4.3 Отчет «Договор»</w:t>
      </w:r>
      <w:bookmarkEnd w:id="269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270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bookmarkStart w:id="271" w:name="_Toc446599510"/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272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273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274" w:author="Екатерина Луткова" w:date="2016-04-01T16:29:00Z">
        <w:r w:rsidRPr="00E93671">
          <w:rPr>
            <w:lang w:eastAsia="ru-RU"/>
            <w:rPrChange w:id="275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276" w:author="Екатерина Луткова" w:date="2016-04-01T16:21:00Z">
        <w:r>
          <w:rPr>
            <w:lang w:eastAsia="ru-RU"/>
          </w:rPr>
          <w:t>.</w:t>
        </w:r>
      </w:ins>
      <w:ins w:id="277" w:author="Екатерина Луткова" w:date="2016-04-01T16:29:00Z">
        <w:r w:rsidRPr="00E93671">
          <w:rPr>
            <w:lang w:eastAsia="ru-RU"/>
            <w:rPrChange w:id="278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279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r>
        <w:rPr>
          <w:lang w:eastAsia="ru-RU"/>
        </w:rPr>
        <w:t xml:space="preserve">4.4.4 Отчет «Акт выполненных </w:t>
      </w:r>
      <w:commentRangeStart w:id="280"/>
      <w:r>
        <w:rPr>
          <w:lang w:eastAsia="ru-RU"/>
        </w:rPr>
        <w:t>работ</w:t>
      </w:r>
      <w:commentRangeEnd w:id="280"/>
      <w:r w:rsidR="00DC1026">
        <w:rPr>
          <w:rStyle w:val="af0"/>
          <w:rFonts w:eastAsia="Calibri"/>
          <w:b w:val="0"/>
        </w:rPr>
        <w:commentReference w:id="280"/>
      </w:r>
      <w:r>
        <w:rPr>
          <w:lang w:eastAsia="ru-RU"/>
        </w:rPr>
        <w:t>»</w:t>
      </w:r>
      <w:bookmarkEnd w:id="271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281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bookmarkStart w:id="282" w:name="_Toc446599511"/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283" w:author="Екатерина Луткова" w:date="2016-04-01T16:31:00Z"/>
          <w:lang w:eastAsia="ru-RU"/>
        </w:rPr>
      </w:pPr>
      <w:ins w:id="284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285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28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28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28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28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29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29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29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29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29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2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2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29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29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29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30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0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0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0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0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0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0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0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0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30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1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31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31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31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314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31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1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31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2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2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2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2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2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32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2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32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32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33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331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33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3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33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3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4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34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34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34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348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3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5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5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5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5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5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5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5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5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5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35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6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36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3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3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364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36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6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6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6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36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7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37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7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37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7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37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7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37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3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7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38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8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8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8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8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8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8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8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8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8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39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9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39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9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39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9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39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9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398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39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0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40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0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0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0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0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0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0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0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0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1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41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1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41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1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41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1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41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1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419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420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421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r>
        <w:rPr>
          <w:lang w:eastAsia="ru-RU"/>
        </w:rPr>
        <w:t>4.4.5 Отчет «Акт приема-передачи оснастки</w:t>
      </w:r>
      <w:bookmarkEnd w:id="282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422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423" w:author="Екатерина Луткова" w:date="2016-04-01T16:36:00Z"/>
          <w:lang w:eastAsia="ru-RU"/>
        </w:rPr>
      </w:pPr>
      <w:ins w:id="424" w:author="Екатерина Луткова" w:date="2016-04-01T16:36:00Z">
        <w:r>
          <w:rPr>
            <w:lang w:eastAsia="ru-RU"/>
          </w:rPr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425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42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2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lastRenderedPageBreak/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428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42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3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3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3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3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3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43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3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43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43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43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440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44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4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44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4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4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4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4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4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4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5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5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45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5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45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45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45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457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45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5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46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6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6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6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6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6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6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6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6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46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7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47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47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47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474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47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7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47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7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7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8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8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8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8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8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8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48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8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48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48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49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491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49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9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9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9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9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9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9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9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50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50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50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50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50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50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50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507" w:author="Екатерина Луткова" w:date="2016-04-01T16:37:00Z"/>
          <w:lang w:eastAsia="ru-RU"/>
        </w:rPr>
      </w:pPr>
      <w:ins w:id="508" w:author="Екатерина Луткова" w:date="2016-04-01T16:37:00Z">
        <w:r>
          <w:rPr>
            <w:lang w:eastAsia="ru-RU"/>
          </w:rPr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509" w:author="Екатерина Луткова" w:date="2016-04-01T16:39:00Z"/>
          <w:lang w:eastAsia="ru-RU"/>
        </w:rPr>
        <w:pPrChange w:id="510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ins w:id="511" w:author="Екатерина Луткова" w:date="2016-04-01T16:38:00Z">
        <w:r>
          <w:rPr>
            <w:lang w:eastAsia="ru-RU"/>
          </w:rPr>
          <w:t>4.4.6 Отчет «Накладная М-15»</w:t>
        </w:r>
      </w:ins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512" w:author="Екатерина Луткова" w:date="2016-04-01T16:42:00Z"/>
          <w:lang w:eastAsia="ru-RU"/>
        </w:rPr>
      </w:pPr>
      <w:ins w:id="513" w:author="Екатерина Луткова" w:date="2016-04-01T16:39:00Z">
        <w:r>
          <w:rPr>
            <w:lang w:eastAsia="ru-RU"/>
          </w:rPr>
          <w:t>см. приложение № 6</w:t>
        </w:r>
      </w:ins>
      <w:ins w:id="514" w:author="Екатерина Луткова" w:date="2016-04-01T16:40:00Z">
        <w:r>
          <w:rPr>
            <w:lang w:eastAsia="ru-RU"/>
          </w:rPr>
          <w:t>. Часть 2</w:t>
        </w:r>
      </w:ins>
      <w:ins w:id="515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516" w:author="Екатерина Луткова" w:date="2016-04-01T16:42:00Z"/>
          <w:lang w:eastAsia="ru-RU"/>
        </w:rPr>
      </w:pPr>
      <w:ins w:id="517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518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519" w:author="Екатерина Луткова" w:date="2016-04-01T16:43:00Z"/>
          <w:lang w:eastAsia="ru-RU"/>
        </w:rPr>
        <w:pPrChange w:id="520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ins w:id="521" w:author="Екатерина Луткова" w:date="2016-04-01T16:42:00Z">
        <w:r>
          <w:rPr>
            <w:lang w:eastAsia="ru-RU"/>
          </w:rPr>
          <w:t>4.4.7 Отчет «Счет на оснастку»</w:t>
        </w:r>
      </w:ins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522" w:author="Екатерина Луткова" w:date="2016-04-01T16:43:00Z"/>
          <w:lang w:eastAsia="ru-RU"/>
        </w:rPr>
      </w:pPr>
      <w:ins w:id="523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524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525" w:author="Екатерина Луткова" w:date="2016-04-01T16:39:00Z"/>
          <w:lang w:eastAsia="ru-RU"/>
        </w:rPr>
      </w:pPr>
      <w:ins w:id="526" w:author="Екатерина Луткова" w:date="2016-04-01T16:43:00Z">
        <w:r>
          <w:rPr>
            <w:lang w:eastAsia="ru-RU"/>
          </w:rPr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527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528" w:author="staff" w:date="2016-03-29T20:44:00Z"/>
          <w:lang w:eastAsia="ru-RU"/>
        </w:rPr>
      </w:pPr>
      <w:bookmarkStart w:id="529" w:name="_Toc446599512"/>
      <w:r>
        <w:rPr>
          <w:lang w:eastAsia="ru-RU"/>
        </w:rPr>
        <w:t>4.4.6 Реестр</w:t>
      </w:r>
      <w:bookmarkEnd w:id="529"/>
      <w:r>
        <w:rPr>
          <w:lang w:eastAsia="ru-RU"/>
        </w:rPr>
        <w:t xml:space="preserve"> </w:t>
      </w:r>
      <w:ins w:id="530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531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532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533" w:author="staff" w:date="2016-03-29T20:44:00Z">
        <w:r w:rsidRPr="000A56E7">
          <w:rPr>
            <w:lang w:eastAsia="ru-RU"/>
          </w:rPr>
          <w:t xml:space="preserve"> </w:t>
        </w:r>
      </w:ins>
      <w:ins w:id="534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535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регистрации;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536" w:author="Екатерина Луткова" w:date="2016-04-01T16:04:00Z">
        <w:r w:rsidDel="00B0218A">
          <w:rPr>
            <w:lang w:eastAsia="ru-RU"/>
          </w:rPr>
          <w:delText>дата изготовления оснастки</w:delText>
        </w:r>
      </w:del>
      <w:ins w:id="537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срок изготовления;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538" w:author="Екатерина Луткова" w:date="2016-04-01T16:03:00Z"/>
          <w:lang w:eastAsia="ru-RU"/>
        </w:rPr>
      </w:pPr>
      <w:r>
        <w:rPr>
          <w:lang w:eastAsia="ru-RU"/>
        </w:rPr>
        <w:t>статус</w:t>
      </w:r>
      <w:ins w:id="539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540" w:author="Екатерина Луткова" w:date="2016-04-01T16:04:00Z"/>
          <w:lang w:eastAsia="ru-RU"/>
        </w:rPr>
      </w:pPr>
      <w:ins w:id="541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542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543" w:author="Екатерина Луткова" w:date="2016-04-01T16:04:00Z">
        <w:r>
          <w:rPr>
            <w:lang w:eastAsia="ru-RU"/>
          </w:rPr>
          <w:t xml:space="preserve">п. </w:t>
        </w:r>
      </w:ins>
      <w:ins w:id="544" w:author="Екатерина Луткова" w:date="2016-04-01T16:03:00Z">
        <w:r w:rsidRPr="00B0218A">
          <w:rPr>
            <w:lang w:eastAsia="ru-RU"/>
            <w:rPrChange w:id="545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546" w:author="Екатерина Луткова" w:date="2016-04-01T16:04:00Z">
        <w:r>
          <w:rPr>
            <w:lang w:eastAsia="ru-RU"/>
          </w:rPr>
          <w:t>.</w:t>
        </w:r>
      </w:ins>
      <w:ins w:id="547" w:author="Екатерина Луткова" w:date="2016-04-01T16:03:00Z">
        <w:r w:rsidRPr="00B0218A">
          <w:rPr>
            <w:lang w:eastAsia="ru-RU"/>
            <w:rPrChange w:id="548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549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550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551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552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lastRenderedPageBreak/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553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554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555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556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557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558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559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560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561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77777777" w:rsidR="00D26461" w:rsidRDefault="00D26461" w:rsidP="00D26461">
      <w:pPr>
        <w:pStyle w:val="3"/>
        <w:ind w:firstLine="708"/>
        <w:rPr>
          <w:lang w:eastAsia="ru-RU"/>
        </w:rPr>
      </w:pPr>
      <w:bookmarkStart w:id="562" w:name="_Toc446599513"/>
      <w:r>
        <w:rPr>
          <w:lang w:eastAsia="ru-RU"/>
        </w:rPr>
        <w:t>4.4.7 Сводный отчет по способу изготовления</w:t>
      </w:r>
      <w:bookmarkEnd w:id="562"/>
    </w:p>
    <w:p w14:paraId="6CF24848" w14:textId="77777777" w:rsidR="00D26461" w:rsidRDefault="00D26461" w:rsidP="00D26461">
      <w:p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ab/>
        <w:t>Данный отчет содержит</w:t>
      </w:r>
      <w:r w:rsidR="00FB39AE">
        <w:rPr>
          <w:lang w:eastAsia="ru-RU"/>
        </w:rPr>
        <w:t xml:space="preserve"> следующую информацию по заявкам:</w:t>
      </w:r>
    </w:p>
    <w:p w14:paraId="25CBD8CF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18495159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Чертеж (№ чертежа);</w:t>
      </w:r>
    </w:p>
    <w:p w14:paraId="4FC27622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Группа;</w:t>
      </w:r>
    </w:p>
    <w:p w14:paraId="723AD608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Наименование;</w:t>
      </w:r>
    </w:p>
    <w:p w14:paraId="5631EF62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Количество (по заявке);</w:t>
      </w:r>
    </w:p>
    <w:p w14:paraId="54B973D1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Время – </w:t>
      </w:r>
      <w:r>
        <w:rPr>
          <w:lang w:val="en-US" w:eastAsia="ru-RU"/>
        </w:rPr>
        <w:t>t</w:t>
      </w:r>
      <w:r>
        <w:rPr>
          <w:lang w:eastAsia="ru-RU"/>
        </w:rPr>
        <w:t>=</w:t>
      </w:r>
      <w:r>
        <w:rPr>
          <w:lang w:val="en-US" w:eastAsia="ru-RU"/>
        </w:rPr>
        <w:t>t</w:t>
      </w:r>
      <w:proofErr w:type="spellStart"/>
      <w:r>
        <w:rPr>
          <w:lang w:eastAsia="ru-RU"/>
        </w:rPr>
        <w:t>заг</w:t>
      </w:r>
      <w:proofErr w:type="spellEnd"/>
      <w:r>
        <w:rPr>
          <w:lang w:eastAsia="ru-RU"/>
        </w:rPr>
        <w:t>+</w:t>
      </w:r>
      <w:r>
        <w:rPr>
          <w:lang w:val="en-US" w:eastAsia="ru-RU"/>
        </w:rPr>
        <w:t>t</w:t>
      </w:r>
      <w:r>
        <w:rPr>
          <w:lang w:eastAsia="ru-RU"/>
        </w:rPr>
        <w:t>в+</w:t>
      </w:r>
      <w:r>
        <w:rPr>
          <w:lang w:val="en-US" w:eastAsia="ru-RU"/>
        </w:rPr>
        <w:t>t</w:t>
      </w:r>
      <w:proofErr w:type="spellStart"/>
      <w:r>
        <w:rPr>
          <w:lang w:eastAsia="ru-RU"/>
        </w:rPr>
        <w:t>выгр</w:t>
      </w:r>
      <w:proofErr w:type="spellEnd"/>
      <w:r>
        <w:rPr>
          <w:lang w:eastAsia="ru-RU"/>
        </w:rPr>
        <w:t xml:space="preserve"> (берется из технологической карты чертежа </w:t>
      </w:r>
      <w:r w:rsidRPr="00FB39AE">
        <w:rPr>
          <w:lang w:eastAsia="ru-RU"/>
        </w:rPr>
        <w:t>[</w:t>
      </w:r>
      <w:r>
        <w:rPr>
          <w:lang w:eastAsia="ru-RU"/>
        </w:rPr>
        <w:t>п. 4.5.2</w:t>
      </w:r>
      <w:r w:rsidRPr="00FB39AE">
        <w:rPr>
          <w:lang w:eastAsia="ru-RU"/>
        </w:rPr>
        <w:t>]</w:t>
      </w:r>
      <w:r>
        <w:rPr>
          <w:lang w:eastAsia="ru-RU"/>
        </w:rPr>
        <w:t xml:space="preserve">). </w:t>
      </w:r>
    </w:p>
    <w:p w14:paraId="699D045F" w14:textId="77777777" w:rsidR="00FB39AE" w:rsidRDefault="00FB39AE" w:rsidP="00FB39AE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Группировка ведется по всем способам изготовления </w:t>
      </w:r>
      <w:r w:rsidRPr="00FB39AE">
        <w:rPr>
          <w:lang w:eastAsia="ru-RU"/>
        </w:rPr>
        <w:t>[</w:t>
      </w:r>
      <w:r>
        <w:rPr>
          <w:lang w:eastAsia="ru-RU"/>
        </w:rPr>
        <w:t>п. 4.3.4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47BD9C7C" w14:textId="016FBE2E" w:rsidR="00FB39AE" w:rsidRDefault="00FB39AE" w:rsidP="00FB39AE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Отчет формируется </w:t>
      </w:r>
      <w:ins w:id="563" w:author="Екатерина Луткова" w:date="2016-04-01T17:59:00Z">
        <w:r w:rsidR="00495E8B">
          <w:rPr>
            <w:lang w:eastAsia="ru-RU"/>
          </w:rPr>
          <w:t>за заданный период (предусмотреть ввод диапазона дат: с … по …).</w:t>
        </w:r>
      </w:ins>
      <w:del w:id="564" w:author="Екатерина Луткова" w:date="2016-04-01T17:59:00Z">
        <w:r w:rsidDel="00495E8B">
          <w:rPr>
            <w:lang w:eastAsia="ru-RU"/>
          </w:rPr>
          <w:delText>на</w:delText>
        </w:r>
      </w:del>
      <w:del w:id="565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</w:p>
    <w:p w14:paraId="50291112" w14:textId="77777777" w:rsidR="00FB39AE" w:rsidRDefault="00FB39AE" w:rsidP="00FB39AE">
      <w:pPr>
        <w:pStyle w:val="3"/>
        <w:ind w:firstLine="708"/>
        <w:rPr>
          <w:ins w:id="566" w:author="Екатерина Луткова" w:date="2016-04-01T17:18:00Z"/>
          <w:lang w:eastAsia="ru-RU"/>
        </w:rPr>
      </w:pPr>
      <w:bookmarkStart w:id="567" w:name="_Toc446599514"/>
      <w:r>
        <w:rPr>
          <w:lang w:eastAsia="ru-RU"/>
        </w:rPr>
        <w:t>4.4.8 Учет прямых затрат на заявку</w:t>
      </w:r>
      <w:bookmarkEnd w:id="567"/>
    </w:p>
    <w:p w14:paraId="56B14168" w14:textId="0D11B7BA" w:rsidR="00836695" w:rsidRDefault="005A4B34">
      <w:pPr>
        <w:ind w:firstLine="708"/>
        <w:rPr>
          <w:ins w:id="568" w:author="Екатерина Луткова" w:date="2016-04-01T17:52:00Z"/>
          <w:lang w:eastAsia="ru-RU"/>
        </w:rPr>
        <w:pPrChange w:id="569" w:author="Екатерина Луткова" w:date="2016-04-01T17:19:00Z">
          <w:pPr>
            <w:pStyle w:val="3"/>
            <w:ind w:firstLine="708"/>
          </w:pPr>
        </w:pPrChange>
      </w:pPr>
      <w:ins w:id="570" w:author="Екатерина Луткова" w:date="2016-04-01T17:52:00Z">
        <w:r>
          <w:rPr>
            <w:lang w:eastAsia="ru-RU"/>
          </w:rPr>
          <w:t xml:space="preserve">Выбирается номер заявки и </w:t>
        </w:r>
      </w:ins>
      <w:ins w:id="571" w:author="Екатерина Луткова" w:date="2016-04-01T17:19:00Z">
        <w:r>
          <w:rPr>
            <w:lang w:eastAsia="ru-RU"/>
          </w:rPr>
          <w:t>формируется сводная таблица.</w:t>
        </w:r>
      </w:ins>
    </w:p>
    <w:p w14:paraId="37C31F86" w14:textId="7BC21589" w:rsidR="005A4B34" w:rsidRDefault="005A4B34">
      <w:pPr>
        <w:ind w:firstLine="708"/>
        <w:rPr>
          <w:ins w:id="572" w:author="Екатерина Луткова" w:date="2016-04-01T17:19:00Z"/>
          <w:lang w:eastAsia="ru-RU"/>
        </w:rPr>
        <w:pPrChange w:id="573" w:author="Екатерина Луткова" w:date="2016-04-01T17:19:00Z">
          <w:pPr>
            <w:pStyle w:val="3"/>
            <w:ind w:firstLine="708"/>
          </w:pPr>
        </w:pPrChange>
      </w:pPr>
      <w:ins w:id="574" w:author="Екатерина Луткова" w:date="2016-04-01T17:52:00Z">
        <w:r>
          <w:rPr>
            <w:lang w:eastAsia="ru-RU"/>
          </w:rPr>
          <w:t>Анализ ведется по единице детали в заявке, а так же по всей заявке.</w:t>
        </w:r>
      </w:ins>
    </w:p>
    <w:p w14:paraId="0963ED77" w14:textId="3A4998EF" w:rsidR="005A4B34" w:rsidRDefault="005A4B34">
      <w:pPr>
        <w:ind w:firstLine="708"/>
        <w:rPr>
          <w:ins w:id="575" w:author="Екатерина Луткова" w:date="2016-04-01T17:48:00Z"/>
          <w:lang w:eastAsia="ru-RU"/>
        </w:rPr>
        <w:pPrChange w:id="576" w:author="Екатерина Луткова" w:date="2016-04-01T17:19:00Z">
          <w:pPr>
            <w:pStyle w:val="3"/>
            <w:ind w:firstLine="708"/>
          </w:pPr>
        </w:pPrChange>
      </w:pPr>
      <w:ins w:id="577" w:author="Екатерина Луткова" w:date="2016-04-01T17:47:00Z">
        <w:r>
          <w:rPr>
            <w:lang w:eastAsia="ru-RU"/>
          </w:rPr>
          <w:t>Цена детали – цена по черт</w:t>
        </w:r>
      </w:ins>
      <w:ins w:id="578" w:author="Екатерина Луткова" w:date="2016-04-01T17:48:00Z">
        <w:r>
          <w:rPr>
            <w:lang w:eastAsia="ru-RU"/>
          </w:rPr>
          <w:t>ежу</w:t>
        </w:r>
      </w:ins>
      <w:ins w:id="579" w:author="Екатерина Луткова" w:date="2016-04-01T17:47:00Z">
        <w:r>
          <w:rPr>
            <w:lang w:eastAsia="ru-RU"/>
          </w:rPr>
          <w:t xml:space="preserve"> из модуля «</w:t>
        </w:r>
      </w:ins>
      <w:ins w:id="580" w:author="Екатерина Луткова" w:date="2016-04-01T17:48:00Z">
        <w:r>
          <w:rPr>
            <w:lang w:eastAsia="ru-RU"/>
          </w:rPr>
          <w:t>Чертежи</w:t>
        </w:r>
      </w:ins>
      <w:ins w:id="581" w:author="Екатерина Луткова" w:date="2016-04-01T17:47:00Z">
        <w:r>
          <w:rPr>
            <w:lang w:eastAsia="ru-RU"/>
          </w:rPr>
          <w:t>»</w:t>
        </w:r>
      </w:ins>
      <w:ins w:id="582" w:author="Екатерина Луткова" w:date="2016-04-01T17:48:00Z">
        <w:r>
          <w:rPr>
            <w:lang w:eastAsia="ru-RU"/>
          </w:rPr>
          <w:t>.</w:t>
        </w:r>
      </w:ins>
    </w:p>
    <w:p w14:paraId="02BD7BF8" w14:textId="73C84C50" w:rsidR="005A4B34" w:rsidRDefault="005A4B34">
      <w:pPr>
        <w:ind w:firstLine="708"/>
        <w:rPr>
          <w:ins w:id="583" w:author="Екатерина Луткова" w:date="2016-04-01T17:50:00Z"/>
          <w:lang w:eastAsia="ru-RU"/>
        </w:rPr>
        <w:pPrChange w:id="584" w:author="Екатерина Луткова" w:date="2016-04-01T17:19:00Z">
          <w:pPr>
            <w:pStyle w:val="3"/>
            <w:ind w:firstLine="708"/>
          </w:pPr>
        </w:pPrChange>
      </w:pPr>
      <w:ins w:id="585" w:author="Екатерина Луткова" w:date="2016-04-01T17:48:00Z">
        <w:r>
          <w:rPr>
            <w:lang w:eastAsia="ru-RU"/>
          </w:rPr>
          <w:t xml:space="preserve">% доли прямых затрат = </w:t>
        </w:r>
      </w:ins>
      <w:ins w:id="586" w:author="Екатерина Луткова" w:date="2016-04-01T17:49:00Z">
        <w:r>
          <w:rPr>
            <w:lang w:eastAsia="ru-RU"/>
          </w:rPr>
          <w:t>«</w:t>
        </w:r>
      </w:ins>
      <w:ins w:id="587" w:author="Екатерина Луткова" w:date="2016-04-01T17:48:00Z">
        <w:r>
          <w:rPr>
            <w:lang w:eastAsia="ru-RU"/>
          </w:rPr>
          <w:t>по калькуляции</w:t>
        </w:r>
      </w:ins>
      <w:ins w:id="588" w:author="Екатерина Луткова" w:date="2016-04-01T17:49:00Z">
        <w:r>
          <w:rPr>
            <w:lang w:eastAsia="ru-RU"/>
          </w:rPr>
          <w:t xml:space="preserve"> на шт.»</w:t>
        </w:r>
      </w:ins>
      <w:ins w:id="589" w:author="Екатерина Луткова" w:date="2016-04-01T17:50:00Z">
        <w:r>
          <w:rPr>
            <w:lang w:eastAsia="ru-RU"/>
          </w:rPr>
          <w:t xml:space="preserve"> </w:t>
        </w:r>
      </w:ins>
      <w:ins w:id="590" w:author="Екатерина Луткова" w:date="2016-04-01T17:48:00Z">
        <w:r>
          <w:rPr>
            <w:lang w:eastAsia="ru-RU"/>
          </w:rPr>
          <w:t>*</w:t>
        </w:r>
      </w:ins>
      <w:ins w:id="591" w:author="Екатерина Луткова" w:date="2016-04-01T17:50:00Z">
        <w:r>
          <w:rPr>
            <w:lang w:eastAsia="ru-RU"/>
          </w:rPr>
          <w:t xml:space="preserve"> </w:t>
        </w:r>
      </w:ins>
      <w:ins w:id="592" w:author="Екатерина Луткова" w:date="2016-04-01T17:48:00Z">
        <w:r>
          <w:rPr>
            <w:lang w:eastAsia="ru-RU"/>
          </w:rPr>
          <w:t>100</w:t>
        </w:r>
      </w:ins>
      <w:ins w:id="593" w:author="Екатерина Луткова" w:date="2016-04-01T17:50:00Z">
        <w:r>
          <w:rPr>
            <w:lang w:eastAsia="ru-RU"/>
          </w:rPr>
          <w:t xml:space="preserve"> </w:t>
        </w:r>
      </w:ins>
      <w:ins w:id="594" w:author="Екатерина Луткова" w:date="2016-04-01T17:49:00Z">
        <w:r w:rsidRPr="005A4B34">
          <w:rPr>
            <w:lang w:eastAsia="ru-RU"/>
            <w:rPrChange w:id="595" w:author="Екатерина Луткова" w:date="2016-04-01T17:49:00Z">
              <w:rPr>
                <w:b w:val="0"/>
                <w:lang w:val="en-US" w:eastAsia="ru-RU"/>
              </w:rPr>
            </w:rPrChange>
          </w:rPr>
          <w:t>/</w:t>
        </w:r>
      </w:ins>
      <w:ins w:id="596" w:author="Екатерина Луткова" w:date="2016-04-01T17:50:00Z">
        <w:r>
          <w:rPr>
            <w:lang w:eastAsia="ru-RU"/>
          </w:rPr>
          <w:t xml:space="preserve"> «цена».</w:t>
        </w:r>
      </w:ins>
    </w:p>
    <w:p w14:paraId="1E245B1E" w14:textId="4831DDF6" w:rsidR="005A4B34" w:rsidRDefault="005A4B34">
      <w:pPr>
        <w:spacing w:line="480" w:lineRule="auto"/>
        <w:ind w:firstLine="708"/>
        <w:rPr>
          <w:ins w:id="597" w:author="Екатерина Луткова" w:date="2016-04-01T17:50:00Z"/>
          <w:lang w:eastAsia="ru-RU"/>
        </w:rPr>
        <w:pPrChange w:id="598" w:author="Екатерина Луткова" w:date="2016-04-01T17:50:00Z">
          <w:pPr>
            <w:pStyle w:val="3"/>
            <w:ind w:firstLine="708"/>
          </w:pPr>
        </w:pPrChange>
      </w:pPr>
      <w:ins w:id="599" w:author="Екатерина Луткова" w:date="2016-04-01T17:50:00Z">
        <w:r>
          <w:rPr>
            <w:lang w:eastAsia="ru-RU"/>
          </w:rPr>
          <w:t>По калькуляции = «по калькуляции на шт.» * количество деталей.</w:t>
        </w:r>
      </w:ins>
    </w:p>
    <w:p w14:paraId="757FF048" w14:textId="4A9E58D7" w:rsidR="005A4B34" w:rsidRDefault="005A4B34">
      <w:pPr>
        <w:spacing w:line="480" w:lineRule="auto"/>
        <w:ind w:firstLine="708"/>
        <w:rPr>
          <w:ins w:id="600" w:author="Екатерина Луткова" w:date="2016-04-01T17:57:00Z"/>
          <w:lang w:eastAsia="ru-RU"/>
        </w:rPr>
        <w:pPrChange w:id="601" w:author="Екатерина Луткова" w:date="2016-04-01T17:50:00Z">
          <w:pPr>
            <w:pStyle w:val="3"/>
            <w:ind w:firstLine="708"/>
          </w:pPr>
        </w:pPrChange>
      </w:pPr>
      <w:ins w:id="602" w:author="Екатерина Луткова" w:date="2016-04-01T17:51:00Z">
        <w:r>
          <w:rPr>
            <w:lang w:eastAsia="ru-RU"/>
          </w:rPr>
          <w:t>Сумма на прочие расходы = «сумма по заявке» - «Всего по калькуляции»</w:t>
        </w:r>
      </w:ins>
      <w:ins w:id="603" w:author="Екатерина Луткова" w:date="2016-04-01T17:52:00Z">
        <w:r>
          <w:rPr>
            <w:lang w:eastAsia="ru-RU"/>
          </w:rPr>
          <w:t>.</w:t>
        </w:r>
      </w:ins>
    </w:p>
    <w:p w14:paraId="2D4CA256" w14:textId="6FFC99C7" w:rsidR="005A4B34" w:rsidRDefault="005A4B34">
      <w:pPr>
        <w:spacing w:line="480" w:lineRule="auto"/>
        <w:ind w:firstLine="708"/>
        <w:rPr>
          <w:ins w:id="604" w:author="Екатерина Луткова" w:date="2016-04-01T17:53:00Z"/>
          <w:lang w:eastAsia="ru-RU"/>
        </w:rPr>
        <w:pPrChange w:id="605" w:author="Екатерина Луткова" w:date="2016-04-01T17:50:00Z">
          <w:pPr>
            <w:pStyle w:val="3"/>
            <w:ind w:firstLine="708"/>
          </w:pPr>
        </w:pPrChange>
      </w:pPr>
      <w:ins w:id="606" w:author="Екатерина Луткова" w:date="2016-04-01T17:57:00Z">
        <w:r w:rsidRPr="00151AD7">
          <w:rPr>
            <w:noProof/>
            <w:lang w:eastAsia="ru-RU"/>
          </w:rPr>
          <w:lastRenderedPageBreak/>
          <w:drawing>
            <wp:inline distT="0" distB="0" distL="0" distR="0" wp14:anchorId="48A44DA5" wp14:editId="62439193">
              <wp:extent cx="6438900" cy="3251728"/>
              <wp:effectExtent l="0" t="0" r="0" b="6350"/>
              <wp:docPr id="9" name="Рисунок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1277" cy="32529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34916E3" w14:textId="77777777" w:rsidR="005A4B34" w:rsidRDefault="005A4B34">
      <w:pPr>
        <w:pStyle w:val="3"/>
        <w:ind w:firstLine="708"/>
        <w:rPr>
          <w:ins w:id="607" w:author="Екатерина Луткова" w:date="2016-04-01T17:55:00Z"/>
          <w:lang w:eastAsia="ru-RU"/>
        </w:rPr>
      </w:pPr>
      <w:ins w:id="608" w:author="Екатерина Луткова" w:date="2016-04-01T17:54:00Z">
        <w:r>
          <w:rPr>
            <w:lang w:eastAsia="ru-RU"/>
          </w:rPr>
          <w:t xml:space="preserve">4.4.9 </w:t>
        </w:r>
      </w:ins>
      <w:ins w:id="609" w:author="Екатерина Луткова" w:date="2016-04-01T17:53:00Z">
        <w:r>
          <w:rPr>
            <w:lang w:eastAsia="ru-RU"/>
          </w:rPr>
          <w:t xml:space="preserve">Реестр </w:t>
        </w:r>
      </w:ins>
      <w:ins w:id="610" w:author="Екатерина Луткова" w:date="2016-04-01T17:55:00Z">
        <w:r>
          <w:rPr>
            <w:lang w:eastAsia="ru-RU"/>
          </w:rPr>
          <w:t xml:space="preserve">по всем заявкам (% доли прямых </w:t>
        </w:r>
        <w:proofErr w:type="spellStart"/>
        <w:r>
          <w:rPr>
            <w:lang w:eastAsia="ru-RU"/>
          </w:rPr>
          <w:t>завтрат</w:t>
        </w:r>
        <w:proofErr w:type="spellEnd"/>
        <w:r>
          <w:rPr>
            <w:lang w:eastAsia="ru-RU"/>
          </w:rPr>
          <w:t>)</w:t>
        </w:r>
      </w:ins>
      <w:ins w:id="611" w:author="Екатерина Луткова" w:date="2016-04-01T17:53:00Z">
        <w:r>
          <w:rPr>
            <w:lang w:eastAsia="ru-RU"/>
          </w:rPr>
          <w:t>.</w:t>
        </w:r>
      </w:ins>
    </w:p>
    <w:p w14:paraId="5FC12719" w14:textId="7EA5E833" w:rsidR="005A4B34" w:rsidRDefault="005A4B34">
      <w:pPr>
        <w:spacing w:line="480" w:lineRule="auto"/>
        <w:ind w:firstLine="708"/>
        <w:rPr>
          <w:ins w:id="612" w:author="Екатерина Луткова" w:date="2016-04-01T17:55:00Z"/>
          <w:lang w:eastAsia="ru-RU"/>
        </w:rPr>
        <w:pPrChange w:id="613" w:author="Екатерина Луткова" w:date="2016-04-01T17:50:00Z">
          <w:pPr>
            <w:pStyle w:val="3"/>
            <w:ind w:firstLine="708"/>
          </w:pPr>
        </w:pPrChange>
      </w:pPr>
      <w:ins w:id="614" w:author="Екатерина Луткова" w:date="2016-04-01T17:53:00Z">
        <w:r>
          <w:rPr>
            <w:lang w:eastAsia="ru-RU"/>
          </w:rPr>
          <w:t>Содержит следующие поля:</w:t>
        </w:r>
      </w:ins>
    </w:p>
    <w:p w14:paraId="3DC9F951" w14:textId="3A2A09A7" w:rsidR="005A4B34" w:rsidRDefault="005A4B34">
      <w:pPr>
        <w:spacing w:line="480" w:lineRule="auto"/>
        <w:ind w:firstLine="708"/>
        <w:rPr>
          <w:ins w:id="615" w:author="Екатерина Луткова" w:date="2016-04-01T17:56:00Z"/>
          <w:lang w:eastAsia="ru-RU"/>
        </w:rPr>
        <w:pPrChange w:id="616" w:author="Екатерина Луткова" w:date="2016-04-01T17:50:00Z">
          <w:pPr>
            <w:pStyle w:val="3"/>
            <w:ind w:firstLine="708"/>
          </w:pPr>
        </w:pPrChange>
      </w:pPr>
      <w:ins w:id="617" w:author="Екатерина Луткова" w:date="2016-04-01T17:56:00Z">
        <w:r>
          <w:rPr>
            <w:lang w:eastAsia="ru-RU"/>
          </w:rPr>
          <w:t>№ заявки;</w:t>
        </w:r>
      </w:ins>
    </w:p>
    <w:p w14:paraId="63CFE8FC" w14:textId="79C11A0A" w:rsidR="005A4B34" w:rsidRDefault="005A4B34">
      <w:pPr>
        <w:spacing w:line="480" w:lineRule="auto"/>
        <w:ind w:firstLine="708"/>
        <w:rPr>
          <w:ins w:id="618" w:author="Екатерина Луткова" w:date="2016-04-01T17:57:00Z"/>
          <w:lang w:eastAsia="ru-RU"/>
        </w:rPr>
        <w:pPrChange w:id="619" w:author="Екатерина Луткова" w:date="2016-04-01T17:50:00Z">
          <w:pPr>
            <w:pStyle w:val="3"/>
            <w:ind w:firstLine="708"/>
          </w:pPr>
        </w:pPrChange>
      </w:pPr>
      <w:ins w:id="620" w:author="Екатерина Луткова" w:date="2016-04-01T17:56:00Z">
        <w:r>
          <w:rPr>
            <w:lang w:eastAsia="ru-RU"/>
          </w:rPr>
          <w:t>% доли прямых затрат по всей заявке.</w:t>
        </w:r>
      </w:ins>
    </w:p>
    <w:p w14:paraId="6C548D98" w14:textId="02C8E42D" w:rsidR="005A4B34" w:rsidRDefault="005A4B34">
      <w:pPr>
        <w:spacing w:line="480" w:lineRule="auto"/>
        <w:ind w:firstLine="708"/>
        <w:rPr>
          <w:ins w:id="621" w:author="Екатерина Луткова" w:date="2016-04-01T17:53:00Z"/>
          <w:lang w:eastAsia="ru-RU"/>
        </w:rPr>
        <w:pPrChange w:id="622" w:author="Екатерина Луткова" w:date="2016-04-01T17:50:00Z">
          <w:pPr>
            <w:pStyle w:val="3"/>
            <w:ind w:firstLine="708"/>
          </w:pPr>
        </w:pPrChange>
      </w:pPr>
      <w:ins w:id="623" w:author="Екатерина Луткова" w:date="2016-04-01T17:57:00Z">
        <w:r>
          <w:rPr>
            <w:lang w:eastAsia="ru-RU"/>
          </w:rPr>
          <w:t>Формируется за заданный период.</w:t>
        </w:r>
      </w:ins>
    </w:p>
    <w:p w14:paraId="043C2208" w14:textId="5EA036E8" w:rsidR="00836695" w:rsidRPr="00DC1026" w:rsidDel="005A4B34" w:rsidRDefault="00836695">
      <w:pPr>
        <w:rPr>
          <w:del w:id="624" w:author="Екатерина Луткова" w:date="2016-04-01T17:57:00Z"/>
          <w:lang w:eastAsia="ru-RU"/>
        </w:rPr>
        <w:pPrChange w:id="625" w:author="Екатерина Луткова" w:date="2016-04-01T17:15:00Z">
          <w:pPr>
            <w:pStyle w:val="3"/>
            <w:ind w:firstLine="708"/>
          </w:pPr>
        </w:pPrChange>
      </w:pPr>
    </w:p>
    <w:p w14:paraId="5280B914" w14:textId="4367487C" w:rsidR="00FB39AE" w:rsidDel="005A4B34" w:rsidRDefault="00FB39AE" w:rsidP="00FB39AE">
      <w:pPr>
        <w:rPr>
          <w:del w:id="626" w:author="Екатерина Луткова" w:date="2016-04-01T17:57:00Z"/>
          <w:lang w:eastAsia="ru-RU"/>
        </w:rPr>
      </w:pPr>
      <w:del w:id="627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628" w:author="Екатерина Луткова" w:date="2016-04-01T17:18:00Z"/>
          <w:lang w:eastAsia="ru-RU"/>
        </w:rPr>
      </w:pPr>
      <w:del w:id="629" w:author="Екатерина Луткова" w:date="2016-04-01T17:18:00Z">
        <w:r w:rsidDel="00836695">
          <w:rPr>
            <w:lang w:eastAsia="ru-RU"/>
          </w:rPr>
          <w:delText>чертеж;</w:delText>
        </w:r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630" w:author="Екатерина Луткова" w:date="2016-04-01T17:18:00Z"/>
          <w:lang w:eastAsia="ru-RU"/>
        </w:rPr>
      </w:pPr>
      <w:del w:id="631" w:author="Екатерина Луткова" w:date="2016-04-01T17:18:00Z">
        <w:r w:rsidDel="00836695">
          <w:rPr>
            <w:lang w:eastAsia="ru-RU"/>
          </w:rPr>
          <w:delText>группа;</w:delText>
        </w:r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632" w:author="Екатерина Луткова" w:date="2016-04-01T17:18:00Z"/>
          <w:lang w:eastAsia="ru-RU"/>
        </w:rPr>
      </w:pPr>
      <w:del w:id="633" w:author="Екатерина Луткова" w:date="2016-04-01T17:18:00Z">
        <w:r w:rsidDel="00836695">
          <w:rPr>
            <w:lang w:eastAsia="ru-RU"/>
          </w:rPr>
          <w:delText>наименование;</w:delText>
        </w:r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634" w:author="Екатерина Луткова" w:date="2016-04-01T17:18:00Z"/>
          <w:lang w:eastAsia="ru-RU"/>
        </w:rPr>
      </w:pPr>
      <w:del w:id="635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636" w:author="Екатерина Луткова" w:date="2016-04-01T17:18:00Z"/>
        </w:rPr>
      </w:pPr>
      <w:del w:id="637" w:author="Екатерина Луткова" w:date="2016-04-01T17:18:00Z">
        <w:r w:rsidDel="00836695">
          <w:delText>сырье и материалы (сумма);</w:delText>
        </w:r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638" w:author="Екатерина Луткова" w:date="2016-04-01T17:18:00Z"/>
        </w:rPr>
      </w:pPr>
      <w:del w:id="639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640" w:author="Екатерина Луткова" w:date="2016-04-01T17:18:00Z"/>
        </w:rPr>
      </w:pPr>
      <w:del w:id="641" w:author="Екатерина Луткова" w:date="2016-04-01T17:18:00Z">
        <w:r w:rsidDel="00836695">
          <w:delText>транспортные (сумма);</w:delText>
        </w:r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642" w:author="Екатерина Луткова" w:date="2016-04-01T17:18:00Z"/>
        </w:rPr>
      </w:pPr>
      <w:del w:id="643" w:author="Екатерина Луткова" w:date="2016-04-01T17:18:00Z">
        <w:r w:rsidDel="00836695">
          <w:delText>электроэнергия для формовых(сумма);</w:delText>
        </w:r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644" w:author="Екатерина Луткова" w:date="2016-04-01T17:18:00Z"/>
        </w:rPr>
      </w:pPr>
      <w:del w:id="645" w:author="Екатерина Луткова" w:date="2016-04-01T17:18:00Z">
        <w:r w:rsidDel="00836695">
          <w:delText>электроэнергия прочая(сумма);</w:delText>
        </w:r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646" w:author="Екатерина Луткова" w:date="2016-04-01T17:18:00Z"/>
          <w:lang w:eastAsia="ru-RU"/>
        </w:rPr>
      </w:pPr>
      <w:del w:id="647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648" w:author="Екатерина Луткова" w:date="2016-04-01T17:18:00Z"/>
          <w:lang w:eastAsia="ru-RU"/>
        </w:rPr>
      </w:pPr>
      <w:del w:id="649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650" w:author="Екатерина Луткова" w:date="2016-04-01T17:18:00Z"/>
          <w:lang w:eastAsia="ru-RU"/>
        </w:rPr>
      </w:pPr>
      <w:del w:id="651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652" w:author="Екатерина Луткова" w:date="2016-04-01T17:18:00Z"/>
        </w:rPr>
      </w:pPr>
      <w:del w:id="653" w:author="Екатерина Луткова" w:date="2016-04-01T17:18:00Z">
        <w:r w:rsidDel="00836695">
          <w:lastRenderedPageBreak/>
          <w:delText>1. Подсчитывается разница между стоимостью всей заявки и прямыми затратами.</w:delText>
        </w:r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654" w:author="Екатерина Луткова" w:date="2016-04-01T17:18:00Z"/>
        </w:rPr>
      </w:pPr>
      <w:del w:id="655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656" w:author="Екатерина Луткова" w:date="2016-04-01T17:18:00Z"/>
        </w:rPr>
      </w:pPr>
      <w:del w:id="657" w:author="Екатерина Луткова" w:date="2016-04-01T17:18:00Z">
        <w:r w:rsidDel="00836695">
          <w:delText>Если процент прямых затрат от стоимости заявки оказывается больше 30 процентов, поле подсвечивается красным.</w:delText>
        </w:r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658" w:author="Екатерина Луткова" w:date="2016-04-01T17:18:00Z"/>
          <w:lang w:eastAsia="ru-RU"/>
        </w:rPr>
      </w:pPr>
      <w:del w:id="659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660" w:author="Екатерина Луткова" w:date="2016-04-01T17:18:00Z"/>
          <w:lang w:eastAsia="ru-RU"/>
        </w:rPr>
      </w:pPr>
      <w:del w:id="661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</w:del>
    </w:p>
    <w:p w14:paraId="62B2BAFC" w14:textId="496C88FB" w:rsidR="001E1753" w:rsidRDefault="00DC00B3" w:rsidP="001E1753">
      <w:pPr>
        <w:pStyle w:val="3"/>
        <w:ind w:firstLine="708"/>
        <w:rPr>
          <w:lang w:eastAsia="ru-RU"/>
        </w:rPr>
      </w:pPr>
      <w:bookmarkStart w:id="662" w:name="_Toc446599515"/>
      <w:del w:id="663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r w:rsidR="001E1753">
        <w:rPr>
          <w:lang w:eastAsia="ru-RU"/>
        </w:rPr>
        <w:t>4.4.</w:t>
      </w:r>
      <w:ins w:id="664" w:author="Екатерина Луткова" w:date="2016-04-01T17:56:00Z">
        <w:r w:rsidR="005A4B34">
          <w:rPr>
            <w:lang w:eastAsia="ru-RU"/>
          </w:rPr>
          <w:t>10</w:t>
        </w:r>
      </w:ins>
      <w:del w:id="665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r w:rsidR="001E1753">
        <w:rPr>
          <w:lang w:eastAsia="ru-RU"/>
        </w:rPr>
        <w:t xml:space="preserve"> Сводный отчет по номеру чертежа</w:t>
      </w:r>
      <w:bookmarkEnd w:id="662"/>
    </w:p>
    <w:p w14:paraId="0E6A392F" w14:textId="1C2065C4" w:rsidR="00910A02" w:rsidRDefault="001E1753" w:rsidP="001E1753">
      <w:pPr>
        <w:spacing w:before="100" w:beforeAutospacing="1" w:after="100" w:afterAutospacing="1" w:line="360" w:lineRule="auto"/>
        <w:jc w:val="both"/>
        <w:rPr>
          <w:ins w:id="666" w:author="Екатерина Луткова" w:date="2016-04-01T17:01:00Z"/>
          <w:lang w:eastAsia="ru-RU"/>
        </w:rPr>
      </w:pPr>
      <w:r>
        <w:rPr>
          <w:lang w:eastAsia="ru-RU"/>
        </w:rPr>
        <w:t>Данный отчет содержит следующую информацию по заявкам:</w:t>
      </w:r>
    </w:p>
    <w:p w14:paraId="3CF558E4" w14:textId="77408BB1" w:rsidR="00910A02" w:rsidRDefault="00910A0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lang w:eastAsia="ru-RU"/>
        </w:rPr>
        <w:pPrChange w:id="667" w:author="Екатерина Луткова" w:date="2016-04-01T17:01:00Z">
          <w:pPr>
            <w:spacing w:before="100" w:beforeAutospacing="1" w:after="100" w:afterAutospacing="1" w:line="360" w:lineRule="auto"/>
            <w:jc w:val="both"/>
          </w:pPr>
        </w:pPrChange>
      </w:pPr>
      <w:ins w:id="668" w:author="Екатерина Луткова" w:date="2016-04-01T17:01:00Z">
        <w:r>
          <w:rPr>
            <w:lang w:eastAsia="ru-RU"/>
          </w:rPr>
          <w:t>№ чертежа;</w:t>
        </w:r>
      </w:ins>
    </w:p>
    <w:p w14:paraId="21ECD1B1" w14:textId="129E0EA7" w:rsidR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669" w:author="Екатерина Луткова" w:date="2016-04-01T16:59:00Z"/>
          <w:lang w:eastAsia="ru-RU"/>
        </w:rPr>
      </w:pPr>
      <w:del w:id="670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  <w:ins w:id="671" w:author="Екатерина Луткова" w:date="2016-04-01T16:59:00Z">
        <w:r w:rsidR="00910A02">
          <w:rPr>
            <w:lang w:eastAsia="ru-RU"/>
          </w:rPr>
          <w:t>Наименование детали;</w:t>
        </w:r>
      </w:ins>
    </w:p>
    <w:p w14:paraId="6E66810C" w14:textId="65D62BC6" w:rsidR="00910A02" w:rsidRDefault="00910A02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672" w:author="Екатерина Луткова" w:date="2016-04-01T16:59:00Z"/>
          <w:lang w:eastAsia="ru-RU"/>
        </w:rPr>
      </w:pPr>
      <w:ins w:id="673" w:author="Екатерина Луткова" w:date="2016-04-01T16:59:00Z">
        <w:r>
          <w:rPr>
            <w:lang w:eastAsia="ru-RU"/>
          </w:rPr>
          <w:t>Группа;</w:t>
        </w:r>
      </w:ins>
    </w:p>
    <w:p w14:paraId="645A2956" w14:textId="05D1C8B6" w:rsidR="00910A02" w:rsidRDefault="00910A0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ins w:id="674" w:author="Екатерина Луткова" w:date="2016-04-01T17:00:00Z">
        <w:r>
          <w:rPr>
            <w:lang w:eastAsia="ru-RU"/>
          </w:rPr>
          <w:t>Номер заявки;</w:t>
        </w:r>
      </w:ins>
    </w:p>
    <w:p w14:paraId="1DCA8BC5" w14:textId="77777777" w:rsidR="001E1753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Дата составления заявки;</w:t>
      </w:r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675" w:author="Екатерина Луткова" w:date="2016-04-01T17:00:00Z"/>
          <w:lang w:eastAsia="ru-RU"/>
        </w:rPr>
      </w:pPr>
      <w:del w:id="676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677" w:author="Екатерина Луткова" w:date="2016-04-01T17:00:00Z"/>
          <w:lang w:eastAsia="ru-RU"/>
        </w:rPr>
      </w:pPr>
      <w:del w:id="678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679" w:author="Екатерина Луткова" w:date="2016-04-01T17:00:00Z"/>
          <w:lang w:eastAsia="ru-RU"/>
        </w:rPr>
      </w:pPr>
      <w:del w:id="680" w:author="Екатерина Луткова" w:date="2016-04-01T17:00:00Z">
        <w:r w:rsidDel="00910A02">
          <w:rPr>
            <w:lang w:eastAsia="ru-RU"/>
          </w:rPr>
          <w:delText>Заказчик.</w:delText>
        </w:r>
      </w:del>
    </w:p>
    <w:p w14:paraId="66A19092" w14:textId="77777777" w:rsidR="001E1753" w:rsidRDefault="001E1753" w:rsidP="001E1753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Группировка ведется по номеру чертежа.</w:t>
      </w:r>
    </w:p>
    <w:p w14:paraId="5F340D93" w14:textId="3A48FA2F" w:rsidR="00FB39AE" w:rsidRPr="00FB39AE" w:rsidRDefault="001E1753" w:rsidP="001E1753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Отчет формируется </w:t>
      </w:r>
      <w:ins w:id="681" w:author="Екатерина Луткова" w:date="2016-04-01T17:59:00Z">
        <w:r w:rsidR="00495E8B">
          <w:rPr>
            <w:lang w:eastAsia="ru-RU"/>
          </w:rPr>
          <w:t>за заданный период.</w:t>
        </w:r>
      </w:ins>
      <w:del w:id="682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683" w:name="_Toc446599516"/>
      <w:r>
        <w:rPr>
          <w:lang w:eastAsia="ru-RU"/>
        </w:rPr>
        <w:t>Подготовка производства. Модуль «Чертежи»</w:t>
      </w:r>
      <w:bookmarkEnd w:id="683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684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685" w:author="Екатерина Луткова" w:date="2016-04-12T10:54:00Z">
        <w:r>
          <w:rPr>
            <w:lang w:eastAsia="ru-RU"/>
          </w:rPr>
          <w:t xml:space="preserve">Все имеющиеся чертежи открываются нажатием кнопки «Реестр». Здесь выводятся </w:t>
        </w:r>
        <w:proofErr w:type="gramStart"/>
        <w:r>
          <w:rPr>
            <w:lang w:eastAsia="ru-RU"/>
          </w:rPr>
          <w:t>последние</w:t>
        </w:r>
        <w:proofErr w:type="gramEnd"/>
        <w:r>
          <w:rPr>
            <w:lang w:eastAsia="ru-RU"/>
          </w:rPr>
          <w:t xml:space="preserve"> 15 заведенных чертежей</w:t>
        </w:r>
      </w:ins>
      <w:ins w:id="686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687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688" w:author="Екатерина Луткова" w:date="2016-04-01T16:47:00Z"/>
          <w:noProof/>
          <w:lang w:eastAsia="ru-RU"/>
        </w:rPr>
        <w:pPrChange w:id="689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690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691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692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693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694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695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12EB939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696" w:author="Екатерина Луткова" w:date="2016-04-01T16:50:00Z"/>
          <w:lang w:eastAsia="ru-RU"/>
        </w:rPr>
      </w:pPr>
      <w:r>
        <w:rPr>
          <w:lang w:eastAsia="ru-RU"/>
        </w:rPr>
        <w:t xml:space="preserve">Поля: </w:t>
      </w:r>
      <w:commentRangeStart w:id="697"/>
      <w:r>
        <w:rPr>
          <w:lang w:eastAsia="ru-RU"/>
        </w:rPr>
        <w:t>группа</w:t>
      </w:r>
      <w:commentRangeEnd w:id="697"/>
      <w:r w:rsidR="00C908A7">
        <w:rPr>
          <w:rStyle w:val="af0"/>
        </w:rPr>
        <w:commentReference w:id="697"/>
      </w:r>
      <w:ins w:id="698" w:author="Екатерина Луткова" w:date="2016-04-12T10:55:00Z">
        <w:r w:rsidR="00507E59">
          <w:rPr>
            <w:lang w:eastAsia="ru-RU"/>
          </w:rPr>
          <w:t xml:space="preserve"> (понятие группа есть и в справочнике «Оснастка» и в справочнике «Группы» </w:t>
        </w:r>
        <w:proofErr w:type="gramStart"/>
        <w:r w:rsidR="00507E59">
          <w:rPr>
            <w:lang w:eastAsia="ru-RU"/>
          </w:rPr>
          <w:t>-э</w:t>
        </w:r>
        <w:proofErr w:type="gramEnd"/>
        <w:r w:rsidR="00507E59">
          <w:rPr>
            <w:lang w:eastAsia="ru-RU"/>
          </w:rPr>
          <w:t>то одна и та же группа</w:t>
        </w:r>
      </w:ins>
      <w:ins w:id="699" w:author="Екатерина Луткова" w:date="2016-04-12T10:56:00Z">
        <w:r w:rsidR="00507E59">
          <w:rPr>
            <w:lang w:eastAsia="ru-RU"/>
          </w:rPr>
          <w:t>, здесь я думаю логичнее выбирать ее из справочника «Группы»)</w:t>
        </w:r>
      </w:ins>
      <w:r>
        <w:rPr>
          <w:lang w:eastAsia="ru-RU"/>
        </w:rPr>
        <w:t xml:space="preserve">, наименование детали, доп. информация, материал по паспорту, материал, единицы измерения, </w:t>
      </w:r>
      <w:commentRangeStart w:id="700"/>
      <w:r>
        <w:rPr>
          <w:lang w:eastAsia="ru-RU"/>
        </w:rPr>
        <w:t>код</w:t>
      </w:r>
      <w:ins w:id="701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702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703" w:author="Екатерина Луткова" w:date="2016-04-12T10:58:00Z">
        <w:r w:rsidR="00507E59">
          <w:rPr>
            <w:lang w:eastAsia="ru-RU"/>
          </w:rPr>
          <w:t xml:space="preserve">, можно сделать так – выбрав единицы измерения, код будет подтягиваться автоматически из того </w:t>
        </w:r>
        <w:proofErr w:type="gramStart"/>
        <w:r w:rsidR="00507E59">
          <w:rPr>
            <w:lang w:eastAsia="ru-RU"/>
          </w:rPr>
          <w:t>же</w:t>
        </w:r>
        <w:proofErr w:type="gramEnd"/>
        <w:r w:rsidR="00507E59">
          <w:rPr>
            <w:lang w:eastAsia="ru-RU"/>
          </w:rPr>
          <w:t xml:space="preserve"> справочника)</w:t>
        </w:r>
      </w:ins>
      <w:r>
        <w:rPr>
          <w:lang w:eastAsia="ru-RU"/>
        </w:rPr>
        <w:t>,</w:t>
      </w:r>
      <w:commentRangeEnd w:id="700"/>
      <w:r w:rsidR="006F1FFF">
        <w:rPr>
          <w:rStyle w:val="af0"/>
        </w:rPr>
        <w:commentReference w:id="700"/>
      </w:r>
      <w:r>
        <w:rPr>
          <w:lang w:eastAsia="ru-RU"/>
        </w:rPr>
        <w:t xml:space="preserve"> оснастка</w:t>
      </w:r>
      <w:ins w:id="704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705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706" w:author="Екатерина Луткова" w:date="2016-04-12T11:02:00Z">
        <w:r w:rsidR="00507E59">
          <w:rPr>
            <w:lang w:eastAsia="ru-RU"/>
          </w:rPr>
          <w:t>Оснастка</w:t>
        </w:r>
      </w:ins>
      <w:ins w:id="707" w:author="Екатерина Луткова" w:date="2016-04-12T11:01:00Z">
        <w:r w:rsidR="00507E59">
          <w:rPr>
            <w:lang w:eastAsia="ru-RU"/>
          </w:rPr>
          <w:t>»</w:t>
        </w:r>
      </w:ins>
      <w:ins w:id="708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709" w:author="Екатерина Луткова" w:date="2016-04-12T11:03:00Z">
        <w:r w:rsidR="00507E59">
          <w:rPr>
            <w:lang w:eastAsia="ru-RU"/>
          </w:rPr>
          <w:t>с</w:t>
        </w:r>
      </w:ins>
      <w:ins w:id="710" w:author="Екатерина Луткова" w:date="2016-04-12T11:02:00Z">
        <w:r w:rsidR="00507E59">
          <w:rPr>
            <w:lang w:eastAsia="ru-RU"/>
          </w:rPr>
          <w:t>тку</w:t>
        </w:r>
      </w:ins>
      <w:ins w:id="711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</w:t>
      </w:r>
      <w:commentRangeStart w:id="712"/>
      <w:proofErr w:type="gramStart"/>
      <w:r w:rsidR="00CE177C">
        <w:rPr>
          <w:lang w:eastAsia="ru-RU"/>
        </w:rPr>
        <w:t>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</w:t>
      </w:r>
      <w:commentRangeEnd w:id="712"/>
      <w:r w:rsidR="00E457D0">
        <w:rPr>
          <w:rStyle w:val="af0"/>
        </w:rPr>
        <w:commentReference w:id="712"/>
      </w:r>
      <w:r>
        <w:rPr>
          <w:lang w:eastAsia="ru-RU"/>
        </w:rPr>
        <w:t xml:space="preserve">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</w:t>
      </w:r>
      <w:commentRangeStart w:id="713"/>
      <w:r>
        <w:rPr>
          <w:lang w:eastAsia="ru-RU"/>
        </w:rPr>
        <w:t>9</w:t>
      </w:r>
      <w:commentRangeEnd w:id="713"/>
      <w:r w:rsidR="004D624E">
        <w:rPr>
          <w:rStyle w:val="af0"/>
        </w:rPr>
        <w:commentReference w:id="713"/>
      </w:r>
      <w:r w:rsidRPr="0078778D">
        <w:rPr>
          <w:lang w:eastAsia="ru-RU"/>
        </w:rPr>
        <w:t>]</w:t>
      </w:r>
      <w:ins w:id="714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или же назначает начальник производства, поэтому вводится вручную)</w:t>
        </w:r>
      </w:ins>
      <w:ins w:id="715" w:author="Екатерина Луткова" w:date="2016-04-12T11:04:00Z">
        <w:r w:rsidR="00A46F39">
          <w:rPr>
            <w:lang w:eastAsia="ru-RU"/>
          </w:rPr>
          <w:t xml:space="preserve"> – </w:t>
        </w:r>
        <w:bookmarkStart w:id="716" w:name="_GoBack"/>
        <w:r w:rsidR="00A46F39">
          <w:rPr>
            <w:lang w:eastAsia="ru-RU"/>
          </w:rPr>
          <w:t>при изменении этих данных</w:t>
        </w:r>
      </w:ins>
      <w:ins w:id="717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</w:t>
        </w:r>
        <w:proofErr w:type="spellStart"/>
        <w:r w:rsidR="00A46F39">
          <w:rPr>
            <w:lang w:eastAsia="ru-RU"/>
          </w:rPr>
          <w:t>гнездность</w:t>
        </w:r>
        <w:proofErr w:type="spellEnd"/>
        <w:r w:rsidR="00A46F39">
          <w:rPr>
            <w:lang w:eastAsia="ru-RU"/>
          </w:rPr>
          <w:t>)</w:t>
        </w:r>
      </w:ins>
      <w:ins w:id="718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автоматически, так же есть возможность вручную поменять данные поля</w:t>
        </w:r>
      </w:ins>
      <w:ins w:id="719" w:author="Екатерина Луткова" w:date="2016-04-12T11:06:00Z">
        <w:r w:rsidR="00A46F39">
          <w:rPr>
            <w:lang w:eastAsia="ru-RU"/>
          </w:rPr>
          <w:t>.</w:t>
        </w:r>
      </w:ins>
      <w:del w:id="720" w:author="Екатерина Луткова" w:date="2016-04-12T11:04:00Z">
        <w:r w:rsidDel="00A46F39">
          <w:rPr>
            <w:lang w:eastAsia="ru-RU"/>
          </w:rPr>
          <w:delText>.</w:delText>
        </w:r>
      </w:del>
      <w:bookmarkEnd w:id="716"/>
      <w:proofErr w:type="gramEnd"/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proofErr w:type="gramStart"/>
      <w:ins w:id="721" w:author="Екатерина Луткова" w:date="2016-04-01T16:52:00Z">
        <w:r>
          <w:rPr>
            <w:lang w:eastAsia="ru-RU"/>
          </w:rPr>
          <w:t>!!!</w:t>
        </w:r>
      </w:ins>
      <w:ins w:id="722" w:author="Екатерина Луткова" w:date="2016-04-01T16:50:00Z">
        <w:r w:rsidR="00267722">
          <w:rPr>
            <w:lang w:eastAsia="ru-RU"/>
          </w:rPr>
          <w:t>Добавить поле «</w:t>
        </w:r>
        <w:commentRangeStart w:id="723"/>
        <w:r w:rsidR="00267722">
          <w:rPr>
            <w:lang w:eastAsia="ru-RU"/>
          </w:rPr>
          <w:t xml:space="preserve">Цена </w:t>
        </w:r>
      </w:ins>
      <w:ins w:id="724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commentRangeEnd w:id="723"/>
      <w:r w:rsidR="00E457D0">
        <w:rPr>
          <w:rStyle w:val="af0"/>
        </w:rPr>
        <w:commentReference w:id="723"/>
      </w:r>
      <w:ins w:id="725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726" w:author="Екатерина Луткова" w:date="2016-04-01T16:51:00Z">
        <w:r>
          <w:rPr>
            <w:lang w:eastAsia="ru-RU"/>
          </w:rPr>
          <w:t>«</w:t>
        </w:r>
      </w:ins>
      <w:ins w:id="727" w:author="Екатерина Луткова" w:date="2016-04-01T16:52:00Z">
        <w:r>
          <w:rPr>
            <w:lang w:eastAsia="ru-RU"/>
          </w:rPr>
          <w:t>Материалы</w:t>
        </w:r>
      </w:ins>
      <w:ins w:id="728" w:author="Екатерина Луткова" w:date="2016-04-01T16:51:00Z">
        <w:r>
          <w:rPr>
            <w:lang w:eastAsia="ru-RU"/>
          </w:rPr>
          <w:t>»</w:t>
        </w:r>
      </w:ins>
      <w:ins w:id="729" w:author="Екатерина Луткова" w:date="2016-04-01T16:52:00Z">
        <w:r>
          <w:rPr>
            <w:lang w:eastAsia="ru-RU"/>
          </w:rPr>
          <w:t>.</w:t>
        </w:r>
      </w:ins>
      <w:proofErr w:type="gramEnd"/>
      <w:ins w:id="730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731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732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733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 xml:space="preserve">. При заполнении плановой калькуляции ставится плановая цена, при последующем заполнении фактической калькуляции цена автоматически заменяется на </w:t>
      </w:r>
      <w:commentRangeStart w:id="734"/>
      <w:r>
        <w:rPr>
          <w:lang w:eastAsia="ru-RU"/>
        </w:rPr>
        <w:t>фактическую</w:t>
      </w:r>
      <w:commentRangeEnd w:id="734"/>
      <w:r w:rsidR="00E457D0">
        <w:rPr>
          <w:rStyle w:val="af0"/>
        </w:rPr>
        <w:commentReference w:id="734"/>
      </w:r>
      <w:r>
        <w:rPr>
          <w:lang w:eastAsia="ru-RU"/>
        </w:rPr>
        <w:t>.</w:t>
      </w:r>
      <w:ins w:id="735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(бывает возникает та</w:t>
        </w:r>
        <w:r w:rsidR="00A46F39">
          <w:rPr>
            <w:lang w:eastAsia="ru-RU"/>
          </w:rPr>
          <w:t>кая необходимость)</w:t>
        </w:r>
      </w:ins>
      <w:ins w:id="736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737"/>
      <w:r>
        <w:rPr>
          <w:lang w:eastAsia="ru-RU"/>
        </w:rPr>
        <w:lastRenderedPageBreak/>
        <w:t>При нажатии на поле «Масса по чертежу» открывается окно «Расчет массы</w:t>
      </w:r>
      <w:commentRangeEnd w:id="737"/>
      <w:r w:rsidR="00D76793">
        <w:rPr>
          <w:rStyle w:val="af0"/>
        </w:rPr>
        <w:commentReference w:id="737"/>
      </w:r>
      <w:r>
        <w:rPr>
          <w:lang w:eastAsia="ru-RU"/>
        </w:rPr>
        <w:t xml:space="preserve">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738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</w:t>
      </w:r>
      <w:commentRangeStart w:id="739"/>
      <w:r>
        <w:rPr>
          <w:lang w:eastAsia="ru-RU"/>
        </w:rPr>
        <w:t>Размеры</w:t>
      </w:r>
      <w:commentRangeEnd w:id="739"/>
      <w:r w:rsidR="00E457D0">
        <w:rPr>
          <w:rStyle w:val="af0"/>
        </w:rPr>
        <w:commentReference w:id="739"/>
      </w:r>
      <w:r>
        <w:rPr>
          <w:lang w:eastAsia="ru-RU"/>
        </w:rPr>
        <w:t>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740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741" w:author="Екатерина Луткова" w:date="2016-04-12T11:31:00Z">
        <w:r w:rsidR="009F1258">
          <w:rPr>
            <w:lang w:eastAsia="ru-RU"/>
          </w:rPr>
          <w:t>П</w:t>
        </w:r>
      </w:ins>
      <w:ins w:id="742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743" w:author="Екатерина Луткова" w:date="2016-04-12T11:31:00Z">
        <w:r w:rsidR="000704E2">
          <w:rPr>
            <w:lang w:eastAsia="ru-RU"/>
          </w:rPr>
          <w:t>Размеры</w:t>
        </w:r>
      </w:ins>
      <w:ins w:id="744" w:author="Екатерина Луткова" w:date="2016-04-12T11:30:00Z">
        <w:r w:rsidR="000704E2">
          <w:rPr>
            <w:lang w:eastAsia="ru-RU"/>
          </w:rPr>
          <w:t>»</w:t>
        </w:r>
      </w:ins>
      <w:ins w:id="745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746"/>
      <w:r>
        <w:rPr>
          <w:lang w:eastAsia="ru-RU"/>
        </w:rPr>
        <w:t>Далее чертеж в электронном виде загружается нажатием на поле «Загрузка».</w:t>
      </w:r>
      <w:ins w:id="747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</w:t>
      </w:r>
      <w:commentRangeEnd w:id="746"/>
      <w:r w:rsidR="00E457D0">
        <w:rPr>
          <w:rStyle w:val="af0"/>
        </w:rPr>
        <w:commentReference w:id="746"/>
      </w:r>
      <w:r>
        <w:rPr>
          <w:lang w:eastAsia="ru-RU"/>
        </w:rPr>
        <w:t>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748" w:name="_Toc446599517"/>
      <w:r>
        <w:rPr>
          <w:lang w:eastAsia="ru-RU"/>
        </w:rPr>
        <w:t>Расчет массы</w:t>
      </w:r>
      <w:bookmarkEnd w:id="748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749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750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751" w:name="_Toc446599518"/>
      <w:r>
        <w:rPr>
          <w:lang w:eastAsia="ru-RU"/>
        </w:rPr>
        <w:t>Технологическая карта</w:t>
      </w:r>
      <w:bookmarkEnd w:id="751"/>
    </w:p>
    <w:p w14:paraId="7A96974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После заполнения данных по чертежу составляется техно</w:t>
      </w:r>
      <w:r w:rsidR="002216FD">
        <w:rPr>
          <w:lang w:eastAsia="ru-RU"/>
        </w:rPr>
        <w:t>логическая карта.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Наименование, № детали появляются автоматически и соответствуют рассматриваемому чертежу.</w:t>
      </w:r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прессах</w:t>
      </w:r>
      <w:proofErr w:type="gramStart"/>
      <w:r w:rsidR="002216FD">
        <w:rPr>
          <w:lang w:eastAsia="ru-RU"/>
        </w:rPr>
        <w:t>..</w:t>
      </w:r>
      <w:proofErr w:type="gramEnd"/>
    </w:p>
    <w:p w14:paraId="0553B97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выбирается необходимая оснастка для чертежа, количество форм и </w:t>
      </w:r>
      <w:proofErr w:type="spellStart"/>
      <w:r>
        <w:rPr>
          <w:lang w:eastAsia="ru-RU"/>
        </w:rPr>
        <w:t>гнездность</w:t>
      </w:r>
      <w:proofErr w:type="spellEnd"/>
      <w:r>
        <w:rPr>
          <w:lang w:eastAsia="ru-RU"/>
        </w:rPr>
        <w:t xml:space="preserve"> заполняются автоматически из справочника «Оснастка». Выход партии: количество форм*</w:t>
      </w:r>
      <w:proofErr w:type="spellStart"/>
      <w:r>
        <w:rPr>
          <w:lang w:eastAsia="ru-RU"/>
        </w:rPr>
        <w:t>гнездность</w:t>
      </w:r>
      <w:proofErr w:type="spellEnd"/>
      <w:r>
        <w:rPr>
          <w:lang w:eastAsia="ru-RU"/>
        </w:rPr>
        <w:t>.</w:t>
      </w:r>
    </w:p>
    <w:p w14:paraId="77FF51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Марка материала выбирается из справочника «Материалы» </w:t>
      </w:r>
      <w:r w:rsidRPr="00FD45D6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4.3.1</w:t>
      </w:r>
      <w:r w:rsidRPr="00FD45D6">
        <w:rPr>
          <w:lang w:eastAsia="ru-RU"/>
        </w:rPr>
        <w:t>]</w:t>
      </w:r>
      <w:r>
        <w:rPr>
          <w:lang w:eastAsia="ru-RU"/>
        </w:rPr>
        <w:t xml:space="preserve">. ТУ (ГОСТ)-автоматически в соответствие материалу. </w:t>
      </w:r>
    </w:p>
    <w:p w14:paraId="18F93A7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рассчитанная масса по чертежу </w:t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>. Масса фактическая заносится вручную после изготовления и дальнейшего взвешивания.</w:t>
      </w:r>
    </w:p>
    <w:p w14:paraId="2C45B6B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проставляется время каждого процесса и считается общее время на изготовление.</w:t>
      </w:r>
    </w:p>
    <w:p w14:paraId="097E3949" w14:textId="77777777" w:rsidR="0034245A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ins w:id="752" w:author="Екатерина Луткова" w:date="2016-04-01T17:11:00Z"/>
          <w:lang w:eastAsia="ru-RU"/>
        </w:rPr>
      </w:pPr>
      <w:r>
        <w:rPr>
          <w:lang w:eastAsia="ru-RU"/>
        </w:rPr>
        <w:t>В разделе «Нормирование времени» предусмотреть внесение вручную процессов (строки 3-4)</w:t>
      </w:r>
    </w:p>
    <w:p w14:paraId="132E9CC4" w14:textId="3F9F9223" w:rsidR="003E79F3" w:rsidRPr="00B41ECE" w:rsidRDefault="00836695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753" w:author="Екатерина Луткова" w:date="2016-04-01T17:11:00Z">
        <w:r>
          <w:rPr>
            <w:lang w:eastAsia="ru-RU"/>
          </w:rPr>
          <w:t>Внизу технологической карты предусмотреть текстовое поле «</w:t>
        </w:r>
      </w:ins>
      <w:ins w:id="754" w:author="Екатерина Луткова" w:date="2016-04-01T17:12:00Z">
        <w:r>
          <w:rPr>
            <w:lang w:eastAsia="ru-RU"/>
          </w:rPr>
          <w:t>Примечание</w:t>
        </w:r>
      </w:ins>
      <w:ins w:id="755" w:author="Екатерина Луткова" w:date="2016-04-01T17:11:00Z">
        <w:r>
          <w:rPr>
            <w:lang w:eastAsia="ru-RU"/>
          </w:rPr>
          <w:t>»</w:t>
        </w:r>
      </w:ins>
      <w:ins w:id="756" w:author="Екатерина Луткова" w:date="2016-04-01T17:12:00Z">
        <w:r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28E9E7F6" w14:textId="5E24203B" w:rsidR="00DD7803" w:rsidDel="003E79F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757" w:name="_Toc446599519"/>
      <w:moveFromRangeStart w:id="758" w:author="Екатерина Луткова" w:date="2016-04-01T17:01:00Z" w:name="move447293432"/>
      <w:moveFrom w:id="759" w:author="Екатерина Луткова" w:date="2016-04-01T17:01:00Z">
        <w:r w:rsidDel="003E79F3">
          <w:rPr>
            <w:lang w:eastAsia="ru-RU"/>
          </w:rPr>
          <w:t>4.5.3 Калькуляция</w:t>
        </w:r>
      </w:moveFrom>
      <w:bookmarkEnd w:id="757"/>
    </w:p>
    <w:p w14:paraId="3074A1FC" w14:textId="0528F9F8" w:rsidR="00DD7803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760" w:author="Екатерина Луткова" w:date="2016-04-01T17:01:00Z">
        <w:r w:rsidDel="003E79F3">
          <w:rPr>
            <w:lang w:eastAsia="ru-RU"/>
          </w:rPr>
          <w:t xml:space="preserve">После составления технологической карты </w:t>
        </w:r>
        <w:r w:rsidRPr="00E77AB7" w:rsidDel="003E79F3">
          <w:rPr>
            <w:lang w:eastAsia="ru-RU"/>
          </w:rPr>
          <w:t>[</w:t>
        </w:r>
        <w:r w:rsidDel="003E79F3">
          <w:rPr>
            <w:lang w:eastAsia="ru-RU"/>
          </w:rPr>
          <w:t>4.5.1</w:t>
        </w:r>
        <w:r w:rsidRPr="00E77AB7" w:rsidDel="003E79F3">
          <w:rPr>
            <w:lang w:eastAsia="ru-RU"/>
          </w:rPr>
          <w:t>]</w:t>
        </w:r>
        <w:r w:rsidDel="003E79F3">
          <w:rPr>
            <w:lang w:eastAsia="ru-RU"/>
          </w:rPr>
          <w:t xml:space="preserve"> необходимо нажать кнопку «Калькуляция» для подсчета полной стоимости детали с учетом всех затрат.</w:t>
        </w:r>
      </w:moveFrom>
    </w:p>
    <w:p w14:paraId="0576FD51" w14:textId="100A495B" w:rsidR="00DD7803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761" w:author="Екатерина Луткова" w:date="2016-04-01T17:01:00Z">
        <w:r w:rsidDel="003E79F3">
          <w:rPr>
            <w:lang w:eastAsia="ru-RU"/>
          </w:rPr>
          <w:t>«Наименование», «Группа», «Чертеж» заполняются автоматически в соответствии с выбранным чертежом.</w:t>
        </w:r>
      </w:moveFrom>
    </w:p>
    <w:p w14:paraId="40E0CBD1" w14:textId="05FE4AF5" w:rsidR="00DD7803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762" w:author="Екатерина Луткова" w:date="2016-04-01T17:01:00Z">
        <w:r w:rsidDel="003E79F3">
          <w:rPr>
            <w:lang w:eastAsia="ru-RU"/>
          </w:rPr>
          <w:t>Сначала заполняется плановая калькуляция (масса материалов – масса по чертежу). После изготовления детали заполняется фактическая калькуляция (масса материалов – масса фактическая).</w:t>
        </w:r>
      </w:moveFrom>
    </w:p>
    <w:p w14:paraId="0AF7DE08" w14:textId="7BF8BB3F" w:rsidR="0034245A" w:rsidDel="003E79F3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763" w:author="Екатерина Луткова" w:date="2016-04-01T17:01:00Z">
        <w:r w:rsidDel="003E79F3">
          <w:rPr>
            <w:lang w:eastAsia="ru-RU"/>
          </w:rPr>
          <w: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t>
        </w:r>
      </w:moveFrom>
    </w:p>
    <w:p w14:paraId="620D88DC" w14:textId="63922D3A" w:rsidR="00DD7803" w:rsidRPr="00B11235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764" w:author="Екатерина Луткова" w:date="2016-04-01T17:01:00Z">
        <w:r w:rsidDel="003E79F3">
          <w:rPr>
            <w:lang w:eastAsia="ru-RU"/>
          </w:rPr>
          <w:lastRenderedPageBreak/>
          <w:t xml:space="preserve">Формулы расчета (используемые константы – из справочника </w:t>
        </w:r>
        <w:r w:rsidRPr="00B11235" w:rsidDel="003E79F3">
          <w:rPr>
            <w:lang w:eastAsia="ru-RU"/>
          </w:rPr>
          <w:t>[</w:t>
        </w:r>
        <w:r w:rsidR="00A0364A" w:rsidDel="003E79F3">
          <w:rPr>
            <w:lang w:eastAsia="ru-RU"/>
          </w:rPr>
          <w:t xml:space="preserve">п. </w:t>
        </w:r>
        <w:r w:rsidDel="003E79F3">
          <w:rPr>
            <w:lang w:eastAsia="ru-RU"/>
          </w:rPr>
          <w:t>4.3.13</w:t>
        </w:r>
        <w:r w:rsidRPr="00B11235" w:rsidDel="003E79F3">
          <w:rPr>
            <w:lang w:eastAsia="ru-RU"/>
          </w:rPr>
          <w:t>]</w:t>
        </w:r>
        <w:r w:rsidDel="003E79F3">
          <w:rPr>
            <w:lang w:eastAsia="ru-RU"/>
          </w:rPr>
          <w:t>):</w:t>
        </w:r>
      </w:moveFrom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6"/>
        <w:gridCol w:w="2706"/>
        <w:gridCol w:w="3351"/>
        <w:gridCol w:w="3225"/>
      </w:tblGrid>
      <w:tr w:rsidR="00DD7803" w:rsidDel="003E79F3" w14:paraId="18D49B22" w14:textId="12C474DE" w:rsidTr="00135028">
        <w:tc>
          <w:tcPr>
            <w:tcW w:w="1706" w:type="dxa"/>
          </w:tcPr>
          <w:p w14:paraId="3C48435A" w14:textId="79DDEB0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№</w:t>
              </w:r>
            </w:moveFrom>
          </w:p>
        </w:tc>
        <w:tc>
          <w:tcPr>
            <w:tcW w:w="2706" w:type="dxa"/>
          </w:tcPr>
          <w:p w14:paraId="3B4CAEF5" w14:textId="518E4708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Поле</w:t>
              </w:r>
            </w:moveFrom>
          </w:p>
        </w:tc>
        <w:tc>
          <w:tcPr>
            <w:tcW w:w="3351" w:type="dxa"/>
          </w:tcPr>
          <w:p w14:paraId="07E0CFFD" w14:textId="5A47CF8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Формула</w:t>
              </w:r>
            </w:moveFrom>
          </w:p>
        </w:tc>
        <w:tc>
          <w:tcPr>
            <w:tcW w:w="3225" w:type="dxa"/>
          </w:tcPr>
          <w:p w14:paraId="5697CE5D" w14:textId="0FF05A4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Комментарий</w:t>
              </w:r>
            </w:moveFrom>
          </w:p>
        </w:tc>
      </w:tr>
      <w:tr w:rsidR="00DD7803" w:rsidDel="003E79F3" w14:paraId="26358DBF" w14:textId="7DBEDDC8" w:rsidTr="00135028">
        <w:tc>
          <w:tcPr>
            <w:tcW w:w="1706" w:type="dxa"/>
          </w:tcPr>
          <w:p w14:paraId="2F50168F" w14:textId="15C43407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</w:t>
              </w:r>
            </w:moveFrom>
          </w:p>
        </w:tc>
        <w:tc>
          <w:tcPr>
            <w:tcW w:w="2706" w:type="dxa"/>
          </w:tcPr>
          <w:p w14:paraId="2E7E300F" w14:textId="230CC00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Сырье и материалы</w:t>
              </w:r>
            </w:moveFrom>
          </w:p>
        </w:tc>
        <w:tc>
          <w:tcPr>
            <w:tcW w:w="3351" w:type="dxa"/>
          </w:tcPr>
          <w:p w14:paraId="3A068D8F" w14:textId="3B30351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Масса*Стоимость </w:t>
              </w:r>
            </w:moveFrom>
          </w:p>
        </w:tc>
        <w:tc>
          <w:tcPr>
            <w:tcW w:w="3225" w:type="dxa"/>
          </w:tcPr>
          <w:p w14:paraId="2871862F" w14:textId="232C838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Вес и марка материалов содержаться в технологической карте [4.5.2], стоимость материала указана в справочнике [4.3.1]</w:t>
              </w:r>
            </w:moveFrom>
          </w:p>
        </w:tc>
      </w:tr>
      <w:tr w:rsidR="00DD7803" w:rsidDel="003E79F3" w14:paraId="5654C718" w14:textId="5CC11CEB" w:rsidTr="00135028">
        <w:tc>
          <w:tcPr>
            <w:tcW w:w="1706" w:type="dxa"/>
          </w:tcPr>
          <w:p w14:paraId="6F8B959A" w14:textId="1E4F38A5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2</w:t>
              </w:r>
            </w:moveFrom>
          </w:p>
        </w:tc>
        <w:tc>
          <w:tcPr>
            <w:tcW w:w="2706" w:type="dxa"/>
          </w:tcPr>
          <w:p w14:paraId="58F71E25" w14:textId="603CD68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Транспортные</w:t>
              </w:r>
            </w:moveFrom>
          </w:p>
        </w:tc>
        <w:tc>
          <w:tcPr>
            <w:tcW w:w="3351" w:type="dxa"/>
          </w:tcPr>
          <w:p w14:paraId="1B4C4C2F" w14:textId="18FDCE0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Ктр* 1п. </w:t>
              </w:r>
            </w:moveFrom>
          </w:p>
        </w:tc>
        <w:tc>
          <w:tcPr>
            <w:tcW w:w="3225" w:type="dxa"/>
          </w:tcPr>
          <w:p w14:paraId="59135946" w14:textId="5BD6DBF5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5329AD64" w14:textId="34FC4AB7" w:rsidTr="00135028">
        <w:tc>
          <w:tcPr>
            <w:tcW w:w="1706" w:type="dxa"/>
          </w:tcPr>
          <w:p w14:paraId="0D66B671" w14:textId="777F582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3</w:t>
              </w:r>
            </w:moveFrom>
          </w:p>
        </w:tc>
        <w:tc>
          <w:tcPr>
            <w:tcW w:w="2706" w:type="dxa"/>
          </w:tcPr>
          <w:p w14:paraId="3871D4E8" w14:textId="6B66E3B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Основная зарплата</w:t>
              </w:r>
            </w:moveFrom>
          </w:p>
        </w:tc>
        <w:tc>
          <w:tcPr>
            <w:tcW w:w="3351" w:type="dxa"/>
          </w:tcPr>
          <w:p w14:paraId="0201A98B" w14:textId="43AEBDD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(</w:t>
              </w:r>
              <w:r w:rsidRPr="00135028" w:rsidDel="003E79F3">
                <w:rPr>
                  <w:szCs w:val="20"/>
                  <w:lang w:val="en-US" w:eastAsia="ru-RU"/>
                </w:rPr>
                <w:t>t</w:t>
              </w:r>
              <w:r w:rsidRPr="00135028" w:rsidDel="003E79F3">
                <w:rPr>
                  <w:szCs w:val="20"/>
                  <w:lang w:eastAsia="ru-RU"/>
                </w:rPr>
                <w:t>заг+</w:t>
              </w:r>
              <w:r w:rsidRPr="00135028" w:rsidDel="003E79F3">
                <w:rPr>
                  <w:szCs w:val="20"/>
                  <w:lang w:val="en-US" w:eastAsia="ru-RU"/>
                </w:rPr>
                <w:t>t</w:t>
              </w:r>
              <w:r w:rsidRPr="00135028" w:rsidDel="003E79F3">
                <w:rPr>
                  <w:szCs w:val="20"/>
                  <w:lang w:eastAsia="ru-RU"/>
                </w:rPr>
                <w:t>в+</w:t>
              </w:r>
              <w:r w:rsidRPr="00135028" w:rsidDel="003E79F3">
                <w:rPr>
                  <w:szCs w:val="20"/>
                  <w:lang w:val="en-US" w:eastAsia="ru-RU"/>
                </w:rPr>
                <w:t>t</w:t>
              </w:r>
              <w:r w:rsidRPr="00135028" w:rsidDel="003E79F3">
                <w:rPr>
                  <w:szCs w:val="20"/>
                  <w:lang w:eastAsia="ru-RU"/>
                </w:rPr>
                <w:t>выгр)/ «Выход партии» * Кст</w:t>
              </w:r>
            </w:moveFrom>
          </w:p>
        </w:tc>
        <w:tc>
          <w:tcPr>
            <w:tcW w:w="3225" w:type="dxa"/>
          </w:tcPr>
          <w:p w14:paraId="14D1E422" w14:textId="21B4ED3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Данные из [п. 4.5.2]</w:t>
              </w:r>
            </w:moveFrom>
          </w:p>
        </w:tc>
      </w:tr>
      <w:tr w:rsidR="00DD7803" w:rsidDel="003E79F3" w14:paraId="0743FCD6" w14:textId="599BC1BD" w:rsidTr="00135028">
        <w:tc>
          <w:tcPr>
            <w:tcW w:w="1706" w:type="dxa"/>
          </w:tcPr>
          <w:p w14:paraId="00EDB949" w14:textId="4DCB271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4</w:t>
              </w:r>
            </w:moveFrom>
          </w:p>
        </w:tc>
        <w:tc>
          <w:tcPr>
            <w:tcW w:w="2706" w:type="dxa"/>
          </w:tcPr>
          <w:p w14:paraId="3AE9E4D6" w14:textId="05A8A58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Дополнительная зарплата</w:t>
              </w:r>
            </w:moveFrom>
          </w:p>
        </w:tc>
        <w:tc>
          <w:tcPr>
            <w:tcW w:w="3351" w:type="dxa"/>
          </w:tcPr>
          <w:p w14:paraId="39FCABE0" w14:textId="31E3210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3п. / 11</w:t>
              </w:r>
            </w:moveFrom>
          </w:p>
        </w:tc>
        <w:tc>
          <w:tcPr>
            <w:tcW w:w="3225" w:type="dxa"/>
          </w:tcPr>
          <w:p w14:paraId="2D5A9647" w14:textId="717611F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3497107C" w14:textId="4E2EA46C" w:rsidTr="00135028">
        <w:tc>
          <w:tcPr>
            <w:tcW w:w="1706" w:type="dxa"/>
          </w:tcPr>
          <w:p w14:paraId="56474574" w14:textId="4764527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5</w:t>
              </w:r>
            </w:moveFrom>
          </w:p>
        </w:tc>
        <w:tc>
          <w:tcPr>
            <w:tcW w:w="2706" w:type="dxa"/>
          </w:tcPr>
          <w:p w14:paraId="07405753" w14:textId="6EBD75A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Отчисления ЕСН</w:t>
              </w:r>
            </w:moveFrom>
          </w:p>
        </w:tc>
        <w:tc>
          <w:tcPr>
            <w:tcW w:w="3351" w:type="dxa"/>
          </w:tcPr>
          <w:p w14:paraId="4A62B902" w14:textId="7557654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Кесн * (3п. + 4п.)</w:t>
              </w:r>
            </w:moveFrom>
          </w:p>
        </w:tc>
        <w:tc>
          <w:tcPr>
            <w:tcW w:w="3225" w:type="dxa"/>
          </w:tcPr>
          <w:p w14:paraId="486061DC" w14:textId="34D4438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08C5D689" w14:textId="1252D03F" w:rsidTr="00135028">
        <w:tc>
          <w:tcPr>
            <w:tcW w:w="1706" w:type="dxa"/>
          </w:tcPr>
          <w:p w14:paraId="22603D8A" w14:textId="6E66A70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6</w:t>
              </w:r>
            </w:moveFrom>
          </w:p>
        </w:tc>
        <w:tc>
          <w:tcPr>
            <w:tcW w:w="2706" w:type="dxa"/>
          </w:tcPr>
          <w:p w14:paraId="61259E76" w14:textId="211EEB5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Общецеховые</w:t>
              </w:r>
            </w:moveFrom>
          </w:p>
        </w:tc>
        <w:tc>
          <w:tcPr>
            <w:tcW w:w="3351" w:type="dxa"/>
          </w:tcPr>
          <w:p w14:paraId="7B3D1212" w14:textId="3A36AFE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Коб.цех * (3п. + 4п.)</w:t>
              </w:r>
            </w:moveFrom>
          </w:p>
        </w:tc>
        <w:tc>
          <w:tcPr>
            <w:tcW w:w="3225" w:type="dxa"/>
          </w:tcPr>
          <w:p w14:paraId="70EB2A62" w14:textId="5F065E0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770AE03" w14:textId="253A50E9" w:rsidTr="00135028">
        <w:tc>
          <w:tcPr>
            <w:tcW w:w="1706" w:type="dxa"/>
          </w:tcPr>
          <w:p w14:paraId="28C3ECA9" w14:textId="0E0BCB38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7</w:t>
              </w:r>
            </w:moveFrom>
          </w:p>
        </w:tc>
        <w:tc>
          <w:tcPr>
            <w:tcW w:w="2706" w:type="dxa"/>
          </w:tcPr>
          <w:p w14:paraId="7F5ACD48" w14:textId="757FDE0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Общепроизводственные</w:t>
              </w:r>
            </w:moveFrom>
          </w:p>
        </w:tc>
        <w:tc>
          <w:tcPr>
            <w:tcW w:w="3351" w:type="dxa"/>
          </w:tcPr>
          <w:p w14:paraId="598244B5" w14:textId="4574FB8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Коб.пр * (3п. + 4п.)</w:t>
              </w:r>
            </w:moveFrom>
          </w:p>
        </w:tc>
        <w:tc>
          <w:tcPr>
            <w:tcW w:w="3225" w:type="dxa"/>
          </w:tcPr>
          <w:p w14:paraId="7592AFD6" w14:textId="33E2F76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09800BA" w14:textId="66B3BB65" w:rsidTr="00135028">
        <w:tc>
          <w:tcPr>
            <w:tcW w:w="1706" w:type="dxa"/>
          </w:tcPr>
          <w:p w14:paraId="58D079F0" w14:textId="493EC55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8</w:t>
              </w:r>
            </w:moveFrom>
          </w:p>
        </w:tc>
        <w:tc>
          <w:tcPr>
            <w:tcW w:w="2706" w:type="dxa"/>
          </w:tcPr>
          <w:p w14:paraId="50E2C5A7" w14:textId="0825C4D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Итого (1)</w:t>
              </w:r>
            </w:moveFrom>
          </w:p>
        </w:tc>
        <w:tc>
          <w:tcPr>
            <w:tcW w:w="3351" w:type="dxa"/>
          </w:tcPr>
          <w:p w14:paraId="26C56CDD" w14:textId="2BFD605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1.п + 2п. + 3п. + 4п. + 5п. + 6п. + 7п. </w:t>
              </w:r>
            </w:moveFrom>
          </w:p>
        </w:tc>
        <w:tc>
          <w:tcPr>
            <w:tcW w:w="3225" w:type="dxa"/>
          </w:tcPr>
          <w:p w14:paraId="7EEE21EA" w14:textId="3264F91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Сумма предыдущих пунктов</w:t>
              </w:r>
            </w:moveFrom>
          </w:p>
        </w:tc>
      </w:tr>
      <w:tr w:rsidR="00DD7803" w:rsidDel="003E79F3" w14:paraId="61FE9134" w14:textId="3E34CA7E" w:rsidTr="00135028">
        <w:tc>
          <w:tcPr>
            <w:tcW w:w="1706" w:type="dxa"/>
          </w:tcPr>
          <w:p w14:paraId="326096A5" w14:textId="1828F0B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9</w:t>
              </w:r>
            </w:moveFrom>
          </w:p>
        </w:tc>
        <w:tc>
          <w:tcPr>
            <w:tcW w:w="2706" w:type="dxa"/>
          </w:tcPr>
          <w:p w14:paraId="3E7FFED3" w14:textId="75A6E927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Электроэнергия для формовых</w:t>
              </w:r>
            </w:moveFrom>
          </w:p>
        </w:tc>
        <w:tc>
          <w:tcPr>
            <w:tcW w:w="3351" w:type="dxa"/>
          </w:tcPr>
          <w:p w14:paraId="4F5FB80C" w14:textId="2BA5B36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8" w:author="Екатерина Луткова" w:date="2016-04-01T17:01:00Z">
              <w:r w:rsidRPr="00135028" w:rsidDel="003E79F3">
                <w:rPr>
                  <w:szCs w:val="20"/>
                  <w:lang w:val="en-US" w:eastAsia="ru-RU"/>
                </w:rPr>
                <w:t>t</w:t>
              </w:r>
              <w:r w:rsidRPr="00135028" w:rsidDel="003E79F3">
                <w:rPr>
                  <w:szCs w:val="20"/>
                  <w:lang w:eastAsia="ru-RU"/>
                </w:rPr>
                <w:t>в * ЦЭ / «Выход партии»</w:t>
              </w:r>
            </w:moveFrom>
          </w:p>
        </w:tc>
        <w:tc>
          <w:tcPr>
            <w:tcW w:w="3225" w:type="dxa"/>
          </w:tcPr>
          <w:p w14:paraId="26248492" w14:textId="63DD5C8F" w:rsidR="00DD7803" w:rsidRPr="00A0364A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9" w:author="Екатерина Луткова" w:date="2016-04-01T17:01:00Z">
              <w:r w:rsidRPr="00135028" w:rsidDel="003E79F3">
                <w:rPr>
                  <w:szCs w:val="20"/>
                  <w:lang w:val="en-US" w:eastAsia="ru-RU"/>
                </w:rPr>
                <w:t>t</w:t>
              </w:r>
              <w:r w:rsidRPr="00135028" w:rsidDel="003E79F3">
                <w:rPr>
                  <w:szCs w:val="20"/>
                  <w:lang w:eastAsia="ru-RU"/>
                </w:rPr>
                <w:t xml:space="preserve">в, «Выход партии» из [4.5.2]. ЦЭ в соответсвии с выбранным оборужованием. Значения ЦЭ хранятся в </w:t>
              </w:r>
              <w:r w:rsidRPr="00A0364A" w:rsidDel="003E79F3">
                <w:rPr>
                  <w:szCs w:val="20"/>
                  <w:lang w:eastAsia="ru-RU"/>
                </w:rPr>
                <w:t>[</w:t>
              </w:r>
              <w:r w:rsidRPr="00135028" w:rsidDel="003E79F3">
                <w:rPr>
                  <w:szCs w:val="20"/>
                  <w:lang w:eastAsia="ru-RU"/>
                </w:rPr>
                <w:t>4.3.12</w:t>
              </w:r>
              <w:r w:rsidRPr="00A0364A" w:rsidDel="003E79F3">
                <w:rPr>
                  <w:szCs w:val="20"/>
                  <w:lang w:eastAsia="ru-RU"/>
                </w:rPr>
                <w:t>]</w:t>
              </w:r>
              <w:r w:rsidRPr="00135028" w:rsidDel="003E79F3">
                <w:rPr>
                  <w:szCs w:val="20"/>
                  <w:lang w:eastAsia="ru-RU"/>
                </w:rPr>
                <w:t xml:space="preserve"> и соответствуют выбранному оборудованию в </w:t>
              </w:r>
              <w:r w:rsidRPr="00A0364A" w:rsidDel="003E79F3">
                <w:rPr>
                  <w:szCs w:val="20"/>
                  <w:lang w:eastAsia="ru-RU"/>
                </w:rPr>
                <w:t>[</w:t>
              </w:r>
              <w:r w:rsidRPr="00135028" w:rsidDel="003E79F3">
                <w:rPr>
                  <w:szCs w:val="20"/>
                  <w:lang w:eastAsia="ru-RU"/>
                </w:rPr>
                <w:t>4.5.2</w:t>
              </w:r>
              <w:r w:rsidRPr="00A0364A" w:rsidDel="003E79F3">
                <w:rPr>
                  <w:szCs w:val="20"/>
                  <w:lang w:eastAsia="ru-RU"/>
                </w:rPr>
                <w:t>]</w:t>
              </w:r>
              <w:r w:rsidR="00A0364A" w:rsidDel="003E79F3">
                <w:rPr>
                  <w:szCs w:val="20"/>
                  <w:lang w:eastAsia="ru-RU"/>
                </w:rPr>
                <w:t>, если выбрано несколько оборудования, то показатель ЦЭ берется максимальным</w:t>
              </w:r>
            </w:moveFrom>
          </w:p>
        </w:tc>
      </w:tr>
      <w:tr w:rsidR="00DD7803" w:rsidDel="003E79F3" w14:paraId="0C960240" w14:textId="4E4BEEAD" w:rsidTr="00135028">
        <w:tc>
          <w:tcPr>
            <w:tcW w:w="1706" w:type="dxa"/>
          </w:tcPr>
          <w:p w14:paraId="7E15729F" w14:textId="0A4916D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0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10</w:t>
              </w:r>
            </w:moveFrom>
          </w:p>
        </w:tc>
        <w:tc>
          <w:tcPr>
            <w:tcW w:w="2706" w:type="dxa"/>
          </w:tcPr>
          <w:p w14:paraId="17DB2BD6" w14:textId="30FF2D5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0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Электроэнергия прочая</w:t>
              </w:r>
            </w:moveFrom>
          </w:p>
        </w:tc>
        <w:tc>
          <w:tcPr>
            <w:tcW w:w="3351" w:type="dxa"/>
          </w:tcPr>
          <w:p w14:paraId="4E2D5DC6" w14:textId="5683EFA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0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Кэл </w:t>
              </w:r>
              <w:r w:rsidRPr="00135028" w:rsidDel="003E79F3">
                <w:rPr>
                  <w:szCs w:val="20"/>
                  <w:lang w:val="en-US" w:eastAsia="ru-RU"/>
                </w:rPr>
                <w:t xml:space="preserve">* </w:t>
              </w:r>
              <w:r w:rsidRPr="00135028" w:rsidDel="003E79F3">
                <w:rPr>
                  <w:szCs w:val="20"/>
                  <w:lang w:eastAsia="ru-RU"/>
                </w:rPr>
                <w:t>8п.</w:t>
              </w:r>
            </w:moveFrom>
          </w:p>
        </w:tc>
        <w:tc>
          <w:tcPr>
            <w:tcW w:w="3225" w:type="dxa"/>
          </w:tcPr>
          <w:p w14:paraId="3D735523" w14:textId="1E8E25C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0990082" w14:textId="4D5900AC" w:rsidTr="00135028">
        <w:tc>
          <w:tcPr>
            <w:tcW w:w="1706" w:type="dxa"/>
          </w:tcPr>
          <w:p w14:paraId="71E0FF41" w14:textId="5210433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0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11</w:t>
              </w:r>
            </w:moveFrom>
          </w:p>
        </w:tc>
        <w:tc>
          <w:tcPr>
            <w:tcW w:w="2706" w:type="dxa"/>
          </w:tcPr>
          <w:p w14:paraId="5FAD4EAE" w14:textId="54EF125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0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Итого (2)</w:t>
              </w:r>
            </w:moveFrom>
          </w:p>
        </w:tc>
        <w:tc>
          <w:tcPr>
            <w:tcW w:w="3351" w:type="dxa"/>
          </w:tcPr>
          <w:p w14:paraId="16B062F9" w14:textId="03E72CA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0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8п. + 9п. + 10п.</w:t>
              </w:r>
            </w:moveFrom>
          </w:p>
        </w:tc>
        <w:tc>
          <w:tcPr>
            <w:tcW w:w="3225" w:type="dxa"/>
          </w:tcPr>
          <w:p w14:paraId="07D1A44E" w14:textId="56A9DB9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EAC71B7" w14:textId="14EF3EDE" w:rsidTr="00135028">
        <w:tc>
          <w:tcPr>
            <w:tcW w:w="1706" w:type="dxa"/>
          </w:tcPr>
          <w:p w14:paraId="58B5293B" w14:textId="6A7BACC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0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12</w:t>
              </w:r>
            </w:moveFrom>
          </w:p>
        </w:tc>
        <w:tc>
          <w:tcPr>
            <w:tcW w:w="2706" w:type="dxa"/>
          </w:tcPr>
          <w:p w14:paraId="38FBAA81" w14:textId="259F8C5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0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Непредвиденные</w:t>
              </w:r>
            </w:moveFrom>
          </w:p>
        </w:tc>
        <w:tc>
          <w:tcPr>
            <w:tcW w:w="3351" w:type="dxa"/>
          </w:tcPr>
          <w:p w14:paraId="29C8EA2F" w14:textId="74D85EE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0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Кнеп * 11п.</w:t>
              </w:r>
            </w:moveFrom>
          </w:p>
        </w:tc>
        <w:tc>
          <w:tcPr>
            <w:tcW w:w="3225" w:type="dxa"/>
          </w:tcPr>
          <w:p w14:paraId="1BCCE651" w14:textId="2BBD36E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755FB3DC" w14:textId="01D101F0" w:rsidTr="00135028">
        <w:tc>
          <w:tcPr>
            <w:tcW w:w="1706" w:type="dxa"/>
          </w:tcPr>
          <w:p w14:paraId="58934D79" w14:textId="394B780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0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13</w:t>
              </w:r>
            </w:moveFrom>
          </w:p>
        </w:tc>
        <w:tc>
          <w:tcPr>
            <w:tcW w:w="2706" w:type="dxa"/>
          </w:tcPr>
          <w:p w14:paraId="26100C8D" w14:textId="1F498DC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1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Себестоимость</w:t>
              </w:r>
            </w:moveFrom>
          </w:p>
        </w:tc>
        <w:tc>
          <w:tcPr>
            <w:tcW w:w="3351" w:type="dxa"/>
          </w:tcPr>
          <w:p w14:paraId="50BE3EC9" w14:textId="63D0B2D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1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11п. + 12п.</w:t>
              </w:r>
            </w:moveFrom>
          </w:p>
        </w:tc>
        <w:tc>
          <w:tcPr>
            <w:tcW w:w="3225" w:type="dxa"/>
          </w:tcPr>
          <w:p w14:paraId="2D7B7C63" w14:textId="586A51CD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3CDAD086" w14:textId="0423343B" w:rsidTr="00135028">
        <w:tc>
          <w:tcPr>
            <w:tcW w:w="1706" w:type="dxa"/>
          </w:tcPr>
          <w:p w14:paraId="7383ED37" w14:textId="4A440D35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1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14</w:t>
              </w:r>
            </w:moveFrom>
          </w:p>
        </w:tc>
        <w:tc>
          <w:tcPr>
            <w:tcW w:w="2706" w:type="dxa"/>
          </w:tcPr>
          <w:p w14:paraId="27303F35" w14:textId="2FBB8CDD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1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Рентабельность</w:t>
              </w:r>
            </w:moveFrom>
          </w:p>
        </w:tc>
        <w:tc>
          <w:tcPr>
            <w:tcW w:w="3351" w:type="dxa"/>
          </w:tcPr>
          <w:p w14:paraId="00F5A136" w14:textId="4917C64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1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Крен * 13п.</w:t>
              </w:r>
            </w:moveFrom>
          </w:p>
        </w:tc>
        <w:tc>
          <w:tcPr>
            <w:tcW w:w="3225" w:type="dxa"/>
          </w:tcPr>
          <w:p w14:paraId="6A3636A2" w14:textId="301DD93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2A69660F" w14:textId="25067D42" w:rsidTr="00135028">
        <w:tc>
          <w:tcPr>
            <w:tcW w:w="1706" w:type="dxa"/>
          </w:tcPr>
          <w:p w14:paraId="317E8AA9" w14:textId="55976AB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1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15</w:t>
              </w:r>
            </w:moveFrom>
          </w:p>
        </w:tc>
        <w:tc>
          <w:tcPr>
            <w:tcW w:w="2706" w:type="dxa"/>
          </w:tcPr>
          <w:p w14:paraId="5E9A3109" w14:textId="2CE5B98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1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Цена </w:t>
              </w:r>
            </w:moveFrom>
          </w:p>
        </w:tc>
        <w:tc>
          <w:tcPr>
            <w:tcW w:w="3351" w:type="dxa"/>
          </w:tcPr>
          <w:p w14:paraId="5C581696" w14:textId="040C7CF1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1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13п. + 14п.</w:t>
              </w:r>
            </w:moveFrom>
          </w:p>
        </w:tc>
        <w:tc>
          <w:tcPr>
            <w:tcW w:w="3225" w:type="dxa"/>
          </w:tcPr>
          <w:p w14:paraId="3A675D0C" w14:textId="6E21E2C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58F78A4" w14:textId="653BD10F" w:rsidTr="00135028">
        <w:tc>
          <w:tcPr>
            <w:tcW w:w="1706" w:type="dxa"/>
          </w:tcPr>
          <w:p w14:paraId="287D18FB" w14:textId="05001C08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1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16</w:t>
              </w:r>
            </w:moveFrom>
          </w:p>
        </w:tc>
        <w:tc>
          <w:tcPr>
            <w:tcW w:w="2706" w:type="dxa"/>
          </w:tcPr>
          <w:p w14:paraId="62340C41" w14:textId="70400438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1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НДС</w:t>
              </w:r>
            </w:moveFrom>
          </w:p>
        </w:tc>
        <w:tc>
          <w:tcPr>
            <w:tcW w:w="3351" w:type="dxa"/>
          </w:tcPr>
          <w:p w14:paraId="01C706DD" w14:textId="62EEC3B7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2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НДС * 15п. </w:t>
              </w:r>
            </w:moveFrom>
          </w:p>
        </w:tc>
        <w:tc>
          <w:tcPr>
            <w:tcW w:w="3225" w:type="dxa"/>
          </w:tcPr>
          <w:p w14:paraId="4B5EF951" w14:textId="7CD7288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6212B4A" w14:textId="566A1C6C" w:rsidTr="00135028">
        <w:tc>
          <w:tcPr>
            <w:tcW w:w="1706" w:type="dxa"/>
          </w:tcPr>
          <w:p w14:paraId="3C13D863" w14:textId="42D027D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2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17</w:t>
              </w:r>
            </w:moveFrom>
          </w:p>
        </w:tc>
        <w:tc>
          <w:tcPr>
            <w:tcW w:w="2706" w:type="dxa"/>
          </w:tcPr>
          <w:p w14:paraId="60611944" w14:textId="4695DC9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2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Всего</w:t>
              </w:r>
            </w:moveFrom>
          </w:p>
        </w:tc>
        <w:tc>
          <w:tcPr>
            <w:tcW w:w="3351" w:type="dxa"/>
          </w:tcPr>
          <w:p w14:paraId="0813349A" w14:textId="7E3D6DFD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2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15п. + 16п. </w:t>
              </w:r>
            </w:moveFrom>
          </w:p>
        </w:tc>
        <w:tc>
          <w:tcPr>
            <w:tcW w:w="3225" w:type="dxa"/>
          </w:tcPr>
          <w:p w14:paraId="63D5A4D3" w14:textId="15B185E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11867A4C" w14:textId="3FD13599" w:rsidR="00DD7803" w:rsidRPr="00B41ECE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6F0E62DD" w14:textId="61602506" w:rsidR="00DD7803" w:rsidDel="003E79F3" w:rsidRDefault="00D26461" w:rsidP="0034245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From w:id="824" w:author="Екатерина Луткова" w:date="2016-04-01T17:01:00Z">
        <w:r w:rsidDel="003E79F3">
          <w:rPr>
            <w:noProof/>
            <w:lang w:eastAsia="ru-RU"/>
          </w:rPr>
          <w:lastRenderedPageBreak/>
          <w:drawing>
            <wp:inline distT="0" distB="0" distL="0" distR="0" wp14:anchorId="3A7C6DFF" wp14:editId="52949E76">
              <wp:extent cx="3036570" cy="4735830"/>
              <wp:effectExtent l="0" t="0" r="0" b="7620"/>
              <wp:docPr id="12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Рисунок 16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36570" cy="4735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From>
    </w:p>
    <w:p w14:paraId="15F3AD67" w14:textId="37C8F191" w:rsidR="00947AAF" w:rsidDel="003E79F3" w:rsidRDefault="00FD3E1A" w:rsidP="00947AAF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From w:id="825" w:author="Екатерина Луткова" w:date="2016-04-01T17:01:00Z">
        <w:r w:rsidDel="003E79F3">
          <w:rPr>
            <w:noProof/>
            <w:lang w:eastAsia="ru-RU"/>
          </w:rPr>
          <w:t xml:space="preserve">Рисунок 13 </w:t>
        </w:r>
        <w:r w:rsidR="00947AAF" w:rsidDel="003E79F3">
          <w:rPr>
            <w:noProof/>
            <w:lang w:eastAsia="ru-RU"/>
          </w:rPr>
          <w:t>–</w:t>
        </w:r>
        <w:r w:rsidDel="003E79F3">
          <w:rPr>
            <w:noProof/>
            <w:lang w:eastAsia="ru-RU"/>
          </w:rPr>
          <w:t xml:space="preserve"> Калькуляция</w:t>
        </w:r>
      </w:moveFrom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826" w:name="_Toc446599520"/>
      <w:moveFromRangeEnd w:id="758"/>
      <w:moveToRangeStart w:id="827" w:author="Екатерина Луткова" w:date="2016-04-01T17:01:00Z" w:name="move447293432"/>
      <w:moveTo w:id="828" w:author="Екатерина Луткова" w:date="2016-04-01T17:01:00Z">
        <w:r>
          <w:rPr>
            <w:lang w:eastAsia="ru-RU"/>
          </w:rPr>
          <w:t>4.5.3 Калькуляция</w:t>
        </w:r>
      </w:moveTo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829" w:author="Екатерина Луткова" w:date="2016-04-01T17:01:00Z">
        <w:r>
          <w:rPr>
            <w:lang w:eastAsia="ru-RU"/>
          </w:rPr>
          <w:t xml:space="preserve">После составления технологической карты </w:t>
        </w:r>
        <w:r w:rsidRPr="00E77AB7">
          <w:rPr>
            <w:lang w:eastAsia="ru-RU"/>
          </w:rPr>
          <w:t>[</w:t>
        </w:r>
        <w:r>
          <w:rPr>
            <w:lang w:eastAsia="ru-RU"/>
          </w:rPr>
          <w:t>4.5.1</w:t>
        </w:r>
        <w:r w:rsidRPr="00E77AB7">
          <w:rPr>
            <w:lang w:eastAsia="ru-RU"/>
          </w:rPr>
          <w:t>]</w:t>
        </w:r>
        <w:r>
          <w:rPr>
            <w:lang w:eastAsia="ru-RU"/>
          </w:rPr>
          <w:t xml:space="preserve"> необходимо нажать кнопку «Калькуляция» для подсчета полной стоимости детали с учетом всех затрат.</w:t>
        </w:r>
      </w:moveTo>
    </w:p>
    <w:p w14:paraId="3CF3FB79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830" w:author="Екатерина Луткова" w:date="2016-04-01T17:01:00Z">
        <w:r>
          <w:rPr>
            <w:lang w:eastAsia="ru-RU"/>
          </w:rPr>
          <w:t>«Наименование», «Группа», «Чертеж» заполняются автоматически в соответствии с выбранным чертежом.</w:t>
        </w:r>
      </w:moveTo>
    </w:p>
    <w:p w14:paraId="77032B9E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831" w:author="Екатерина Луткова" w:date="2016-04-01T17:01:00Z">
        <w:r>
          <w:rPr>
            <w:lang w:eastAsia="ru-RU"/>
          </w:rPr>
          <w:t>Сначала заполняется плановая калькуляция (масса материалов – масса по чертежу). После изготовления детали заполняется фактическая калькуляция (масса материалов – масса фактическая).</w:t>
        </w:r>
      </w:moveTo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832" w:author="Екатерина Луткова" w:date="2016-04-01T17:03:00Z"/>
          <w:lang w:eastAsia="ru-RU"/>
        </w:rPr>
      </w:pPr>
      <w:ins w:id="833" w:author="Екатерина Луткова" w:date="2016-04-01T17:02:00Z">
        <w:r>
          <w:rPr>
            <w:lang w:eastAsia="ru-RU"/>
          </w:rPr>
          <w:t>Предусмотреть</w:t>
        </w:r>
      </w:ins>
      <w:ins w:id="834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835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836" w:author="Екатерина Луткова" w:date="2016-04-01T17:03:00Z">
        <w:r>
          <w:rPr>
            <w:lang w:eastAsia="ru-RU"/>
          </w:rPr>
          <w:t>.</w:t>
        </w:r>
      </w:ins>
    </w:p>
    <w:p w14:paraId="4FAD445C" w14:textId="07BE4263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837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838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839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840" w:author="Екатерина Луткова" w:date="2016-04-01T17:04:00Z">
        <w:r>
          <w:rPr>
            <w:lang w:eastAsia="ru-RU"/>
          </w:rPr>
          <w:t>«плановой калькуляции».</w:t>
        </w:r>
      </w:ins>
      <w:moveTo w:id="841" w:author="Екатерина Луткова" w:date="2016-04-01T17:01:00Z">
        <w:del w:id="842" w:author="Екатерина Луткова" w:date="2016-04-01T17:02:00Z">
          <w:r w:rsidDel="003E79F3">
            <w:rPr>
              <w:lang w:eastAsia="ru-RU"/>
            </w:rPr>
  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  </w:r>
        </w:del>
      </w:moveTo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843" w:author="Екатерина Луткова" w:date="2016-04-01T17:01:00Z">
        <w:r>
          <w:rPr>
            <w:lang w:eastAsia="ru-RU"/>
          </w:rPr>
          <w:t xml:space="preserve">Формулы расчета (используемые константы – из справочника </w:t>
        </w:r>
        <w:r w:rsidRPr="00B11235">
          <w:rPr>
            <w:lang w:eastAsia="ru-RU"/>
          </w:rPr>
          <w:t>[</w:t>
        </w:r>
        <w:r>
          <w:rPr>
            <w:lang w:eastAsia="ru-RU"/>
          </w:rPr>
          <w:t>п. 4.3.13</w:t>
        </w:r>
        <w:r w:rsidRPr="00B11235">
          <w:rPr>
            <w:lang w:eastAsia="ru-RU"/>
          </w:rPr>
          <w:t>]</w:t>
        </w:r>
        <w:r>
          <w:rPr>
            <w:lang w:eastAsia="ru-RU"/>
          </w:rPr>
          <w:t>):</w:t>
        </w:r>
      </w:moveTo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6"/>
        <w:gridCol w:w="2706"/>
        <w:gridCol w:w="3351"/>
        <w:gridCol w:w="3225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4" w:author="Екатерина Луткова" w:date="2016-04-01T17:01:00Z">
              <w:r w:rsidRPr="00135028">
                <w:rPr>
                  <w:szCs w:val="20"/>
                  <w:lang w:eastAsia="ru-RU"/>
                </w:rPr>
                <w:lastRenderedPageBreak/>
                <w:t>№</w:t>
              </w:r>
            </w:moveTo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5" w:author="Екатерина Луткова" w:date="2016-04-01T17:01:00Z">
              <w:r w:rsidRPr="00135028">
                <w:rPr>
                  <w:szCs w:val="20"/>
                  <w:lang w:eastAsia="ru-RU"/>
                </w:rPr>
                <w:t>Поле</w:t>
              </w:r>
            </w:moveTo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6" w:author="Екатерина Луткова" w:date="2016-04-01T17:01:00Z">
              <w:r w:rsidRPr="00135028">
                <w:rPr>
                  <w:szCs w:val="20"/>
                  <w:lang w:eastAsia="ru-RU"/>
                </w:rPr>
                <w:t>Формула</w:t>
              </w:r>
            </w:moveTo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7" w:author="Екатерина Луткова" w:date="2016-04-01T17:01:00Z">
              <w:r w:rsidRPr="00135028">
                <w:rPr>
                  <w:szCs w:val="20"/>
                  <w:lang w:eastAsia="ru-RU"/>
                </w:rPr>
                <w:t>Комментарий</w:t>
              </w:r>
            </w:moveTo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8" w:author="Екатерина Луткова" w:date="2016-04-01T17:01:00Z">
              <w:r w:rsidRPr="00135028">
                <w:rPr>
                  <w:szCs w:val="20"/>
                  <w:lang w:eastAsia="ru-RU"/>
                </w:rPr>
                <w:t>1</w:t>
              </w:r>
            </w:moveTo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9" w:author="Екатерина Луткова" w:date="2016-04-01T17:01:00Z">
              <w:r w:rsidRPr="00135028">
                <w:rPr>
                  <w:szCs w:val="20"/>
                  <w:lang w:eastAsia="ru-RU"/>
                </w:rPr>
                <w:t>Сырье и материалы</w:t>
              </w:r>
            </w:moveTo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0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Масса*Стоимость </w:t>
              </w:r>
            </w:moveTo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1" w:author="Екатерина Луткова" w:date="2016-04-01T17:01:00Z">
              <w:r w:rsidRPr="00135028">
                <w:rPr>
                  <w:szCs w:val="20"/>
                  <w:lang w:eastAsia="ru-RU"/>
                </w:rPr>
                <w:t>Вес и марка материалов содержаться в технологической карте [4.5.2], стоимость материала указана в справочнике [4.3.1]</w:t>
              </w:r>
            </w:moveTo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2" w:author="Екатерина Луткова" w:date="2016-04-01T17:01:00Z">
              <w:r w:rsidRPr="00135028">
                <w:rPr>
                  <w:szCs w:val="20"/>
                  <w:lang w:eastAsia="ru-RU"/>
                </w:rPr>
                <w:t>2</w:t>
              </w:r>
            </w:moveTo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3" w:author="Екатерина Луткова" w:date="2016-04-01T17:01:00Z">
              <w:r w:rsidRPr="00135028">
                <w:rPr>
                  <w:szCs w:val="20"/>
                  <w:lang w:eastAsia="ru-RU"/>
                </w:rPr>
                <w:t>Транспортные</w:t>
              </w:r>
            </w:moveTo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54" w:author="Екатерина Луткова" w:date="2016-04-01T17:01:00Z">
              <w:r w:rsidRPr="00135028">
                <w:rPr>
                  <w:szCs w:val="20"/>
                  <w:lang w:eastAsia="ru-RU"/>
                </w:rPr>
                <w:t>Ктр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* 1п. </w:t>
              </w:r>
            </w:moveTo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5" w:author="Екатерина Луткова" w:date="2016-04-01T17:01:00Z">
              <w:r w:rsidRPr="00135028">
                <w:rPr>
                  <w:szCs w:val="20"/>
                  <w:lang w:eastAsia="ru-RU"/>
                </w:rPr>
                <w:t>3</w:t>
              </w:r>
            </w:moveTo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6" w:author="Екатерина Луткова" w:date="2016-04-01T17:01:00Z">
              <w:r w:rsidRPr="00135028">
                <w:rPr>
                  <w:szCs w:val="20"/>
                  <w:lang w:eastAsia="ru-RU"/>
                </w:rPr>
                <w:t>Основная зарплата</w:t>
              </w:r>
            </w:moveTo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7" w:author="Екатерина Луткова" w:date="2016-04-01T17:01:00Z">
              <w:r w:rsidRPr="00135028">
                <w:rPr>
                  <w:szCs w:val="20"/>
                  <w:lang w:eastAsia="ru-RU"/>
                </w:rPr>
                <w:t>(</w:t>
              </w:r>
              <w:proofErr w:type="gramStart"/>
              <w:r w:rsidRPr="00135028">
                <w:rPr>
                  <w:szCs w:val="20"/>
                  <w:lang w:val="en-US" w:eastAsia="ru-RU"/>
                </w:rPr>
                <w:t>t</w:t>
              </w:r>
              <w:proofErr w:type="spellStart"/>
              <w:proofErr w:type="gramEnd"/>
              <w:r w:rsidRPr="00135028">
                <w:rPr>
                  <w:szCs w:val="20"/>
                  <w:lang w:eastAsia="ru-RU"/>
                </w:rPr>
                <w:t>заг</w:t>
              </w:r>
              <w:proofErr w:type="spellEnd"/>
              <w:r w:rsidRPr="00135028">
                <w:rPr>
                  <w:szCs w:val="20"/>
                  <w:lang w:eastAsia="ru-RU"/>
                </w:rPr>
                <w:t>+</w:t>
              </w:r>
              <w:r w:rsidRPr="00135028">
                <w:rPr>
                  <w:szCs w:val="20"/>
                  <w:lang w:val="en-US" w:eastAsia="ru-RU"/>
                </w:rPr>
                <w:t>t</w:t>
              </w:r>
              <w:r w:rsidRPr="00135028">
                <w:rPr>
                  <w:szCs w:val="20"/>
                  <w:lang w:eastAsia="ru-RU"/>
                </w:rPr>
                <w:t>в+</w:t>
              </w:r>
              <w:r w:rsidRPr="00135028">
                <w:rPr>
                  <w:szCs w:val="20"/>
                  <w:lang w:val="en-US" w:eastAsia="ru-RU"/>
                </w:rPr>
                <w:t>t</w:t>
              </w:r>
              <w:proofErr w:type="spellStart"/>
              <w:r w:rsidRPr="00135028">
                <w:rPr>
                  <w:szCs w:val="20"/>
                  <w:lang w:eastAsia="ru-RU"/>
                </w:rPr>
                <w:t>выгр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)/ «Выход партии» * </w:t>
              </w:r>
              <w:proofErr w:type="spellStart"/>
              <w:r w:rsidRPr="00135028">
                <w:rPr>
                  <w:szCs w:val="20"/>
                  <w:lang w:eastAsia="ru-RU"/>
                </w:rPr>
                <w:t>Кст</w:t>
              </w:r>
            </w:moveTo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8" w:author="Екатерина Луткова" w:date="2016-04-01T17:01:00Z">
              <w:r w:rsidRPr="00135028">
                <w:rPr>
                  <w:szCs w:val="20"/>
                  <w:lang w:eastAsia="ru-RU"/>
                </w:rPr>
                <w:t>Данные из [п. 4.5.2]</w:t>
              </w:r>
            </w:moveTo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9" w:author="Екатерина Луткова" w:date="2016-04-01T17:01:00Z">
              <w:r w:rsidRPr="00135028">
                <w:rPr>
                  <w:szCs w:val="20"/>
                  <w:lang w:eastAsia="ru-RU"/>
                </w:rPr>
                <w:t>4</w:t>
              </w:r>
            </w:moveTo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0" w:author="Екатерина Луткова" w:date="2016-04-01T17:01:00Z">
              <w:r w:rsidRPr="00135028">
                <w:rPr>
                  <w:szCs w:val="20"/>
                  <w:lang w:eastAsia="ru-RU"/>
                </w:rPr>
                <w:t>Дополнительная зарплата</w:t>
              </w:r>
            </w:moveTo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1" w:author="Екатерина Луткова" w:date="2016-04-01T17:01:00Z">
              <w:r w:rsidRPr="00135028">
                <w:rPr>
                  <w:szCs w:val="20"/>
                  <w:lang w:eastAsia="ru-RU"/>
                </w:rPr>
                <w:t>3п. / 11</w:t>
              </w:r>
            </w:moveTo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2" w:author="Екатерина Луткова" w:date="2016-04-01T17:01:00Z">
              <w:r w:rsidRPr="00135028">
                <w:rPr>
                  <w:szCs w:val="20"/>
                  <w:lang w:eastAsia="ru-RU"/>
                </w:rPr>
                <w:t>5</w:t>
              </w:r>
            </w:moveTo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3" w:author="Екатерина Луткова" w:date="2016-04-01T17:01:00Z">
              <w:r w:rsidRPr="00135028">
                <w:rPr>
                  <w:szCs w:val="20"/>
                  <w:lang w:eastAsia="ru-RU"/>
                </w:rPr>
                <w:t>Отчисления ЕСН</w:t>
              </w:r>
            </w:moveTo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64" w:author="Екатерина Луткова" w:date="2016-04-01T17:01:00Z">
              <w:r w:rsidRPr="00135028">
                <w:rPr>
                  <w:szCs w:val="20"/>
                  <w:lang w:eastAsia="ru-RU"/>
                </w:rPr>
                <w:t>Кесн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(3п. + 4п.)</w:t>
              </w:r>
            </w:moveTo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5" w:author="Екатерина Луткова" w:date="2016-04-01T17:01:00Z">
              <w:r w:rsidRPr="00135028">
                <w:rPr>
                  <w:szCs w:val="20"/>
                  <w:lang w:eastAsia="ru-RU"/>
                </w:rPr>
                <w:t>6</w:t>
              </w:r>
            </w:moveTo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6" w:author="Екатерина Луткова" w:date="2016-04-01T17:01:00Z">
              <w:r w:rsidRPr="00135028">
                <w:rPr>
                  <w:szCs w:val="20"/>
                  <w:lang w:eastAsia="ru-RU"/>
                </w:rPr>
                <w:t>Общецеховые</w:t>
              </w:r>
            </w:moveTo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67" w:author="Екатерина Луткова" w:date="2016-04-01T17:01:00Z">
              <w:r w:rsidRPr="00135028">
                <w:rPr>
                  <w:szCs w:val="20"/>
                  <w:lang w:eastAsia="ru-RU"/>
                </w:rPr>
                <w:t>Коб.цех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(3п. + 4п.)</w:t>
              </w:r>
            </w:moveTo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8" w:author="Екатерина Луткова" w:date="2016-04-01T17:01:00Z">
              <w:r w:rsidRPr="00135028">
                <w:rPr>
                  <w:szCs w:val="20"/>
                  <w:lang w:eastAsia="ru-RU"/>
                </w:rPr>
                <w:t>7</w:t>
              </w:r>
            </w:moveTo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9" w:author="Екатерина Луткова" w:date="2016-04-01T17:01:00Z">
              <w:r w:rsidRPr="00135028">
                <w:rPr>
                  <w:szCs w:val="20"/>
                  <w:lang w:eastAsia="ru-RU"/>
                </w:rPr>
                <w:t>Общепроизводственные</w:t>
              </w:r>
            </w:moveTo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70" w:author="Екатерина Луткова" w:date="2016-04-01T17:01:00Z">
              <w:r w:rsidRPr="00135028">
                <w:rPr>
                  <w:szCs w:val="20"/>
                  <w:lang w:eastAsia="ru-RU"/>
                </w:rPr>
                <w:t>Коб.пр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(3п. + 4п.)</w:t>
              </w:r>
            </w:moveTo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71" w:author="Екатерина Луткова" w:date="2016-04-01T17:01:00Z">
              <w:r w:rsidRPr="00135028">
                <w:rPr>
                  <w:szCs w:val="20"/>
                  <w:lang w:eastAsia="ru-RU"/>
                </w:rPr>
                <w:t>8</w:t>
              </w:r>
            </w:moveTo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72" w:author="Екатерина Луткова" w:date="2016-04-01T17:01:00Z">
              <w:r w:rsidRPr="00135028">
                <w:rPr>
                  <w:szCs w:val="20"/>
                  <w:lang w:eastAsia="ru-RU"/>
                </w:rPr>
                <w:t>Итого (1)</w:t>
              </w:r>
            </w:moveTo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73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1.п + 2п. + 3п. + 4п. + 5п. + 6п. + 7п. </w:t>
              </w:r>
            </w:moveTo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74" w:author="Екатерина Луткова" w:date="2016-04-01T17:01:00Z">
              <w:r w:rsidRPr="00135028">
                <w:rPr>
                  <w:szCs w:val="20"/>
                  <w:lang w:eastAsia="ru-RU"/>
                </w:rPr>
                <w:t>Сумма предыдущих пунктов</w:t>
              </w:r>
            </w:moveTo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75" w:author="Екатерина Луткова" w:date="2016-04-01T17:01:00Z">
              <w:r w:rsidRPr="00135028">
                <w:rPr>
                  <w:szCs w:val="20"/>
                  <w:lang w:eastAsia="ru-RU"/>
                </w:rPr>
                <w:t>9</w:t>
              </w:r>
            </w:moveTo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76" w:author="Екатерина Луткова" w:date="2016-04-01T17:01:00Z">
              <w:r w:rsidRPr="00135028">
                <w:rPr>
                  <w:szCs w:val="20"/>
                  <w:lang w:eastAsia="ru-RU"/>
                </w:rPr>
                <w:t>Электроэнергия для формовых</w:t>
              </w:r>
            </w:moveTo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77" w:author="Екатерина Луткова" w:date="2016-04-01T17:01:00Z">
              <w:r w:rsidRPr="00135028">
                <w:rPr>
                  <w:szCs w:val="20"/>
                  <w:lang w:val="en-US" w:eastAsia="ru-RU"/>
                </w:rPr>
                <w:t>t</w:t>
              </w:r>
              <w:r w:rsidRPr="00135028">
                <w:rPr>
                  <w:szCs w:val="20"/>
                  <w:lang w:eastAsia="ru-RU"/>
                </w:rPr>
                <w:t>в * ЦЭ / «Выход партии»</w:t>
              </w:r>
            </w:moveTo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moveTo w:id="878" w:author="Екатерина Луткова" w:date="2016-04-01T17:01:00Z">
              <w:r w:rsidRPr="00135028">
                <w:rPr>
                  <w:szCs w:val="20"/>
                  <w:lang w:val="en-US" w:eastAsia="ru-RU"/>
                </w:rPr>
                <w:t>t</w:t>
              </w:r>
              <w:r w:rsidRPr="00135028">
                <w:rPr>
                  <w:szCs w:val="20"/>
                  <w:lang w:eastAsia="ru-RU"/>
                </w:rPr>
                <w:t>в</w:t>
              </w:r>
              <w:proofErr w:type="gramEnd"/>
              <w:r w:rsidRPr="00135028">
                <w:rPr>
                  <w:szCs w:val="20"/>
                  <w:lang w:eastAsia="ru-RU"/>
                </w:rPr>
                <w:t xml:space="preserve">, «Выход партии» из [4.5.2]. ЦЭ в </w:t>
              </w:r>
              <w:proofErr w:type="spellStart"/>
              <w:r w:rsidRPr="00135028">
                <w:rPr>
                  <w:szCs w:val="20"/>
                  <w:lang w:eastAsia="ru-RU"/>
                </w:rPr>
                <w:t>соответсвии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с выбранным </w:t>
              </w:r>
              <w:proofErr w:type="spellStart"/>
              <w:r w:rsidRPr="00135028">
                <w:rPr>
                  <w:szCs w:val="20"/>
                  <w:lang w:eastAsia="ru-RU"/>
                </w:rPr>
                <w:t>оборужованием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. Значения ЦЭ хранятся в </w:t>
              </w:r>
              <w:r w:rsidRPr="00A0364A">
                <w:rPr>
                  <w:szCs w:val="20"/>
                  <w:lang w:eastAsia="ru-RU"/>
                </w:rPr>
                <w:t>[</w:t>
              </w:r>
              <w:r w:rsidRPr="00135028">
                <w:rPr>
                  <w:szCs w:val="20"/>
                  <w:lang w:eastAsia="ru-RU"/>
                </w:rPr>
                <w:t>4.3.12</w:t>
              </w:r>
              <w:r w:rsidRPr="00A0364A">
                <w:rPr>
                  <w:szCs w:val="20"/>
                  <w:lang w:eastAsia="ru-RU"/>
                </w:rPr>
                <w:t>]</w:t>
              </w:r>
              <w:r w:rsidRPr="00135028">
                <w:rPr>
                  <w:szCs w:val="20"/>
                  <w:lang w:eastAsia="ru-RU"/>
                </w:rPr>
                <w:t xml:space="preserve"> и соответствуют выбранному оборудованию в </w:t>
              </w:r>
              <w:r w:rsidRPr="00A0364A">
                <w:rPr>
                  <w:szCs w:val="20"/>
                  <w:lang w:eastAsia="ru-RU"/>
                </w:rPr>
                <w:t>[</w:t>
              </w:r>
              <w:r w:rsidRPr="00135028">
                <w:rPr>
                  <w:szCs w:val="20"/>
                  <w:lang w:eastAsia="ru-RU"/>
                </w:rPr>
                <w:t>4.5.2</w:t>
              </w:r>
              <w:r w:rsidRPr="00A0364A">
                <w:rPr>
                  <w:szCs w:val="20"/>
                  <w:lang w:eastAsia="ru-RU"/>
                </w:rPr>
                <w:t>]</w:t>
              </w:r>
              <w:r>
                <w:rPr>
                  <w:szCs w:val="20"/>
                  <w:lang w:eastAsia="ru-RU"/>
                </w:rPr>
                <w:t>, если выбрано несколько оборудования, то показатель ЦЭ берется максимальным</w:t>
              </w:r>
            </w:moveTo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79" w:author="Екатерина Луткова" w:date="2016-04-01T17:01:00Z">
              <w:r w:rsidRPr="00135028">
                <w:rPr>
                  <w:szCs w:val="20"/>
                  <w:lang w:eastAsia="ru-RU"/>
                </w:rPr>
                <w:t>10</w:t>
              </w:r>
            </w:moveTo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80" w:author="Екатерина Луткова" w:date="2016-04-01T17:01:00Z">
              <w:r w:rsidRPr="00135028">
                <w:rPr>
                  <w:szCs w:val="20"/>
                  <w:lang w:eastAsia="ru-RU"/>
                </w:rPr>
                <w:t>Электроэнергия прочая</w:t>
              </w:r>
            </w:moveTo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81" w:author="Екатерина Луткова" w:date="2016-04-01T17:01:00Z">
              <w:r w:rsidRPr="00135028">
                <w:rPr>
                  <w:szCs w:val="20"/>
                  <w:lang w:eastAsia="ru-RU"/>
                </w:rPr>
                <w:t>Кэл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</w:t>
              </w:r>
              <w:r w:rsidRPr="00135028">
                <w:rPr>
                  <w:szCs w:val="20"/>
                  <w:lang w:val="en-US" w:eastAsia="ru-RU"/>
                </w:rPr>
                <w:t xml:space="preserve">* </w:t>
              </w:r>
              <w:r w:rsidRPr="00135028">
                <w:rPr>
                  <w:szCs w:val="20"/>
                  <w:lang w:eastAsia="ru-RU"/>
                </w:rPr>
                <w:t>8п.</w:t>
              </w:r>
            </w:moveTo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82" w:author="Екатерина Луткова" w:date="2016-04-01T17:01:00Z">
              <w:r w:rsidRPr="00135028">
                <w:rPr>
                  <w:szCs w:val="20"/>
                  <w:lang w:eastAsia="ru-RU"/>
                </w:rPr>
                <w:t>11</w:t>
              </w:r>
            </w:moveTo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83" w:author="Екатерина Луткова" w:date="2016-04-01T17:01:00Z">
              <w:r w:rsidRPr="00135028">
                <w:rPr>
                  <w:szCs w:val="20"/>
                  <w:lang w:eastAsia="ru-RU"/>
                </w:rPr>
                <w:t>Итого (2)</w:t>
              </w:r>
            </w:moveTo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84" w:author="Екатерина Луткова" w:date="2016-04-01T17:01:00Z">
              <w:r w:rsidRPr="00135028">
                <w:rPr>
                  <w:szCs w:val="20"/>
                  <w:lang w:eastAsia="ru-RU"/>
                </w:rPr>
                <w:t>8п. + 9п. + 10п.</w:t>
              </w:r>
            </w:moveTo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85" w:author="Екатерина Луткова" w:date="2016-04-01T17:01:00Z">
              <w:r w:rsidRPr="00135028">
                <w:rPr>
                  <w:szCs w:val="20"/>
                  <w:lang w:eastAsia="ru-RU"/>
                </w:rPr>
                <w:t>12</w:t>
              </w:r>
            </w:moveTo>
          </w:p>
        </w:tc>
        <w:tc>
          <w:tcPr>
            <w:tcW w:w="2706" w:type="dxa"/>
          </w:tcPr>
          <w:p w14:paraId="38FBDEF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86" w:author="Екатерина Луткова" w:date="2016-04-01T17:01:00Z">
              <w:r w:rsidRPr="00135028">
                <w:rPr>
                  <w:szCs w:val="20"/>
                  <w:lang w:eastAsia="ru-RU"/>
                </w:rPr>
                <w:t>Непредвиденные</w:t>
              </w:r>
            </w:moveTo>
          </w:p>
        </w:tc>
        <w:tc>
          <w:tcPr>
            <w:tcW w:w="3351" w:type="dxa"/>
          </w:tcPr>
          <w:p w14:paraId="31A5486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87" w:author="Екатерина Луткова" w:date="2016-04-01T17:01:00Z">
              <w:r w:rsidRPr="00135028">
                <w:rPr>
                  <w:szCs w:val="20"/>
                  <w:lang w:eastAsia="ru-RU"/>
                </w:rPr>
                <w:t>Кнеп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11п.</w:t>
              </w:r>
            </w:moveTo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88" w:author="Екатерина Луткова" w:date="2016-04-01T17:01:00Z">
              <w:r w:rsidRPr="00135028">
                <w:rPr>
                  <w:szCs w:val="20"/>
                  <w:lang w:eastAsia="ru-RU"/>
                </w:rPr>
                <w:t>13</w:t>
              </w:r>
            </w:moveTo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89" w:author="Екатерина Луткова" w:date="2016-04-01T17:01:00Z">
              <w:r w:rsidRPr="00135028">
                <w:rPr>
                  <w:szCs w:val="20"/>
                  <w:lang w:eastAsia="ru-RU"/>
                </w:rPr>
                <w:t>Себестоимость</w:t>
              </w:r>
            </w:moveTo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90" w:author="Екатерина Луткова" w:date="2016-04-01T17:01:00Z">
              <w:r w:rsidRPr="00135028">
                <w:rPr>
                  <w:szCs w:val="20"/>
                  <w:lang w:eastAsia="ru-RU"/>
                </w:rPr>
                <w:t>11п. + 12п.</w:t>
              </w:r>
            </w:moveTo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91" w:author="Екатерина Луткова" w:date="2016-04-01T17:01:00Z">
              <w:r w:rsidRPr="00135028">
                <w:rPr>
                  <w:szCs w:val="20"/>
                  <w:lang w:eastAsia="ru-RU"/>
                </w:rPr>
                <w:t>14</w:t>
              </w:r>
            </w:moveTo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92" w:author="Екатерина Луткова" w:date="2016-04-01T17:01:00Z">
              <w:r w:rsidRPr="00135028">
                <w:rPr>
                  <w:szCs w:val="20"/>
                  <w:lang w:eastAsia="ru-RU"/>
                </w:rPr>
                <w:t>Рентабельность</w:t>
              </w:r>
            </w:moveTo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93" w:author="Екатерина Луткова" w:date="2016-04-01T17:01:00Z">
              <w:r w:rsidRPr="00135028">
                <w:rPr>
                  <w:szCs w:val="20"/>
                  <w:lang w:eastAsia="ru-RU"/>
                </w:rPr>
                <w:t>Крен * 13п.</w:t>
              </w:r>
            </w:moveTo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94" w:author="Екатерина Луткова" w:date="2016-04-01T17:01:00Z">
              <w:r w:rsidRPr="00135028">
                <w:rPr>
                  <w:szCs w:val="20"/>
                  <w:lang w:eastAsia="ru-RU"/>
                </w:rPr>
                <w:t>15</w:t>
              </w:r>
            </w:moveTo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95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Цена </w:t>
              </w:r>
            </w:moveTo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96" w:author="Екатерина Луткова" w:date="2016-04-01T17:01:00Z">
              <w:r w:rsidRPr="00135028">
                <w:rPr>
                  <w:szCs w:val="20"/>
                  <w:lang w:eastAsia="ru-RU"/>
                </w:rPr>
                <w:t>13п. + 14п.</w:t>
              </w:r>
            </w:moveTo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97" w:author="Екатерина Луткова" w:date="2016-04-01T17:01:00Z">
              <w:r w:rsidRPr="00135028">
                <w:rPr>
                  <w:szCs w:val="20"/>
                  <w:lang w:eastAsia="ru-RU"/>
                </w:rPr>
                <w:t>16</w:t>
              </w:r>
            </w:moveTo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98" w:author="Екатерина Луткова" w:date="2016-04-01T17:01:00Z">
              <w:r w:rsidRPr="00135028">
                <w:rPr>
                  <w:szCs w:val="20"/>
                  <w:lang w:eastAsia="ru-RU"/>
                </w:rPr>
                <w:t>НДС</w:t>
              </w:r>
            </w:moveTo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99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НДС * 15п. </w:t>
              </w:r>
            </w:moveTo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900" w:author="Екатерина Луткова" w:date="2016-04-01T17:01:00Z">
              <w:r w:rsidRPr="00135028">
                <w:rPr>
                  <w:szCs w:val="20"/>
                  <w:lang w:eastAsia="ru-RU"/>
                </w:rPr>
                <w:t>17</w:t>
              </w:r>
            </w:moveTo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901" w:author="Екатерина Луткова" w:date="2016-04-01T17:01:00Z">
              <w:r w:rsidRPr="00135028">
                <w:rPr>
                  <w:szCs w:val="20"/>
                  <w:lang w:eastAsia="ru-RU"/>
                </w:rPr>
                <w:t>Всего</w:t>
              </w:r>
            </w:moveTo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902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15п. + 16п. </w:t>
              </w:r>
            </w:moveTo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To w:id="903" w:author="Екатерина Луткова" w:date="2016-04-01T17:01:00Z">
        <w:r>
          <w:rPr>
            <w:noProof/>
            <w:lang w:eastAsia="ru-RU"/>
          </w:rPr>
          <w:lastRenderedPageBreak/>
          <w:drawing>
            <wp:inline distT="0" distB="0" distL="0" distR="0" wp14:anchorId="1C7AE905" wp14:editId="324A2615">
              <wp:extent cx="3036570" cy="4735830"/>
              <wp:effectExtent l="0" t="0" r="0" b="7620"/>
              <wp:docPr id="7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Рисунок 16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36570" cy="4735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To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To w:id="904" w:author="Екатерина Луткова" w:date="2016-04-01T17:01:00Z">
        <w:r>
          <w:rPr>
            <w:noProof/>
            <w:lang w:eastAsia="ru-RU"/>
          </w:rPr>
          <w:t>Рисунок 13 – Калькуляция</w:t>
        </w:r>
      </w:moveTo>
    </w:p>
    <w:moveToRangeEnd w:id="827"/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r>
        <w:rPr>
          <w:noProof/>
          <w:lang w:eastAsia="ru-RU"/>
        </w:rPr>
        <w:t>Условия отбора</w:t>
      </w:r>
      <w:bookmarkEnd w:id="826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905" w:name="_Toc446599521"/>
      <w:r>
        <w:rPr>
          <w:lang w:eastAsia="ru-RU"/>
        </w:rPr>
        <w:t>Процесс производства. Модуль «Наряд»</w:t>
      </w:r>
      <w:bookmarkEnd w:id="905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906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0C12F8A2" w:rsidR="003E79F3" w:rsidRPr="003E79F3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907" w:author="Екатерина Луткова" w:date="2016-04-01T17:05:00Z">
        <w:r>
          <w:rPr>
            <w:lang w:eastAsia="ru-RU"/>
          </w:rPr>
          <w:t xml:space="preserve">В шапке </w:t>
        </w:r>
      </w:ins>
      <w:ins w:id="908" w:author="Екатерина Луткова" w:date="2016-04-01T17:06:00Z">
        <w:r>
          <w:rPr>
            <w:lang w:eastAsia="ru-RU"/>
          </w:rPr>
          <w:t>добавить строку «Площадь прессов</w:t>
        </w:r>
      </w:ins>
      <w:ins w:id="909" w:author="Екатерина Луткова" w:date="2016-04-01T17:07:00Z">
        <w:r>
          <w:rPr>
            <w:lang w:eastAsia="ru-RU"/>
          </w:rPr>
          <w:t xml:space="preserve"> (в сантиметрах квадратных)</w:t>
        </w:r>
      </w:ins>
      <w:ins w:id="910" w:author="Екатерина Луткова" w:date="2016-04-01T17:06:00Z">
        <w:r>
          <w:rPr>
            <w:lang w:eastAsia="ru-RU"/>
          </w:rPr>
          <w:t xml:space="preserve">», которая считается как сумма площадей прессов справочника </w:t>
        </w:r>
      </w:ins>
      <w:ins w:id="911" w:author="Екатерина Луткова" w:date="2016-04-01T17:07:00Z">
        <w:r>
          <w:rPr>
            <w:lang w:eastAsia="ru-RU"/>
          </w:rPr>
          <w:t>«Оборудование».</w:t>
        </w:r>
      </w:ins>
    </w:p>
    <w:p w14:paraId="75A304CC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</w:p>
    <w:p w14:paraId="09FBFEF9" w14:textId="285656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Выбирается из раскрывающегося списка номер чертежа. Наименование, группа, материал, способ изготовления, исполнитель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912" w:author="Екатерина Луткова" w:date="2016-04-01T17:08:00Z">
        <w:r w:rsidR="003E79F3">
          <w:rPr>
            <w:lang w:eastAsia="ru-RU"/>
          </w:rPr>
          <w:t xml:space="preserve"> Так же добавить поле «Площадь оснастки», которая </w:t>
        </w:r>
      </w:ins>
      <w:ins w:id="913" w:author="Екатерина Луткова" w:date="2016-04-01T17:09:00Z">
        <w:r w:rsidR="003E79F3">
          <w:rPr>
            <w:lang w:eastAsia="ru-RU"/>
          </w:rPr>
          <w:t>берется из справочника «Оснастка». В конце всего наряда ставится выводится суммарная площадь оснастки.</w:t>
        </w:r>
      </w:ins>
    </w:p>
    <w:p w14:paraId="2371497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«Дневное задание», «Выполнено» прописываются вручную.</w:t>
      </w:r>
    </w:p>
    <w:p w14:paraId="4C1CE84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«Исполнитель» выбирается из справочника «Сотрудники»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т.д.).</w:t>
      </w:r>
    </w:p>
    <w:p w14:paraId="1A2BC79C" w14:textId="77777777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975811">
        <w:rPr>
          <w:lang w:eastAsia="ru-RU"/>
        </w:rPr>
        <w:t>]</w:t>
      </w:r>
      <w:r>
        <w:rPr>
          <w:lang w:eastAsia="ru-RU"/>
        </w:rPr>
        <w:t>.</w:t>
      </w:r>
    </w:p>
    <w:p w14:paraId="1C9559D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Имеется возможность выборки по фамилии сотрудника (исполнителя) за день и за месяц его основной заработной платы. Тем самым будет осуществляться контроль за исполнением своих обязанностей каждым сотрудником.</w:t>
      </w:r>
      <w:r w:rsidR="0034245A">
        <w:rPr>
          <w:lang w:eastAsia="ru-RU"/>
        </w:rPr>
        <w:t xml:space="preserve"> Данный модуль недоступен всем, кроме экономиста(!).</w:t>
      </w:r>
      <w:r w:rsidR="00FD3E1A">
        <w:rPr>
          <w:lang w:eastAsia="ru-RU"/>
        </w:rPr>
        <w:t xml:space="preserve"> Данная выборка выводится на экран путем нажатия кнопки «Печатная форма».</w:t>
      </w:r>
    </w:p>
    <w:p w14:paraId="28A3EFA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Так же ведется реестр изготовленных деталей. Имеется возможность просмотра изготовленного количества деталей с начала месяца по текущий день, а также за месяц. Необходимые поля: номер чертежа и количество деталей по нему. </w:t>
      </w:r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40B38B86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A8FF201" wp14:editId="6F43E1BC">
            <wp:extent cx="6771640" cy="3493770"/>
            <wp:effectExtent l="0" t="0" r="0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64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67B4E7FD" w14:textId="496CA149" w:rsidR="00FB39AE" w:rsidRDefault="00FB39AE" w:rsidP="00FB39AE">
      <w:pPr>
        <w:pStyle w:val="3"/>
        <w:ind w:firstLine="708"/>
        <w:rPr>
          <w:noProof/>
          <w:lang w:eastAsia="ru-RU"/>
        </w:rPr>
      </w:pPr>
      <w:bookmarkStart w:id="914" w:name="_Toc446599522"/>
      <w:r>
        <w:rPr>
          <w:noProof/>
          <w:lang w:eastAsia="ru-RU"/>
        </w:rPr>
        <w:t xml:space="preserve">4.6.1 Учет </w:t>
      </w:r>
      <w:del w:id="915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ins w:id="916" w:author="Екатерина Луткова" w:date="2016-04-01T16:56:00Z">
        <w:r w:rsidR="00910A02">
          <w:rPr>
            <w:noProof/>
            <w:lang w:eastAsia="ru-RU"/>
          </w:rPr>
          <w:t xml:space="preserve">переработанного </w:t>
        </w:r>
      </w:ins>
      <w:r>
        <w:rPr>
          <w:noProof/>
          <w:lang w:eastAsia="ru-RU"/>
        </w:rPr>
        <w:t>материала</w:t>
      </w:r>
      <w:bookmarkEnd w:id="914"/>
    </w:p>
    <w:p w14:paraId="2234BFFC" w14:textId="77777777" w:rsidR="00FB39AE" w:rsidRDefault="00FB39AE" w:rsidP="00FB39AE">
      <w:pPr>
        <w:rPr>
          <w:lang w:eastAsia="ru-RU"/>
        </w:rPr>
      </w:pPr>
      <w:r>
        <w:rPr>
          <w:lang w:eastAsia="ru-RU"/>
        </w:rPr>
        <w:tab/>
        <w:t>Формируется сводный отчет, который имеет следующие поля:</w:t>
      </w:r>
    </w:p>
    <w:p w14:paraId="5CB5EFAD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Чертеж;</w:t>
      </w:r>
    </w:p>
    <w:p w14:paraId="4AB8A47A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Группа;</w:t>
      </w:r>
    </w:p>
    <w:p w14:paraId="288AB3FD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6C27B850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Выполнено деталей;</w:t>
      </w:r>
    </w:p>
    <w:p w14:paraId="4AD6D93C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Партия;</w:t>
      </w:r>
    </w:p>
    <w:p w14:paraId="2F58BC86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Использовано материала (выполнено деталей</w:t>
      </w:r>
      <w:r w:rsidR="00947AAF">
        <w:rPr>
          <w:lang w:eastAsia="ru-RU"/>
        </w:rPr>
        <w:t xml:space="preserve"> </w:t>
      </w:r>
      <w:r>
        <w:rPr>
          <w:lang w:eastAsia="ru-RU"/>
        </w:rPr>
        <w:t xml:space="preserve">* массу с отходами из модуля </w:t>
      </w:r>
      <w:r w:rsidRPr="00FB39AE">
        <w:rPr>
          <w:lang w:eastAsia="ru-RU"/>
        </w:rPr>
        <w:t>[</w:t>
      </w:r>
      <w:r>
        <w:rPr>
          <w:lang w:eastAsia="ru-RU"/>
        </w:rPr>
        <w:t>п. 4.5</w:t>
      </w:r>
      <w:r w:rsidRPr="00FB39AE">
        <w:rPr>
          <w:lang w:eastAsia="ru-RU"/>
        </w:rPr>
        <w:t>]</w:t>
      </w:r>
      <w:r>
        <w:rPr>
          <w:lang w:eastAsia="ru-RU"/>
        </w:rPr>
        <w:t>).</w:t>
      </w:r>
    </w:p>
    <w:p w14:paraId="7A451F77" w14:textId="77777777" w:rsidR="00FB39AE" w:rsidRDefault="00FB39AE" w:rsidP="00FB39AE">
      <w:pPr>
        <w:pStyle w:val="a4"/>
        <w:rPr>
          <w:lang w:eastAsia="ru-RU"/>
        </w:rPr>
      </w:pPr>
      <w:r>
        <w:rPr>
          <w:lang w:eastAsia="ru-RU"/>
        </w:rPr>
        <w:t>Группировка ведется по каждому материалу.</w:t>
      </w:r>
    </w:p>
    <w:p w14:paraId="48D520AD" w14:textId="3521CA2E" w:rsidR="00FB39AE" w:rsidRDefault="00FB39AE" w:rsidP="00FB39AE">
      <w:pPr>
        <w:pStyle w:val="a4"/>
        <w:rPr>
          <w:lang w:eastAsia="ru-RU"/>
        </w:rPr>
      </w:pPr>
      <w:r>
        <w:rPr>
          <w:lang w:eastAsia="ru-RU"/>
        </w:rPr>
        <w:t xml:space="preserve">Отчет формируется </w:t>
      </w:r>
      <w:del w:id="917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  <w:ins w:id="918" w:author="Екатерина Луткова" w:date="2016-04-01T18:01:00Z">
        <w:r w:rsidR="00495E8B">
          <w:rPr>
            <w:lang w:eastAsia="ru-RU"/>
          </w:rPr>
          <w:t>за заданный период.</w:t>
        </w:r>
      </w:ins>
    </w:p>
    <w:p w14:paraId="33535DD9" w14:textId="77777777" w:rsidR="00947AAF" w:rsidRDefault="00947AAF" w:rsidP="00947AAF">
      <w:pPr>
        <w:pStyle w:val="3"/>
        <w:ind w:firstLine="708"/>
        <w:rPr>
          <w:lang w:eastAsia="ru-RU"/>
        </w:rPr>
      </w:pPr>
      <w:bookmarkStart w:id="919" w:name="_Toc446599523"/>
      <w:r>
        <w:rPr>
          <w:lang w:eastAsia="ru-RU"/>
        </w:rPr>
        <w:t>4.6.2  Учет прямых затрат на наряд</w:t>
      </w:r>
      <w:bookmarkEnd w:id="919"/>
    </w:p>
    <w:p w14:paraId="20440EDF" w14:textId="77777777" w:rsidR="00947AAF" w:rsidRDefault="00947AAF" w:rsidP="00947AAF">
      <w:pPr>
        <w:ind w:firstLine="709"/>
        <w:rPr>
          <w:lang w:eastAsia="ru-RU"/>
        </w:rPr>
      </w:pPr>
      <w:r>
        <w:rPr>
          <w:lang w:eastAsia="ru-RU"/>
        </w:rPr>
        <w:t>Формируется сводная таблица, которая содержит следующие поля:</w:t>
      </w:r>
    </w:p>
    <w:p w14:paraId="6DFB4DF6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чертеж;</w:t>
      </w:r>
    </w:p>
    <w:p w14:paraId="5CEAC51C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группа;</w:t>
      </w:r>
    </w:p>
    <w:p w14:paraId="3598AEFF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3D7E2EB9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выполнено деталей;</w:t>
      </w:r>
    </w:p>
    <w:p w14:paraId="2CD350FD" w14:textId="77777777" w:rsidR="00947AAF" w:rsidRDefault="00947AAF" w:rsidP="00947AAF">
      <w:pPr>
        <w:numPr>
          <w:ilvl w:val="0"/>
          <w:numId w:val="32"/>
        </w:numPr>
        <w:jc w:val="both"/>
      </w:pPr>
      <w:r>
        <w:t>сырье и материалы (сумма);</w:t>
      </w:r>
    </w:p>
    <w:p w14:paraId="41D6D553" w14:textId="77777777" w:rsidR="00947AAF" w:rsidRDefault="00947AAF" w:rsidP="00947AAF">
      <w:pPr>
        <w:numPr>
          <w:ilvl w:val="0"/>
          <w:numId w:val="32"/>
        </w:numPr>
        <w:jc w:val="both"/>
      </w:pPr>
      <w:r>
        <w:t>основная зарплата (сумма);</w:t>
      </w:r>
    </w:p>
    <w:p w14:paraId="69C29BB4" w14:textId="77777777" w:rsidR="00947AAF" w:rsidRDefault="00947AAF" w:rsidP="00947AAF">
      <w:pPr>
        <w:numPr>
          <w:ilvl w:val="0"/>
          <w:numId w:val="32"/>
        </w:numPr>
        <w:jc w:val="both"/>
      </w:pPr>
      <w:r>
        <w:t>транспортные (сумма);</w:t>
      </w:r>
    </w:p>
    <w:p w14:paraId="69DC3E53" w14:textId="77777777" w:rsidR="00947AAF" w:rsidRDefault="00947AAF" w:rsidP="00947AAF">
      <w:pPr>
        <w:numPr>
          <w:ilvl w:val="0"/>
          <w:numId w:val="32"/>
        </w:numPr>
        <w:jc w:val="both"/>
      </w:pPr>
      <w:r>
        <w:t>электроэнергия для формовых(сумма);</w:t>
      </w:r>
    </w:p>
    <w:p w14:paraId="414FF29C" w14:textId="77777777" w:rsidR="00947AAF" w:rsidRDefault="00947AAF" w:rsidP="00947AAF">
      <w:pPr>
        <w:numPr>
          <w:ilvl w:val="0"/>
          <w:numId w:val="32"/>
        </w:numPr>
        <w:jc w:val="both"/>
      </w:pPr>
      <w:r>
        <w:t>электроэнергия прочая(сумма);</w:t>
      </w:r>
    </w:p>
    <w:p w14:paraId="331B1933" w14:textId="77777777" w:rsidR="00947AAF" w:rsidRDefault="00947AAF" w:rsidP="00947AAF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Группировка осуществлена по номеру наряда. В конце ставится итого по наряду.</w:t>
      </w:r>
    </w:p>
    <w:p w14:paraId="31A27ACB" w14:textId="77777777" w:rsidR="00947AAF" w:rsidRDefault="00947AAF" w:rsidP="00947AAF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lastRenderedPageBreak/>
        <w:t xml:space="preserve">Суммы на каждый чертеж берутся из фактической калькуляции </w:t>
      </w:r>
      <w:r w:rsidRPr="00FB39AE">
        <w:rPr>
          <w:lang w:eastAsia="ru-RU"/>
        </w:rPr>
        <w:t>[</w:t>
      </w:r>
      <w:r>
        <w:rPr>
          <w:lang w:eastAsia="ru-RU"/>
        </w:rPr>
        <w:t>п. 4.5.3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414D793D" w14:textId="3E53FC98" w:rsidR="00947AAF" w:rsidRDefault="00947AAF" w:rsidP="00947AAF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Отчет формируется </w:t>
      </w:r>
      <w:del w:id="920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  <w:ins w:id="921" w:author="Екатерина Луткова" w:date="2016-04-01T18:01:00Z">
        <w:r w:rsidR="00495E8B">
          <w:rPr>
            <w:lang w:eastAsia="ru-RU"/>
          </w:rPr>
          <w:t>за заданный период.</w:t>
        </w:r>
      </w:ins>
    </w:p>
    <w:p w14:paraId="5430FB8A" w14:textId="77777777" w:rsidR="00FB39AE" w:rsidRPr="00FB39AE" w:rsidRDefault="00FB39AE" w:rsidP="00FB39AE">
      <w:pPr>
        <w:pStyle w:val="a4"/>
        <w:rPr>
          <w:lang w:eastAsia="ru-RU"/>
        </w:rPr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922" w:name="_Toc446599524"/>
      <w:r>
        <w:rPr>
          <w:lang w:eastAsia="ru-RU"/>
        </w:rPr>
        <w:t>Модуль «Отгрузка»</w:t>
      </w:r>
      <w:bookmarkEnd w:id="922"/>
    </w:p>
    <w:p w14:paraId="7C057F6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по замене брака к номеру документа добавляется литер «Б», в цене проставляется «0». При </w:t>
      </w:r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Основание для накладной – номер выставленного счета. Прописывается вручную,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заполняются поля таблицы для товарной накладной. Выбирается номер чертежа, слева появляется соответствующая ему группа и наименование детали. Код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. Количество и номер партии вручную. 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сумма без НДС и с учетом НДС. </w:t>
      </w:r>
    </w:p>
    <w:p w14:paraId="421FAF1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Считается масса нетто всей отгрузки и итоговая сумма с НДС и без НДС.</w:t>
      </w:r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923" w:name="_Toc446599525"/>
      <w:r>
        <w:rPr>
          <w:lang w:eastAsia="ru-RU"/>
        </w:rPr>
        <w:t>1 ТТН</w:t>
      </w:r>
      <w:bookmarkEnd w:id="923"/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239AAFE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присваивается автоматически.</w:t>
      </w:r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924" w:name="_Toc446599526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924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925" w:name="_Toc446599527"/>
      <w:r>
        <w:rPr>
          <w:lang w:eastAsia="ru-RU"/>
        </w:rPr>
        <w:t>4.7.3 Счет-фактура</w:t>
      </w:r>
      <w:bookmarkEnd w:id="925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926" w:name="_Toc446599528"/>
      <w:r>
        <w:rPr>
          <w:lang w:eastAsia="ru-RU"/>
        </w:rPr>
        <w:t>4.7.4 Товарно-транспортная накладная</w:t>
      </w:r>
      <w:bookmarkEnd w:id="926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927" w:name="_Toc446599529"/>
      <w:r>
        <w:rPr>
          <w:lang w:eastAsia="ru-RU"/>
        </w:rPr>
        <w:t>4.7.5 Паспорт</w:t>
      </w:r>
      <w:bookmarkEnd w:id="927"/>
    </w:p>
    <w:p w14:paraId="4E07FDD1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23A10FAC" w14:textId="77777777" w:rsidR="00947AAF" w:rsidRDefault="00947AAF" w:rsidP="00947AAF">
      <w:pPr>
        <w:pStyle w:val="3"/>
        <w:ind w:firstLine="708"/>
        <w:rPr>
          <w:lang w:eastAsia="ru-RU"/>
        </w:rPr>
      </w:pPr>
      <w:bookmarkStart w:id="928" w:name="_Toc446599530"/>
      <w:r>
        <w:rPr>
          <w:lang w:eastAsia="ru-RU"/>
        </w:rPr>
        <w:t>4.7.7 Учет прямых затрат на отгрузку</w:t>
      </w:r>
      <w:bookmarkEnd w:id="928"/>
    </w:p>
    <w:p w14:paraId="74E2FDAB" w14:textId="77777777" w:rsidR="00947AAF" w:rsidRDefault="00947AAF" w:rsidP="00947AAF">
      <w:pPr>
        <w:ind w:firstLine="709"/>
        <w:rPr>
          <w:lang w:eastAsia="ru-RU"/>
        </w:rPr>
      </w:pPr>
      <w:r>
        <w:rPr>
          <w:lang w:eastAsia="ru-RU"/>
        </w:rPr>
        <w:t>Формируется сводная таблица, которая содержит следующие поля:</w:t>
      </w:r>
    </w:p>
    <w:p w14:paraId="432A6E33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чертеж;</w:t>
      </w:r>
    </w:p>
    <w:p w14:paraId="4DD275B7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группа;</w:t>
      </w:r>
    </w:p>
    <w:p w14:paraId="1DFAC97F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3910C2B6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отгружено деталей;</w:t>
      </w:r>
    </w:p>
    <w:p w14:paraId="530A9516" w14:textId="77777777" w:rsidR="00947AAF" w:rsidRDefault="00947AAF" w:rsidP="00947AAF">
      <w:pPr>
        <w:numPr>
          <w:ilvl w:val="0"/>
          <w:numId w:val="32"/>
        </w:numPr>
        <w:jc w:val="both"/>
      </w:pPr>
      <w:r>
        <w:t>сырье и материалы (сумма);</w:t>
      </w:r>
    </w:p>
    <w:p w14:paraId="58064615" w14:textId="77777777" w:rsidR="00947AAF" w:rsidRDefault="00947AAF" w:rsidP="00947AAF">
      <w:pPr>
        <w:numPr>
          <w:ilvl w:val="0"/>
          <w:numId w:val="32"/>
        </w:numPr>
        <w:jc w:val="both"/>
      </w:pPr>
      <w:r>
        <w:t>основная зарплата (сумма);</w:t>
      </w:r>
    </w:p>
    <w:p w14:paraId="03BB6C59" w14:textId="77777777" w:rsidR="00947AAF" w:rsidRDefault="00947AAF" w:rsidP="00947AAF">
      <w:pPr>
        <w:numPr>
          <w:ilvl w:val="0"/>
          <w:numId w:val="32"/>
        </w:numPr>
        <w:jc w:val="both"/>
      </w:pPr>
      <w:r>
        <w:t>транспортные (сумма);</w:t>
      </w:r>
    </w:p>
    <w:p w14:paraId="48384835" w14:textId="77777777" w:rsidR="00947AAF" w:rsidRDefault="00947AAF" w:rsidP="00947AAF">
      <w:pPr>
        <w:numPr>
          <w:ilvl w:val="0"/>
          <w:numId w:val="32"/>
        </w:numPr>
        <w:jc w:val="both"/>
      </w:pPr>
      <w:r>
        <w:lastRenderedPageBreak/>
        <w:t>электроэнергия для формовых(сумма);</w:t>
      </w:r>
    </w:p>
    <w:p w14:paraId="3236E3BC" w14:textId="77777777" w:rsidR="00947AAF" w:rsidRDefault="00947AAF" w:rsidP="00947AAF">
      <w:pPr>
        <w:numPr>
          <w:ilvl w:val="0"/>
          <w:numId w:val="32"/>
        </w:numPr>
        <w:jc w:val="both"/>
      </w:pPr>
      <w:r>
        <w:t>электроэнергия прочая(сумма);</w:t>
      </w:r>
    </w:p>
    <w:p w14:paraId="7ECB6BE6" w14:textId="77777777" w:rsidR="00947AAF" w:rsidRDefault="00947AAF" w:rsidP="00947AAF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Группировка осуществлена по номеру документа. В конце ставится итого по накладной.</w:t>
      </w:r>
    </w:p>
    <w:p w14:paraId="5CF75721" w14:textId="77777777" w:rsidR="00947AAF" w:rsidRDefault="00947AAF" w:rsidP="00947AAF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Суммы на каждый чертеж берутся из фактической калькуляции </w:t>
      </w:r>
      <w:r w:rsidRPr="00FB39AE">
        <w:rPr>
          <w:lang w:eastAsia="ru-RU"/>
        </w:rPr>
        <w:t>[</w:t>
      </w:r>
      <w:r>
        <w:rPr>
          <w:lang w:eastAsia="ru-RU"/>
        </w:rPr>
        <w:t>п. 4.5.3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17D68181" w14:textId="4704EE07" w:rsidR="00947AAF" w:rsidRDefault="00947AAF" w:rsidP="001E1753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Отчет формируется </w:t>
      </w:r>
      <w:del w:id="929" w:author="Екатерина Луткова" w:date="2016-04-01T18:02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  <w:ins w:id="930" w:author="Екатерина Луткова" w:date="2016-04-01T18:02:00Z">
        <w:r w:rsidR="00495E8B">
          <w:rPr>
            <w:lang w:eastAsia="ru-RU"/>
          </w:rPr>
          <w:t>за заданный период.</w:t>
        </w:r>
      </w:ins>
    </w:p>
    <w:p w14:paraId="1B32F6A6" w14:textId="77777777" w:rsidR="001E1753" w:rsidRPr="00AE67E1" w:rsidRDefault="001E1753" w:rsidP="001E1753">
      <w:pPr>
        <w:pStyle w:val="a4"/>
        <w:spacing w:line="360" w:lineRule="auto"/>
        <w:ind w:left="0" w:firstLine="709"/>
        <w:rPr>
          <w:lang w:eastAsia="ru-RU"/>
        </w:rPr>
      </w:pPr>
    </w:p>
    <w:p w14:paraId="0D2D0E68" w14:textId="77777777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931" w:name="_Toc446599531"/>
      <w:r>
        <w:rPr>
          <w:lang w:eastAsia="ru-RU"/>
        </w:rPr>
        <w:t xml:space="preserve">4.8 </w:t>
      </w:r>
      <w:r w:rsidR="00DD7803" w:rsidRPr="00D32A6E">
        <w:t>Журнал обрезки облоя</w:t>
      </w:r>
      <w:bookmarkEnd w:id="931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77777777" w:rsidR="00FD3E1A" w:rsidRDefault="00FD3E1A" w:rsidP="00FD3E1A">
      <w:pPr>
        <w:pStyle w:val="3"/>
        <w:ind w:firstLine="708"/>
      </w:pPr>
      <w:bookmarkStart w:id="932" w:name="_Toc446599532"/>
      <w:r>
        <w:t>4.8.1 Реестр брака</w:t>
      </w:r>
      <w:bookmarkEnd w:id="932"/>
      <w:r w:rsidR="00DD7803">
        <w:t xml:space="preserve"> </w:t>
      </w:r>
    </w:p>
    <w:p w14:paraId="0B34B9FA" w14:textId="77777777" w:rsidR="00FD3E1A" w:rsidRDefault="00FD3E1A" w:rsidP="00FD3E1A">
      <w:pPr>
        <w:jc w:val="both"/>
        <w:rPr>
          <w:ins w:id="933" w:author="Екатерина Луткова" w:date="2016-04-01T18:04:00Z"/>
        </w:rPr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ins w:id="934" w:author="Екатерина Луткова" w:date="2016-04-01T18:04:00Z">
        <w:r>
          <w:tab/>
          <w:t>Реестр выводится по всем исполнителям, а так же есть возможность выбора конкретного исполнителя.</w:t>
        </w:r>
      </w:ins>
    </w:p>
    <w:p w14:paraId="00CF576F" w14:textId="77777777" w:rsidR="00FD3E1A" w:rsidRDefault="00FD3E1A" w:rsidP="00FD3E1A">
      <w:pPr>
        <w:jc w:val="both"/>
        <w:rPr>
          <w:ins w:id="935" w:author="Екатерина Луткова" w:date="2016-04-01T18:05:00Z"/>
        </w:rPr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>
      <w:pPr>
        <w:pStyle w:val="a4"/>
        <w:numPr>
          <w:ilvl w:val="0"/>
          <w:numId w:val="38"/>
        </w:numPr>
        <w:jc w:val="both"/>
        <w:pPrChange w:id="936" w:author="Екатерина Луткова" w:date="2016-04-01T18:05:00Z">
          <w:pPr>
            <w:jc w:val="both"/>
          </w:pPr>
        </w:pPrChange>
      </w:pPr>
      <w:ins w:id="937" w:author="Екатерина Луткова" w:date="2016-04-01T18:05:00Z">
        <w:r>
          <w:t>заявка;</w:t>
        </w:r>
      </w:ins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  <w:rPr>
          <w:ins w:id="938" w:author="Екатерина Луткова" w:date="2016-04-01T18:06:00Z"/>
        </w:rPr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  <w:rPr>
          <w:ins w:id="939" w:author="Екатерина Луткова" w:date="2016-04-01T18:05:00Z"/>
        </w:rPr>
      </w:pPr>
      <w:ins w:id="940" w:author="Екатерина Луткова" w:date="2016-04-01T18:06:00Z">
        <w:r>
          <w:t>материал;</w:t>
        </w:r>
      </w:ins>
    </w:p>
    <w:p w14:paraId="7538D445" w14:textId="2E57C614" w:rsidR="00495E8B" w:rsidRDefault="00495E8B" w:rsidP="00FD3E1A">
      <w:pPr>
        <w:numPr>
          <w:ilvl w:val="0"/>
          <w:numId w:val="28"/>
        </w:numPr>
        <w:jc w:val="both"/>
        <w:rPr>
          <w:ins w:id="941" w:author="Екатерина Луткова" w:date="2016-04-01T18:06:00Z"/>
        </w:rPr>
      </w:pPr>
      <w:ins w:id="942" w:author="Екатерина Луткова" w:date="2016-04-01T18:05:00Z">
        <w:r>
          <w:t>убыток по материалу, кг (вес детали по черт</w:t>
        </w:r>
      </w:ins>
      <w:proofErr w:type="gramStart"/>
      <w:ins w:id="943" w:author="Екатерина Луткова" w:date="2016-04-01T18:06:00Z">
        <w:r>
          <w:t>.</w:t>
        </w:r>
        <w:proofErr w:type="gramEnd"/>
        <w:r>
          <w:t xml:space="preserve"> </w:t>
        </w:r>
        <w:proofErr w:type="gramStart"/>
        <w:r>
          <w:t>и</w:t>
        </w:r>
        <w:proofErr w:type="gramEnd"/>
        <w:r>
          <w:t>з модуля «Чертежи»</w:t>
        </w:r>
      </w:ins>
      <w:ins w:id="944" w:author="Екатерина Луткова" w:date="2016-04-01T18:08:00Z">
        <w:r w:rsidR="003F5BA8">
          <w:t xml:space="preserve"> </w:t>
        </w:r>
      </w:ins>
      <w:ins w:id="945" w:author="Екатерина Луткова" w:date="2016-04-01T18:06:00Z">
        <w:r w:rsidR="003F5BA8">
          <w:t xml:space="preserve"> * </w:t>
        </w:r>
        <w:r>
          <w:t xml:space="preserve"> умножается на количество брака);</w:t>
        </w:r>
      </w:ins>
    </w:p>
    <w:p w14:paraId="31095FAB" w14:textId="7B45EF98" w:rsidR="00495E8B" w:rsidRDefault="00495E8B" w:rsidP="00FD3E1A">
      <w:pPr>
        <w:numPr>
          <w:ilvl w:val="0"/>
          <w:numId w:val="28"/>
        </w:numPr>
        <w:jc w:val="both"/>
        <w:rPr>
          <w:ins w:id="946" w:author="Екатерина Луткова" w:date="2016-04-01T18:09:00Z"/>
        </w:rPr>
      </w:pPr>
      <w:ins w:id="947" w:author="Екатерина Луткова" w:date="2016-04-01T18:06:00Z">
        <w:r>
          <w:t xml:space="preserve">убыток материала, </w:t>
        </w:r>
        <w:proofErr w:type="spellStart"/>
        <w:r>
          <w:t>руб</w:t>
        </w:r>
        <w:proofErr w:type="spellEnd"/>
        <w:r>
          <w:t xml:space="preserve"> (цена материала из справочника </w:t>
        </w:r>
      </w:ins>
      <w:ins w:id="948" w:author="Екатерина Луткова" w:date="2016-04-01T18:07:00Z">
        <w:r>
          <w:t xml:space="preserve">«Материалы» </w:t>
        </w:r>
      </w:ins>
      <w:ins w:id="949" w:author="Екатерина Луткова" w:date="2016-04-01T18:09:00Z">
        <w:r w:rsidR="003F5BA8">
          <w:t>*</w:t>
        </w:r>
      </w:ins>
      <w:ins w:id="950" w:author="Екатерина Луткова" w:date="2016-04-01T18:07:00Z">
        <w:r w:rsidR="003F5BA8">
          <w:t xml:space="preserve"> умножается вес детали по черт</w:t>
        </w:r>
        <w:proofErr w:type="gramStart"/>
        <w:r w:rsidR="003F5BA8">
          <w:t>.</w:t>
        </w:r>
      </w:ins>
      <w:proofErr w:type="gramEnd"/>
      <w:ins w:id="951" w:author="Екатерина Луткова" w:date="2016-04-01T18:08:00Z">
        <w:r w:rsidR="003F5BA8">
          <w:t xml:space="preserve">* </w:t>
        </w:r>
        <w:proofErr w:type="gramStart"/>
        <w:r w:rsidR="003F5BA8">
          <w:t>к</w:t>
        </w:r>
        <w:proofErr w:type="gramEnd"/>
        <w:r w:rsidR="003F5BA8">
          <w:t>оличество брака);</w:t>
        </w:r>
      </w:ins>
    </w:p>
    <w:p w14:paraId="69740773" w14:textId="2CC7F702" w:rsidR="003F5BA8" w:rsidRDefault="003F5BA8" w:rsidP="00FD3E1A">
      <w:pPr>
        <w:numPr>
          <w:ilvl w:val="0"/>
          <w:numId w:val="28"/>
        </w:numPr>
        <w:jc w:val="both"/>
        <w:rPr>
          <w:ins w:id="952" w:author="Екатерина Луткова" w:date="2016-04-01T18:09:00Z"/>
        </w:rPr>
      </w:pPr>
      <w:ins w:id="953" w:author="Екатерина Луткова" w:date="2016-04-01T18:09:00Z">
        <w:r>
          <w:t>прямые затраты</w:t>
        </w:r>
      </w:ins>
      <w:ins w:id="954" w:author="Екатерина Луткова" w:date="2016-04-01T18:10:00Z">
        <w:r>
          <w:t xml:space="preserve"> (берутся из плановой калькуляции)</w:t>
        </w:r>
      </w:ins>
      <w:ins w:id="955" w:author="Екатерина Луткова" w:date="2016-04-01T18:09:00Z">
        <w:r>
          <w:t>:</w:t>
        </w:r>
      </w:ins>
    </w:p>
    <w:p w14:paraId="234EC20A" w14:textId="4127CADC" w:rsidR="003F5BA8" w:rsidRDefault="003F5BA8">
      <w:pPr>
        <w:ind w:left="1416"/>
        <w:jc w:val="both"/>
        <w:rPr>
          <w:ins w:id="956" w:author="Екатерина Луткова" w:date="2016-04-01T18:10:00Z"/>
        </w:rPr>
        <w:pPrChange w:id="957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958" w:author="Екатерина Луткова" w:date="2016-04-01T18:09:00Z">
        <w:r>
          <w:t>- транспортные</w:t>
        </w:r>
      </w:ins>
      <w:ins w:id="959" w:author="Екатерина Луткова" w:date="2016-04-01T18:10:00Z">
        <w:r>
          <w:t>, руб.;</w:t>
        </w:r>
      </w:ins>
    </w:p>
    <w:p w14:paraId="2E9E2514" w14:textId="1F002EAB" w:rsidR="003F5BA8" w:rsidRDefault="003F5BA8">
      <w:pPr>
        <w:ind w:left="1416"/>
        <w:jc w:val="both"/>
        <w:rPr>
          <w:ins w:id="960" w:author="Екатерина Луткова" w:date="2016-04-01T18:10:00Z"/>
        </w:rPr>
        <w:pPrChange w:id="961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962" w:author="Екатерина Луткова" w:date="2016-04-01T18:10:00Z">
        <w:r>
          <w:t>- основная заработная плата, руб.;</w:t>
        </w:r>
      </w:ins>
    </w:p>
    <w:p w14:paraId="650B2192" w14:textId="2363348D" w:rsidR="003F5BA8" w:rsidRDefault="003F5BA8">
      <w:pPr>
        <w:ind w:left="1416"/>
        <w:jc w:val="both"/>
        <w:rPr>
          <w:ins w:id="963" w:author="Екатерина Луткова" w:date="2016-04-01T18:10:00Z"/>
        </w:rPr>
        <w:pPrChange w:id="964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965" w:author="Екатерина Луткова" w:date="2016-04-01T18:11:00Z">
        <w:r>
          <w:t xml:space="preserve">- </w:t>
        </w:r>
      </w:ins>
      <w:ins w:id="966" w:author="Екатерина Луткова" w:date="2016-04-01T18:10:00Z">
        <w:r>
          <w:t xml:space="preserve">дополнительная </w:t>
        </w:r>
        <w:proofErr w:type="spellStart"/>
        <w:r>
          <w:t>зп</w:t>
        </w:r>
        <w:proofErr w:type="spellEnd"/>
        <w:r>
          <w:t>, руб.;</w:t>
        </w:r>
      </w:ins>
    </w:p>
    <w:p w14:paraId="7713DADE" w14:textId="476CC9D1" w:rsidR="003F5BA8" w:rsidRDefault="003F5BA8">
      <w:pPr>
        <w:ind w:left="1416"/>
        <w:jc w:val="both"/>
        <w:rPr>
          <w:ins w:id="967" w:author="Екатерина Луткова" w:date="2016-04-01T18:11:00Z"/>
        </w:rPr>
        <w:pPrChange w:id="968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969" w:author="Екатерина Луткова" w:date="2016-04-01T18:11:00Z">
        <w:r>
          <w:t>- отчисления ЕСН, руб.;</w:t>
        </w:r>
      </w:ins>
    </w:p>
    <w:p w14:paraId="50B83F9A" w14:textId="63CB67DB" w:rsidR="003F5BA8" w:rsidRDefault="003F5BA8">
      <w:pPr>
        <w:ind w:left="1416"/>
        <w:jc w:val="both"/>
        <w:rPr>
          <w:ins w:id="970" w:author="Екатерина Луткова" w:date="2016-04-01T18:11:00Z"/>
        </w:rPr>
        <w:pPrChange w:id="971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972" w:author="Екатерина Луткова" w:date="2016-04-01T18:11:00Z">
        <w:r>
          <w:t>- электроэнергия для формовых, руб.;</w:t>
        </w:r>
      </w:ins>
    </w:p>
    <w:p w14:paraId="0E5BD940" w14:textId="255D647B" w:rsidR="003F5BA8" w:rsidRDefault="003F5BA8">
      <w:pPr>
        <w:ind w:left="1416"/>
        <w:jc w:val="both"/>
        <w:pPrChange w:id="973" w:author="Екатерина Луткова" w:date="2016-04-01T18:11:00Z">
          <w:pPr>
            <w:numPr>
              <w:numId w:val="28"/>
            </w:numPr>
            <w:ind w:left="720" w:hanging="360"/>
            <w:jc w:val="both"/>
          </w:pPr>
        </w:pPrChange>
      </w:pPr>
      <w:ins w:id="974" w:author="Екатерина Луткова" w:date="2016-04-01T18:11:00Z">
        <w:r>
          <w:t>- электроэнергия прочая, руб.</w:t>
        </w:r>
      </w:ins>
    </w:p>
    <w:p w14:paraId="32399643" w14:textId="1B19830C" w:rsidR="00FD3E1A" w:rsidDel="003F5BA8" w:rsidRDefault="00FD3E1A" w:rsidP="00FD3E1A">
      <w:pPr>
        <w:numPr>
          <w:ilvl w:val="0"/>
          <w:numId w:val="28"/>
        </w:numPr>
        <w:jc w:val="both"/>
        <w:rPr>
          <w:del w:id="975" w:author="Екатерина Луткова" w:date="2016-04-01T18:12:00Z"/>
        </w:rPr>
      </w:pPr>
      <w:del w:id="976" w:author="Екатерина Луткова" w:date="2016-04-01T18:12:00Z">
        <w:r w:rsidDel="003F5BA8">
          <w:delText>сырье и материалы</w:delText>
        </w:r>
        <w:r w:rsidR="00507C7D" w:rsidDel="003F5BA8">
          <w:delText xml:space="preserve"> (сумма)</w:delText>
        </w:r>
        <w:r w:rsidDel="003F5BA8">
          <w:delText>;</w:delText>
        </w:r>
      </w:del>
    </w:p>
    <w:p w14:paraId="66465B35" w14:textId="3CC52FB6" w:rsidR="00995276" w:rsidDel="003F5BA8" w:rsidRDefault="00995276" w:rsidP="00FD3E1A">
      <w:pPr>
        <w:numPr>
          <w:ilvl w:val="0"/>
          <w:numId w:val="28"/>
        </w:numPr>
        <w:jc w:val="both"/>
        <w:rPr>
          <w:del w:id="977" w:author="Екатерина Луткова" w:date="2016-04-01T18:12:00Z"/>
        </w:rPr>
      </w:pPr>
      <w:del w:id="978" w:author="Екатерина Луткова" w:date="2016-04-01T18:12:00Z">
        <w:r w:rsidDel="003F5BA8">
          <w:delText>транспортные (сумма);</w:delText>
        </w:r>
      </w:del>
    </w:p>
    <w:p w14:paraId="3425FC69" w14:textId="77C63BC8" w:rsidR="00FD3E1A" w:rsidDel="003F5BA8" w:rsidRDefault="00507C7D" w:rsidP="00FD3E1A">
      <w:pPr>
        <w:numPr>
          <w:ilvl w:val="0"/>
          <w:numId w:val="28"/>
        </w:numPr>
        <w:jc w:val="both"/>
        <w:rPr>
          <w:del w:id="979" w:author="Екатерина Луткова" w:date="2016-04-01T18:12:00Z"/>
        </w:rPr>
      </w:pPr>
      <w:del w:id="980" w:author="Екатерина Луткова" w:date="2016-04-01T18:12:00Z">
        <w:r w:rsidDel="003F5BA8">
          <w:delText>основная зарплата</w:delText>
        </w:r>
        <w:r w:rsidR="00995276" w:rsidDel="003F5BA8">
          <w:delText xml:space="preserve"> </w:delText>
        </w:r>
        <w:r w:rsidDel="003F5BA8">
          <w:delText>(сумма);</w:delText>
        </w:r>
      </w:del>
    </w:p>
    <w:p w14:paraId="30512129" w14:textId="0AF06FF4" w:rsidR="00507C7D" w:rsidDel="003F5BA8" w:rsidRDefault="00507C7D" w:rsidP="00FD3E1A">
      <w:pPr>
        <w:numPr>
          <w:ilvl w:val="0"/>
          <w:numId w:val="28"/>
        </w:numPr>
        <w:jc w:val="both"/>
        <w:rPr>
          <w:del w:id="981" w:author="Екатерина Луткова" w:date="2016-04-01T18:12:00Z"/>
        </w:rPr>
      </w:pPr>
      <w:del w:id="982" w:author="Екатерина Луткова" w:date="2016-04-01T18:12:00Z">
        <w:r w:rsidDel="003F5BA8">
          <w:delText>дополнительная зарплата(сумма);</w:delText>
        </w:r>
      </w:del>
    </w:p>
    <w:p w14:paraId="3371F3A4" w14:textId="4503A6B4" w:rsidR="00507C7D" w:rsidDel="003F5BA8" w:rsidRDefault="00507C7D" w:rsidP="00FD3E1A">
      <w:pPr>
        <w:numPr>
          <w:ilvl w:val="0"/>
          <w:numId w:val="28"/>
        </w:numPr>
        <w:jc w:val="both"/>
        <w:rPr>
          <w:del w:id="983" w:author="Екатерина Луткова" w:date="2016-04-01T18:12:00Z"/>
        </w:rPr>
      </w:pPr>
      <w:del w:id="984" w:author="Екатерина Луткова" w:date="2016-04-01T18:12:00Z">
        <w:r w:rsidDel="003F5BA8">
          <w:delText>отчисления ЕСН(сумма);</w:delText>
        </w:r>
      </w:del>
    </w:p>
    <w:p w14:paraId="359CBAF0" w14:textId="381F10AC" w:rsidR="00507C7D" w:rsidDel="003F5BA8" w:rsidRDefault="00507C7D" w:rsidP="00FD3E1A">
      <w:pPr>
        <w:numPr>
          <w:ilvl w:val="0"/>
          <w:numId w:val="28"/>
        </w:numPr>
        <w:jc w:val="both"/>
        <w:rPr>
          <w:del w:id="985" w:author="Екатерина Луткова" w:date="2016-04-01T18:12:00Z"/>
        </w:rPr>
      </w:pPr>
      <w:del w:id="986" w:author="Екатерина Луткова" w:date="2016-04-01T18:12:00Z">
        <w:r w:rsidDel="003F5BA8">
          <w:delText>общецеховые(сумма);</w:delText>
        </w:r>
      </w:del>
    </w:p>
    <w:p w14:paraId="58BC534A" w14:textId="2109C95D" w:rsidR="00507C7D" w:rsidDel="003F5BA8" w:rsidRDefault="00507C7D" w:rsidP="00FD3E1A">
      <w:pPr>
        <w:numPr>
          <w:ilvl w:val="0"/>
          <w:numId w:val="28"/>
        </w:numPr>
        <w:jc w:val="both"/>
        <w:rPr>
          <w:del w:id="987" w:author="Екатерина Луткова" w:date="2016-04-01T18:12:00Z"/>
        </w:rPr>
      </w:pPr>
      <w:del w:id="988" w:author="Екатерина Луткова" w:date="2016-04-01T18:12:00Z">
        <w:r w:rsidDel="003F5BA8">
          <w:delText>общепроизводственные(сумма);</w:delText>
        </w:r>
      </w:del>
    </w:p>
    <w:p w14:paraId="4BD4305F" w14:textId="0F7EBCF2" w:rsidR="00507C7D" w:rsidDel="003F5BA8" w:rsidRDefault="00507C7D" w:rsidP="00FD3E1A">
      <w:pPr>
        <w:numPr>
          <w:ilvl w:val="0"/>
          <w:numId w:val="28"/>
        </w:numPr>
        <w:jc w:val="both"/>
        <w:rPr>
          <w:del w:id="989" w:author="Екатерина Луткова" w:date="2016-04-01T18:12:00Z"/>
        </w:rPr>
      </w:pPr>
      <w:del w:id="990" w:author="Екатерина Луткова" w:date="2016-04-01T18:12:00Z">
        <w:r w:rsidDel="003F5BA8">
          <w:delText>электроэнергия для формовых(сумма);</w:delText>
        </w:r>
      </w:del>
    </w:p>
    <w:p w14:paraId="26509B55" w14:textId="0C234052" w:rsidR="00507C7D" w:rsidDel="003F5BA8" w:rsidRDefault="00507C7D" w:rsidP="00FD3E1A">
      <w:pPr>
        <w:numPr>
          <w:ilvl w:val="0"/>
          <w:numId w:val="28"/>
        </w:numPr>
        <w:jc w:val="both"/>
        <w:rPr>
          <w:del w:id="991" w:author="Екатерина Луткова" w:date="2016-04-01T18:12:00Z"/>
        </w:rPr>
      </w:pPr>
      <w:del w:id="992" w:author="Екатерина Луткова" w:date="2016-04-01T18:12:00Z">
        <w:r w:rsidDel="003F5BA8">
          <w:delText>электроэнергия прочая(сумма);</w:delText>
        </w:r>
      </w:del>
    </w:p>
    <w:p w14:paraId="7D63D827" w14:textId="3F674A4D" w:rsidR="00507C7D" w:rsidDel="003F5BA8" w:rsidRDefault="00507C7D" w:rsidP="00FD3E1A">
      <w:pPr>
        <w:numPr>
          <w:ilvl w:val="0"/>
          <w:numId w:val="28"/>
        </w:numPr>
        <w:jc w:val="both"/>
        <w:rPr>
          <w:del w:id="993" w:author="Екатерина Луткова" w:date="2016-04-01T18:12:00Z"/>
        </w:rPr>
      </w:pPr>
      <w:del w:id="994" w:author="Екатерина Луткова" w:date="2016-04-01T18:12:00Z">
        <w:r w:rsidDel="003F5BA8">
          <w:delText>непредвиденные(сумма);</w:delText>
        </w:r>
      </w:del>
    </w:p>
    <w:p w14:paraId="7A684CEC" w14:textId="789A54DE" w:rsidR="00507C7D" w:rsidDel="003F5BA8" w:rsidRDefault="00507C7D" w:rsidP="00FD3E1A">
      <w:pPr>
        <w:numPr>
          <w:ilvl w:val="0"/>
          <w:numId w:val="28"/>
        </w:numPr>
        <w:jc w:val="both"/>
        <w:rPr>
          <w:del w:id="995" w:author="Екатерина Луткова" w:date="2016-04-01T18:12:00Z"/>
        </w:rPr>
      </w:pPr>
      <w:del w:id="996" w:author="Екатерина Луткова" w:date="2016-04-01T18:12:00Z">
        <w:r w:rsidDel="003F5BA8">
          <w:delText>себестоимость(сумма);</w:delText>
        </w:r>
      </w:del>
    </w:p>
    <w:p w14:paraId="0E5BE436" w14:textId="53B6D43D" w:rsidR="00507C7D" w:rsidDel="003F5BA8" w:rsidRDefault="00507C7D" w:rsidP="00FD3E1A">
      <w:pPr>
        <w:numPr>
          <w:ilvl w:val="0"/>
          <w:numId w:val="28"/>
        </w:numPr>
        <w:jc w:val="both"/>
        <w:rPr>
          <w:del w:id="997" w:author="Екатерина Луткова" w:date="2016-04-01T18:12:00Z"/>
        </w:rPr>
      </w:pPr>
      <w:del w:id="998" w:author="Екатерина Луткова" w:date="2016-04-01T18:12:00Z">
        <w:r w:rsidDel="003F5BA8">
          <w:lastRenderedPageBreak/>
          <w:delText>цена(сумма);</w:delText>
        </w:r>
      </w:del>
    </w:p>
    <w:p w14:paraId="764EA370" w14:textId="27F91149" w:rsidR="00507C7D" w:rsidDel="003F5BA8" w:rsidRDefault="00507C7D" w:rsidP="00FD3E1A">
      <w:pPr>
        <w:numPr>
          <w:ilvl w:val="0"/>
          <w:numId w:val="28"/>
        </w:numPr>
        <w:jc w:val="both"/>
        <w:rPr>
          <w:del w:id="999" w:author="Екатерина Луткова" w:date="2016-04-01T18:12:00Z"/>
        </w:rPr>
      </w:pPr>
      <w:del w:id="1000" w:author="Екатерина Луткова" w:date="2016-04-01T18:12:00Z">
        <w:r w:rsidDel="003F5BA8">
          <w:delText>НДС;</w:delText>
        </w:r>
      </w:del>
    </w:p>
    <w:p w14:paraId="41E0E5E4" w14:textId="6CED8091" w:rsidR="00507C7D" w:rsidRPr="00FD3E1A" w:rsidDel="003F5BA8" w:rsidRDefault="00507C7D" w:rsidP="00FD3E1A">
      <w:pPr>
        <w:numPr>
          <w:ilvl w:val="0"/>
          <w:numId w:val="28"/>
        </w:numPr>
        <w:jc w:val="both"/>
        <w:rPr>
          <w:del w:id="1001" w:author="Екатерина Луткова" w:date="2016-04-01T18:12:00Z"/>
        </w:rPr>
      </w:pPr>
      <w:del w:id="1002" w:author="Екатерина Луткова" w:date="2016-04-01T18:12:00Z">
        <w:r w:rsidDel="003F5BA8">
          <w:delText>сумма ( количество брака*цену с НДС).</w:delText>
        </w:r>
      </w:del>
    </w:p>
    <w:p w14:paraId="6BE02C60" w14:textId="77777777" w:rsidR="000D4006" w:rsidRDefault="000D4006" w:rsidP="006E25FC">
      <w:pPr>
        <w:pStyle w:val="2"/>
        <w:spacing w:before="100" w:beforeAutospacing="1" w:after="100" w:afterAutospacing="1" w:line="360" w:lineRule="auto"/>
        <w:jc w:val="both"/>
      </w:pPr>
      <w:bookmarkStart w:id="1003" w:name="_Toc446599533"/>
      <w:r>
        <w:t>4.9 Журнал прихода материалов</w:t>
      </w:r>
      <w:bookmarkEnd w:id="1003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№ СФ</w:t>
            </w:r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</w:t>
            </w:r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 материала. Выбирается из справочника «Поставщики» [п. 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Сумма по СФ</w:t>
            </w:r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Материал</w:t>
            </w:r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</w:t>
            </w:r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</w:t>
            </w:r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Передано</w:t>
            </w:r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>
      <w:pPr>
        <w:rPr>
          <w:ins w:id="1004" w:author="Екатерина Луткова" w:date="2016-04-01T18:12:00Z"/>
        </w:rPr>
        <w:pPrChange w:id="1005" w:author="Екатерина Луткова" w:date="2016-04-01T18:12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1006" w:name="_Toc446599534"/>
    </w:p>
    <w:p w14:paraId="1D477144" w14:textId="01D95CFC" w:rsidR="003F5BA8" w:rsidRDefault="003F5BA8">
      <w:pPr>
        <w:ind w:firstLine="708"/>
        <w:rPr>
          <w:ins w:id="1007" w:author="Екатерина Луткова" w:date="2016-04-01T18:12:00Z"/>
        </w:rPr>
        <w:pPrChange w:id="1008" w:author="Екатерина Луткова" w:date="2016-04-01T18:15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1009" w:author="Екатерина Луткова" w:date="2016-04-01T18:12:00Z">
        <w:r>
          <w:t xml:space="preserve">Предусмотреть формирование отчета по </w:t>
        </w:r>
      </w:ins>
      <w:ins w:id="1010" w:author="Екатерина Луткова" w:date="2016-04-01T18:13:00Z">
        <w:r>
          <w:t xml:space="preserve">приходу конкретного </w:t>
        </w:r>
      </w:ins>
      <w:ins w:id="1011" w:author="Екатерина Луткова" w:date="2016-04-01T18:12:00Z">
        <w:r>
          <w:t>материала за заданный период</w:t>
        </w:r>
      </w:ins>
      <w:ins w:id="1012" w:author="Екатерина Луткова" w:date="2016-04-01T18:14:00Z">
        <w:r>
          <w:t>:</w:t>
        </w:r>
      </w:ins>
    </w:p>
    <w:p w14:paraId="42A88B6C" w14:textId="77777777" w:rsidR="00DD7803" w:rsidRDefault="00DD7803" w:rsidP="006E25FC">
      <w:pPr>
        <w:pStyle w:val="2"/>
        <w:numPr>
          <w:ilvl w:val="1"/>
          <w:numId w:val="25"/>
        </w:numPr>
        <w:spacing w:before="100" w:beforeAutospacing="1" w:after="100" w:afterAutospacing="1" w:line="360" w:lineRule="auto"/>
        <w:ind w:left="0" w:firstLine="709"/>
        <w:jc w:val="both"/>
      </w:pPr>
      <w:r>
        <w:t>Журнал учета оплаченной и отгруженной продукции</w:t>
      </w:r>
      <w:bookmarkEnd w:id="1006"/>
    </w:p>
    <w:p w14:paraId="56F97890" w14:textId="77777777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«Журнал учета оплаченной и отгруженной продукции» заполняется после оплаты, а также после отгрузки. Предусмотрены авто расширяемые поля в случае частичной оплаты.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 xml:space="preserve">Нумерация автоматическая </w:t>
            </w:r>
            <w:r w:rsidRPr="00135028">
              <w:rPr>
                <w:szCs w:val="24"/>
              </w:rPr>
              <w:lastRenderedPageBreak/>
              <w:t>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lastRenderedPageBreak/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Наименование заказчика выбирается из [п. 4.3.5]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3297" w:type="dxa"/>
          </w:tcPr>
          <w:p w14:paraId="252CBEC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2648" w:type="dxa"/>
          </w:tcPr>
          <w:p w14:paraId="40A02D3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32E6A5B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2648" w:type="dxa"/>
          </w:tcPr>
          <w:p w14:paraId="3886BC3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206F8BC" w14:textId="77777777" w:rsidTr="00135028">
        <w:trPr>
          <w:jc w:val="center"/>
        </w:trPr>
        <w:tc>
          <w:tcPr>
            <w:tcW w:w="3547" w:type="dxa"/>
          </w:tcPr>
          <w:p w14:paraId="174153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401CE38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</w:p>
        </w:tc>
        <w:tc>
          <w:tcPr>
            <w:tcW w:w="2648" w:type="dxa"/>
          </w:tcPr>
          <w:p w14:paraId="2F52AEC1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</w:p>
        </w:tc>
      </w:tr>
      <w:tr w:rsidR="00DD7803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1714EA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353E7F92" w14:textId="77777777" w:rsidTr="00135028">
        <w:trPr>
          <w:jc w:val="center"/>
        </w:trPr>
        <w:tc>
          <w:tcPr>
            <w:tcW w:w="3547" w:type="dxa"/>
          </w:tcPr>
          <w:p w14:paraId="398528E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3297" w:type="dxa"/>
          </w:tcPr>
          <w:p w14:paraId="447F9C6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2648" w:type="dxa"/>
          </w:tcPr>
          <w:p w14:paraId="6EA118BA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564F2529" w14:textId="77777777" w:rsidTr="00135028">
        <w:trPr>
          <w:jc w:val="center"/>
        </w:trPr>
        <w:tc>
          <w:tcPr>
            <w:tcW w:w="3547" w:type="dxa"/>
          </w:tcPr>
          <w:p w14:paraId="39B0E260" w14:textId="77777777" w:rsidR="00DD7803" w:rsidRP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51E94AA6" w14:textId="77777777" w:rsidR="00DD7803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2648" w:type="dxa"/>
          </w:tcPr>
          <w:p w14:paraId="7DE1B0F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FF1128" w:rsidRPr="00D84E5B" w14:paraId="3B175740" w14:textId="77777777" w:rsidTr="00135028">
        <w:trPr>
          <w:jc w:val="center"/>
        </w:trPr>
        <w:tc>
          <w:tcPr>
            <w:tcW w:w="3547" w:type="dxa"/>
          </w:tcPr>
          <w:p w14:paraId="3551748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10F048B2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2648" w:type="dxa"/>
          </w:tcPr>
          <w:p w14:paraId="6D218C7C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190496E9" w14:textId="77777777" w:rsidTr="00135028">
        <w:trPr>
          <w:jc w:val="center"/>
        </w:trPr>
        <w:tc>
          <w:tcPr>
            <w:tcW w:w="3547" w:type="dxa"/>
          </w:tcPr>
          <w:p w14:paraId="097B02C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3297" w:type="dxa"/>
          </w:tcPr>
          <w:p w14:paraId="4F273010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2648" w:type="dxa"/>
          </w:tcPr>
          <w:p w14:paraId="2D6BBB7E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78AB81E6" w14:textId="77777777" w:rsidTr="00135028">
        <w:trPr>
          <w:jc w:val="center"/>
        </w:trPr>
        <w:tc>
          <w:tcPr>
            <w:tcW w:w="3547" w:type="dxa"/>
          </w:tcPr>
          <w:p w14:paraId="601E1CB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7E40A1E5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</w:t>
            </w:r>
            <w:proofErr w:type="spellStart"/>
            <w:r>
              <w:rPr>
                <w:szCs w:val="24"/>
              </w:rPr>
              <w:t>гнездность</w:t>
            </w:r>
            <w:proofErr w:type="spellEnd"/>
          </w:p>
        </w:tc>
        <w:tc>
          <w:tcPr>
            <w:tcW w:w="2648" w:type="dxa"/>
          </w:tcPr>
          <w:p w14:paraId="108FD358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Char(5)</w:t>
            </w:r>
          </w:p>
        </w:tc>
      </w:tr>
      <w:tr w:rsidR="00DD7803" w:rsidRPr="00D84E5B" w14:paraId="6CB44BB3" w14:textId="77777777" w:rsidTr="00135028">
        <w:trPr>
          <w:jc w:val="center"/>
        </w:trPr>
        <w:tc>
          <w:tcPr>
            <w:tcW w:w="3547" w:type="dxa"/>
          </w:tcPr>
          <w:p w14:paraId="66A357D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236D42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2648" w:type="dxa"/>
          </w:tcPr>
          <w:p w14:paraId="31AA48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Char(50)</w:t>
            </w:r>
          </w:p>
        </w:tc>
      </w:tr>
      <w:tr w:rsidR="00DD7803" w:rsidRPr="00D84E5B" w14:paraId="2500B12B" w14:textId="77777777" w:rsidTr="00135028">
        <w:trPr>
          <w:jc w:val="center"/>
        </w:trPr>
        <w:tc>
          <w:tcPr>
            <w:tcW w:w="3547" w:type="dxa"/>
          </w:tcPr>
          <w:p w14:paraId="5BC90D3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4B0C9BC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  <w:r w:rsidR="00FF1128">
              <w:rPr>
                <w:szCs w:val="24"/>
              </w:rPr>
              <w:t>(дней)</w:t>
            </w:r>
          </w:p>
        </w:tc>
        <w:tc>
          <w:tcPr>
            <w:tcW w:w="2648" w:type="dxa"/>
          </w:tcPr>
          <w:p w14:paraId="3DC0B58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Char(3)</w:t>
            </w:r>
          </w:p>
        </w:tc>
      </w:tr>
      <w:tr w:rsidR="00DD7803" w:rsidRPr="00D84E5B" w14:paraId="59749F8C" w14:textId="77777777" w:rsidTr="00135028">
        <w:trPr>
          <w:jc w:val="center"/>
        </w:trPr>
        <w:tc>
          <w:tcPr>
            <w:tcW w:w="3547" w:type="dxa"/>
          </w:tcPr>
          <w:p w14:paraId="2699902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6C3BA6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77E75A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0D0BCD5D" w14:textId="77777777" w:rsidTr="00135028">
        <w:trPr>
          <w:jc w:val="center"/>
        </w:trPr>
        <w:tc>
          <w:tcPr>
            <w:tcW w:w="3547" w:type="dxa"/>
          </w:tcPr>
          <w:p w14:paraId="6A199ED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73EE936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229A1B0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34D67ADE" w14:textId="77777777" w:rsidR="00FF1128" w:rsidRDefault="00FF1128" w:rsidP="006E25FC">
      <w:pPr>
        <w:pStyle w:val="2"/>
        <w:numPr>
          <w:ilvl w:val="1"/>
          <w:numId w:val="25"/>
        </w:numPr>
        <w:spacing w:before="100" w:beforeAutospacing="1" w:after="100" w:afterAutospacing="1" w:line="360" w:lineRule="auto"/>
        <w:ind w:left="0" w:firstLine="709"/>
        <w:jc w:val="both"/>
      </w:pPr>
      <w:bookmarkStart w:id="1013" w:name="_Toc446599535"/>
      <w:r>
        <w:t>Журнал вальцовщика</w:t>
      </w:r>
      <w:bookmarkEnd w:id="1013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Материал</w:t>
            </w:r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7E697D">
              <w:rPr>
                <w:szCs w:val="24"/>
              </w:rPr>
              <w:t>Наименование(обозначение) материала</w:t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lastRenderedPageBreak/>
              <w:t>Количество деталей</w:t>
            </w:r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260" w:type="dxa"/>
          </w:tcPr>
          <w:p w14:paraId="6D9A4493" w14:textId="7083E161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1014" w:author="Екатерина Луткова" w:date="2016-04-01T16:58:00Z">
              <w:r w:rsidR="00910A02">
                <w:t>текущей</w:t>
              </w:r>
            </w:ins>
            <w:del w:id="1015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 w:rsidP="006E25FC">
      <w:pPr>
        <w:pStyle w:val="2"/>
        <w:numPr>
          <w:ilvl w:val="1"/>
          <w:numId w:val="25"/>
        </w:numPr>
        <w:spacing w:before="100" w:beforeAutospacing="1" w:after="100" w:afterAutospacing="1" w:line="360" w:lineRule="auto"/>
        <w:ind w:left="0" w:firstLine="709"/>
        <w:jc w:val="both"/>
      </w:pPr>
      <w:bookmarkStart w:id="1016" w:name="_Toc446599536"/>
      <w:r>
        <w:t>Распоряжение на отгрузку</w:t>
      </w:r>
      <w:r w:rsidR="0038185E">
        <w:t xml:space="preserve"> (журнал)</w:t>
      </w:r>
      <w:bookmarkEnd w:id="1016"/>
    </w:p>
    <w:p w14:paraId="56BCD4DD" w14:textId="77777777" w:rsidR="0038185E" w:rsidRPr="0038185E" w:rsidRDefault="0038185E" w:rsidP="0038185E">
      <w:pPr>
        <w:ind w:left="708"/>
      </w:pPr>
      <w:r>
        <w:t>Предусмотрена печатная форма данного журнала.</w:t>
      </w:r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427" w:type="dxa"/>
          </w:tcPr>
          <w:p w14:paraId="33DD51BF" w14:textId="6774378C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1017" w:author="Екатерина Луткова" w:date="2016-04-01T16:58:00Z">
              <w:r w:rsidR="00910A02">
                <w:t>текущей</w:t>
              </w:r>
            </w:ins>
            <w:del w:id="1018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</w:p>
        </w:tc>
      </w:tr>
    </w:tbl>
    <w:p w14:paraId="6CE06E22" w14:textId="77777777" w:rsidR="00DD7803" w:rsidRDefault="00DD7803" w:rsidP="006E25FC">
      <w:pPr>
        <w:pStyle w:val="2"/>
        <w:numPr>
          <w:ilvl w:val="1"/>
          <w:numId w:val="25"/>
        </w:numPr>
        <w:spacing w:before="100" w:beforeAutospacing="1" w:after="100" w:afterAutospacing="1" w:line="360" w:lineRule="auto"/>
        <w:ind w:left="0" w:firstLine="709"/>
        <w:jc w:val="both"/>
      </w:pPr>
      <w:bookmarkStart w:id="1019" w:name="_Toc446599537"/>
      <w:r>
        <w:t>Модуль «</w:t>
      </w:r>
      <w:r w:rsidRPr="005A357F">
        <w:t>Расход материалов</w:t>
      </w:r>
      <w:r>
        <w:t>»</w:t>
      </w:r>
      <w:bookmarkEnd w:id="1019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>отгружено 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Далее считается разница между блоками.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r>
        <w:lastRenderedPageBreak/>
        <w:t>Подсчет ведется по каждому конкретному материалу 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</w:p>
    <w:p w14:paraId="0E3DD21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«Завялено»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1020" w:name="_Toc446599538"/>
      <w:r>
        <w:t>5 ТРЕБОВАНИЯ К НАДЕЖНОСТИ</w:t>
      </w:r>
      <w:bookmarkEnd w:id="1020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1021" w:name="_Toc418591219"/>
      <w:bookmarkStart w:id="1022" w:name="_Toc432605163"/>
      <w:bookmarkStart w:id="1023" w:name="_Toc446599539"/>
      <w:r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1021"/>
      <w:bookmarkEnd w:id="1022"/>
      <w:bookmarkEnd w:id="1023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1024" w:name="_Toc418591220"/>
      <w:bookmarkStart w:id="1025" w:name="_Toc432605164"/>
      <w:bookmarkStart w:id="1026" w:name="_Toc446599540"/>
      <w:r>
        <w:t>5</w:t>
      </w:r>
      <w:r w:rsidRPr="00B45BC2">
        <w:t>.1. Архитектура системы</w:t>
      </w:r>
      <w:bookmarkEnd w:id="1024"/>
      <w:bookmarkEnd w:id="1025"/>
      <w:bookmarkEnd w:id="1026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1027" w:name="_Toc418591221"/>
      <w:bookmarkStart w:id="1028" w:name="_Toc432605165"/>
      <w:bookmarkStart w:id="1029" w:name="_Toc446599541"/>
      <w:r>
        <w:t>5</w:t>
      </w:r>
      <w:r w:rsidRPr="00B45BC2">
        <w:t>.2. Требования к аппаратному обеспечению системы</w:t>
      </w:r>
      <w:bookmarkEnd w:id="1027"/>
      <w:bookmarkEnd w:id="1028"/>
      <w:bookmarkEnd w:id="1029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8" w:author="staff" w:date="2016-03-25T08:00:00Z" w:initials="s">
    <w:p w14:paraId="05E0F99A" w14:textId="77777777" w:rsidR="00151AD7" w:rsidRDefault="00151AD7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151AD7" w:rsidRPr="00D2120D" w:rsidRDefault="00151AD7">
      <w:pPr>
        <w:pStyle w:val="af1"/>
      </w:pPr>
    </w:p>
  </w:comment>
  <w:comment w:id="113" w:author="Мухамедшин" w:date="2016-03-30T10:13:00Z" w:initials="Е.Р.">
    <w:p w14:paraId="38C8DEDA" w14:textId="6F7DE247" w:rsidR="00151AD7" w:rsidRDefault="00151AD7">
      <w:pPr>
        <w:pStyle w:val="af1"/>
      </w:pPr>
      <w:r>
        <w:rPr>
          <w:rStyle w:val="af0"/>
        </w:rPr>
        <w:annotationRef/>
      </w:r>
      <w:r>
        <w:t xml:space="preserve">А для чего делать справочник этих значений? Может просто текстовое поле, </w:t>
      </w:r>
      <w:proofErr w:type="gramStart"/>
      <w:r>
        <w:t>там</w:t>
      </w:r>
      <w:proofErr w:type="gramEnd"/>
      <w:r>
        <w:t xml:space="preserve"> где нужно? </w:t>
      </w:r>
    </w:p>
    <w:p w14:paraId="4B5EBEE5" w14:textId="0CCE2FD6" w:rsidR="00151AD7" w:rsidRDefault="00151AD7">
      <w:pPr>
        <w:pStyle w:val="af1"/>
      </w:pPr>
      <w:r>
        <w:t>Если оставляем справочник, то непонятно как фильтровать его значения</w:t>
      </w:r>
    </w:p>
  </w:comment>
  <w:comment w:id="156" w:author="staff" w:date="2016-03-29T20:34:00Z" w:initials="s">
    <w:p w14:paraId="08CACCEE" w14:textId="1654A011" w:rsidR="00151AD7" w:rsidRPr="00400C32" w:rsidRDefault="00151AD7">
      <w:pPr>
        <w:pStyle w:val="af1"/>
      </w:pPr>
      <w:r>
        <w:rPr>
          <w:rStyle w:val="af0"/>
        </w:rPr>
        <w:annotationRef/>
      </w:r>
      <w:r>
        <w:t>Номер полностью числовой? Или могут быть префиксы/постфиксы</w:t>
      </w:r>
    </w:p>
  </w:comment>
  <w:comment w:id="157" w:author="staff" w:date="2016-03-29T21:52:00Z" w:initials="s">
    <w:p w14:paraId="22D35100" w14:textId="6A4D2E43" w:rsidR="00151AD7" w:rsidRPr="003416DF" w:rsidRDefault="00151AD7">
      <w:pPr>
        <w:pStyle w:val="af1"/>
      </w:pPr>
      <w:r>
        <w:rPr>
          <w:rStyle w:val="af0"/>
        </w:rPr>
        <w:annotationRef/>
      </w:r>
      <w:r>
        <w:t>Могут заявки создавать несколько пользователей одновременно? Тогда номер надо резервировать при создании.</w:t>
      </w:r>
    </w:p>
  </w:comment>
  <w:comment w:id="159" w:author="staff" w:date="2016-03-29T20:42:00Z" w:initials="s">
    <w:p w14:paraId="31114784" w14:textId="0CC551FE" w:rsidR="00151AD7" w:rsidRDefault="00151AD7">
      <w:pPr>
        <w:pStyle w:val="af1"/>
      </w:pPr>
      <w:r>
        <w:rPr>
          <w:rStyle w:val="af0"/>
        </w:rPr>
        <w:annotationRef/>
      </w:r>
      <w:r>
        <w:t>Срок изготовления в днях, часах или это дата?</w:t>
      </w:r>
    </w:p>
  </w:comment>
  <w:comment w:id="164" w:author="staff" w:date="2016-03-29T20:42:00Z" w:initials="s">
    <w:p w14:paraId="01B3F553" w14:textId="29DBFABA" w:rsidR="00151AD7" w:rsidRDefault="00151AD7">
      <w:pPr>
        <w:pStyle w:val="af1"/>
      </w:pPr>
      <w:r>
        <w:rPr>
          <w:rStyle w:val="af0"/>
        </w:rPr>
        <w:annotationRef/>
      </w:r>
      <w:r>
        <w:t>Чертежи как-то группируются? Или выводится весь имеющийся список чертежей для выбора?</w:t>
      </w:r>
    </w:p>
  </w:comment>
  <w:comment w:id="172" w:author="staff" w:date="2016-03-29T20:39:00Z" w:initials="s">
    <w:p w14:paraId="59CDF143" w14:textId="72A2F2BF" w:rsidR="00151AD7" w:rsidRDefault="00151AD7" w:rsidP="00653E1B">
      <w:pPr>
        <w:pStyle w:val="af1"/>
      </w:pPr>
      <w:r>
        <w:rPr>
          <w:rStyle w:val="af0"/>
        </w:rPr>
        <w:annotationRef/>
      </w:r>
      <w:r>
        <w:t xml:space="preserve">И не редактируются? Или возможно дальнейшее редактирование? </w:t>
      </w:r>
    </w:p>
  </w:comment>
  <w:comment w:id="173" w:author="staff" w:date="2016-03-29T20:39:00Z" w:initials="s">
    <w:p w14:paraId="6BA347DE" w14:textId="77777777" w:rsidR="00151AD7" w:rsidRDefault="00151AD7" w:rsidP="00653E1B">
      <w:pPr>
        <w:pStyle w:val="af1"/>
      </w:pPr>
      <w:r>
        <w:rPr>
          <w:rStyle w:val="af0"/>
        </w:rPr>
        <w:annotationRef/>
      </w:r>
      <w:r>
        <w:t xml:space="preserve">При будущих изменениях в чертежах они должны меняться в заявке? </w:t>
      </w:r>
    </w:p>
    <w:p w14:paraId="704778CD" w14:textId="7208FFE4" w:rsidR="00151AD7" w:rsidRDefault="00151AD7" w:rsidP="00653E1B">
      <w:pPr>
        <w:pStyle w:val="af1"/>
      </w:pPr>
      <w:r>
        <w:t>Вопрос к тому, что оставить в заявке только ссылку на чертеж или копировать с чертежа данные?</w:t>
      </w:r>
    </w:p>
  </w:comment>
  <w:comment w:id="187" w:author="staff" w:date="2016-03-29T20:43:00Z" w:initials="s">
    <w:p w14:paraId="1BE135E8" w14:textId="3A3C59B1" w:rsidR="00151AD7" w:rsidRDefault="00151AD7">
      <w:pPr>
        <w:pStyle w:val="af1"/>
      </w:pPr>
      <w:r>
        <w:rPr>
          <w:rStyle w:val="af0"/>
        </w:rPr>
        <w:annotationRef/>
      </w:r>
      <w:r>
        <w:t>Общий срок изготовления оснастки – это сумма сроков по строкам?</w:t>
      </w:r>
    </w:p>
  </w:comment>
  <w:comment w:id="205" w:author="staff" w:date="2016-03-29T20:47:00Z" w:initials="s">
    <w:p w14:paraId="20332B6D" w14:textId="34BC4ABA" w:rsidR="00151AD7" w:rsidRDefault="00151AD7">
      <w:pPr>
        <w:pStyle w:val="af1"/>
      </w:pPr>
      <w:r>
        <w:rPr>
          <w:rStyle w:val="af0"/>
        </w:rPr>
        <w:annotationRef/>
      </w:r>
      <w:r>
        <w:t>Какой формат поля Товары? Просто наименование детали, или собирается из нескольких полей</w:t>
      </w:r>
    </w:p>
  </w:comment>
  <w:comment w:id="206" w:author="staff" w:date="2016-03-29T20:48:00Z" w:initials="s">
    <w:p w14:paraId="69A94C93" w14:textId="0E8228B8" w:rsidR="00151AD7" w:rsidRDefault="00151AD7">
      <w:pPr>
        <w:pStyle w:val="af1"/>
      </w:pPr>
      <w:r>
        <w:rPr>
          <w:rStyle w:val="af0"/>
        </w:rPr>
        <w:annotationRef/>
      </w:r>
      <w:r>
        <w:t>В том числе НДС – используем значение налога из справочника Константы?</w:t>
      </w:r>
    </w:p>
  </w:comment>
  <w:comment w:id="207" w:author="staff" w:date="2016-03-29T20:48:00Z" w:initials="s">
    <w:p w14:paraId="368B83BC" w14:textId="1C9A61DE" w:rsidR="00151AD7" w:rsidRDefault="00151AD7">
      <w:pPr>
        <w:pStyle w:val="af1"/>
      </w:pPr>
      <w:r>
        <w:rPr>
          <w:rStyle w:val="af0"/>
        </w:rPr>
        <w:annotationRef/>
      </w:r>
      <w:r>
        <w:t>Цена берется из поля Цена? Цена по калькуляции насколько я понимаю здесь не участвует?</w:t>
      </w:r>
    </w:p>
  </w:comment>
  <w:comment w:id="242" w:author="staff" w:date="2016-03-29T20:52:00Z" w:initials="s">
    <w:p w14:paraId="551DB649" w14:textId="77777777" w:rsidR="00151AD7" w:rsidRDefault="00151AD7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151AD7" w:rsidRDefault="00151AD7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243" w:author="staff" w:date="2016-03-29T20:52:00Z" w:initials="s">
    <w:p w14:paraId="4E1AF39D" w14:textId="77777777" w:rsidR="00151AD7" w:rsidRDefault="00151AD7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151AD7" w:rsidRDefault="00151AD7">
      <w:pPr>
        <w:pStyle w:val="af1"/>
      </w:pPr>
      <w:r>
        <w:t>Артикул, Код</w:t>
      </w:r>
    </w:p>
  </w:comment>
  <w:comment w:id="280" w:author="staff" w:date="2016-04-03T16:24:00Z" w:initials="s">
    <w:p w14:paraId="0F6A7106" w14:textId="704D53AA" w:rsidR="00151AD7" w:rsidRPr="00DC1026" w:rsidRDefault="00151AD7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697" w:author="staff" w:date="2016-04-10T18:04:00Z" w:initials="s">
    <w:p w14:paraId="0CA165DA" w14:textId="414E64C5" w:rsidR="00151AD7" w:rsidRDefault="00151AD7">
      <w:pPr>
        <w:pStyle w:val="af1"/>
      </w:pPr>
      <w:r>
        <w:rPr>
          <w:rStyle w:val="af0"/>
        </w:rPr>
        <w:annotationRef/>
      </w:r>
      <w:r>
        <w:t>Группа есть в оснастке, это разные группы?</w:t>
      </w:r>
    </w:p>
  </w:comment>
  <w:comment w:id="700" w:author="staff" w:date="2016-04-10T18:13:00Z" w:initials="s">
    <w:p w14:paraId="3ED180F3" w14:textId="49C787AC" w:rsidR="00151AD7" w:rsidRDefault="00151AD7">
      <w:pPr>
        <w:pStyle w:val="af1"/>
      </w:pPr>
      <w:r>
        <w:rPr>
          <w:rStyle w:val="af0"/>
        </w:rPr>
        <w:annotationRef/>
      </w:r>
      <w:r>
        <w:t>Код это что? Из какого списка его выбирать?</w:t>
      </w:r>
    </w:p>
  </w:comment>
  <w:comment w:id="712" w:author="staff" w:date="2016-04-10T17:40:00Z" w:initials="s">
    <w:p w14:paraId="2A672161" w14:textId="239AAA3C" w:rsidR="00151AD7" w:rsidRDefault="00151AD7">
      <w:pPr>
        <w:pStyle w:val="af1"/>
      </w:pPr>
      <w:r>
        <w:rPr>
          <w:rStyle w:val="af0"/>
        </w:rPr>
        <w:annotationRef/>
      </w:r>
      <w:r>
        <w:t>Потом должны меняться при изменении в справочнике? В чертеже могут меняться?</w:t>
      </w:r>
    </w:p>
  </w:comment>
  <w:comment w:id="713" w:author="staff" w:date="2016-04-10T18:21:00Z" w:initials="s">
    <w:p w14:paraId="0E10B3EE" w14:textId="4F101613" w:rsidR="00151AD7" w:rsidRDefault="00151AD7">
      <w:pPr>
        <w:pStyle w:val="af1"/>
      </w:pPr>
      <w:r>
        <w:rPr>
          <w:rStyle w:val="af0"/>
        </w:rPr>
        <w:annotationRef/>
      </w:r>
      <w:r>
        <w:t>Цена по чертежу – считается или вручную пишется? Чем отличается от цены по калькуляции?</w:t>
      </w:r>
    </w:p>
  </w:comment>
  <w:comment w:id="723" w:author="staff" w:date="2016-04-10T17:40:00Z" w:initials="s">
    <w:p w14:paraId="5D126533" w14:textId="72441C69" w:rsidR="00151AD7" w:rsidRDefault="00151AD7">
      <w:pPr>
        <w:pStyle w:val="af1"/>
      </w:pPr>
      <w:r>
        <w:rPr>
          <w:rStyle w:val="af0"/>
        </w:rPr>
        <w:annotationRef/>
      </w:r>
      <w:r>
        <w:t>Потом должна меняться при изменении в справочнике? В чертеже может меняться?</w:t>
      </w:r>
    </w:p>
  </w:comment>
  <w:comment w:id="734" w:author="staff" w:date="2016-04-10T17:41:00Z" w:initials="s">
    <w:p w14:paraId="3A02E161" w14:textId="14EFFE44" w:rsidR="00151AD7" w:rsidRDefault="00151AD7">
      <w:pPr>
        <w:pStyle w:val="af1"/>
      </w:pPr>
      <w:r>
        <w:rPr>
          <w:rStyle w:val="af0"/>
        </w:rPr>
        <w:annotationRef/>
      </w:r>
      <w:r>
        <w:t>Цена по калькуляции может меняться вручную? Или только автоматически из калькуляции берется?</w:t>
      </w:r>
    </w:p>
  </w:comment>
  <w:comment w:id="737" w:author="staff" w:date="2016-04-10T17:46:00Z" w:initials="s">
    <w:p w14:paraId="5071E23C" w14:textId="7B3CC370" w:rsidR="00151AD7" w:rsidRDefault="00151AD7">
      <w:pPr>
        <w:pStyle w:val="af1"/>
      </w:pPr>
      <w:r>
        <w:rPr>
          <w:rStyle w:val="af0"/>
        </w:rPr>
        <w:annotationRef/>
      </w:r>
      <w:r>
        <w:t>Нужно ли хранить все параметры расчета, или достаточно сохранять только рассчитанное значение массы?</w:t>
      </w:r>
    </w:p>
  </w:comment>
  <w:comment w:id="739" w:author="staff" w:date="2016-04-10T17:42:00Z" w:initials="s">
    <w:p w14:paraId="55FA3172" w14:textId="6F3C378F" w:rsidR="00151AD7" w:rsidRDefault="00151AD7">
      <w:pPr>
        <w:pStyle w:val="af1"/>
      </w:pPr>
      <w:r>
        <w:rPr>
          <w:rStyle w:val="af0"/>
        </w:rPr>
        <w:annotationRef/>
      </w:r>
      <w:r>
        <w:t>В таблице просто кнопку показываем?</w:t>
      </w:r>
    </w:p>
  </w:comment>
  <w:comment w:id="746" w:author="staff" w:date="2016-04-10T17:44:00Z" w:initials="s">
    <w:p w14:paraId="09FD76C4" w14:textId="67D87A4B" w:rsidR="00151AD7" w:rsidRDefault="00151AD7">
      <w:pPr>
        <w:pStyle w:val="af1"/>
      </w:pPr>
      <w:r>
        <w:rPr>
          <w:rStyle w:val="af0"/>
        </w:rPr>
        <w:annotationRef/>
      </w:r>
      <w:r>
        <w:t>Имеется в виду картинка - чертеж?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4B5EBEE5" w15:done="0"/>
  <w15:commentEx w15:paraId="08CACCEE" w15:done="0"/>
  <w15:commentEx w15:paraId="22D35100" w15:done="0"/>
  <w15:commentEx w15:paraId="31114784" w15:done="0"/>
  <w15:commentEx w15:paraId="01B3F553" w15:done="0"/>
  <w15:commentEx w15:paraId="59CDF143" w15:done="0"/>
  <w15:commentEx w15:paraId="704778CD" w15:done="0"/>
  <w15:commentEx w15:paraId="1BE135E8" w15:done="0"/>
  <w15:commentEx w15:paraId="20332B6D" w15:done="0"/>
  <w15:commentEx w15:paraId="69A94C93" w15:done="0"/>
  <w15:commentEx w15:paraId="368B83BC" w15:done="0"/>
  <w15:commentEx w15:paraId="7EE10431" w15:done="0"/>
  <w15:commentEx w15:paraId="5E7571EB" w15:done="0"/>
  <w15:commentEx w15:paraId="0F6A7106" w15:done="0"/>
  <w15:commentEx w15:paraId="7252A320" w15:done="0"/>
  <w15:commentEx w15:paraId="0CA165DA" w15:done="0"/>
  <w15:commentEx w15:paraId="3ED180F3" w15:done="0"/>
  <w15:commentEx w15:paraId="65228E6E" w15:done="0"/>
  <w15:commentEx w15:paraId="2A672161" w15:done="0"/>
  <w15:commentEx w15:paraId="0E10B3EE" w15:done="0"/>
  <w15:commentEx w15:paraId="5D126533" w15:done="0"/>
  <w15:commentEx w15:paraId="3A02E161" w15:done="0"/>
  <w15:commentEx w15:paraId="5071E23C" w15:done="0"/>
  <w15:commentEx w15:paraId="55FA3172" w15:done="0"/>
  <w15:commentEx w15:paraId="09FD76C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1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3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5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7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8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1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6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18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19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20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31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2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33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34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6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37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6"/>
  </w:num>
  <w:num w:numId="2">
    <w:abstractNumId w:val="38"/>
  </w:num>
  <w:num w:numId="3">
    <w:abstractNumId w:val="23"/>
  </w:num>
  <w:num w:numId="4">
    <w:abstractNumId w:val="30"/>
  </w:num>
  <w:num w:numId="5">
    <w:abstractNumId w:val="16"/>
  </w:num>
  <w:num w:numId="6">
    <w:abstractNumId w:val="4"/>
  </w:num>
  <w:num w:numId="7">
    <w:abstractNumId w:val="10"/>
  </w:num>
  <w:num w:numId="8">
    <w:abstractNumId w:val="2"/>
  </w:num>
  <w:num w:numId="9">
    <w:abstractNumId w:val="15"/>
  </w:num>
  <w:num w:numId="10">
    <w:abstractNumId w:val="26"/>
  </w:num>
  <w:num w:numId="11">
    <w:abstractNumId w:val="9"/>
  </w:num>
  <w:num w:numId="12">
    <w:abstractNumId w:val="7"/>
  </w:num>
  <w:num w:numId="13">
    <w:abstractNumId w:val="19"/>
  </w:num>
  <w:num w:numId="14">
    <w:abstractNumId w:val="31"/>
  </w:num>
  <w:num w:numId="15">
    <w:abstractNumId w:val="18"/>
  </w:num>
  <w:num w:numId="16">
    <w:abstractNumId w:val="27"/>
  </w:num>
  <w:num w:numId="17">
    <w:abstractNumId w:val="8"/>
  </w:num>
  <w:num w:numId="18">
    <w:abstractNumId w:val="32"/>
  </w:num>
  <w:num w:numId="19">
    <w:abstractNumId w:val="5"/>
  </w:num>
  <w:num w:numId="20">
    <w:abstractNumId w:val="35"/>
  </w:num>
  <w:num w:numId="21">
    <w:abstractNumId w:val="33"/>
  </w:num>
  <w:num w:numId="22">
    <w:abstractNumId w:val="25"/>
  </w:num>
  <w:num w:numId="23">
    <w:abstractNumId w:val="29"/>
  </w:num>
  <w:num w:numId="24">
    <w:abstractNumId w:val="36"/>
  </w:num>
  <w:num w:numId="25">
    <w:abstractNumId w:val="17"/>
  </w:num>
  <w:num w:numId="26">
    <w:abstractNumId w:val="0"/>
  </w:num>
  <w:num w:numId="27">
    <w:abstractNumId w:val="21"/>
  </w:num>
  <w:num w:numId="28">
    <w:abstractNumId w:val="20"/>
  </w:num>
  <w:num w:numId="29">
    <w:abstractNumId w:val="11"/>
  </w:num>
  <w:num w:numId="30">
    <w:abstractNumId w:val="22"/>
  </w:num>
  <w:num w:numId="31">
    <w:abstractNumId w:val="28"/>
  </w:num>
  <w:num w:numId="32">
    <w:abstractNumId w:val="34"/>
  </w:num>
  <w:num w:numId="33">
    <w:abstractNumId w:val="24"/>
  </w:num>
  <w:num w:numId="34">
    <w:abstractNumId w:val="12"/>
  </w:num>
  <w:num w:numId="35">
    <w:abstractNumId w:val="13"/>
  </w:num>
  <w:num w:numId="36">
    <w:abstractNumId w:val="1"/>
  </w:num>
  <w:num w:numId="37">
    <w:abstractNumId w:val="14"/>
  </w:num>
  <w:num w:numId="38">
    <w:abstractNumId w:val="37"/>
  </w:num>
  <w:num w:numId="39">
    <w:abstractNumId w:val="3"/>
  </w:num>
  <w:numIdMacAtCleanup w:val="1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76A8"/>
    <w:rsid w:val="000B0911"/>
    <w:rsid w:val="000C0591"/>
    <w:rsid w:val="000C318E"/>
    <w:rsid w:val="000C36DC"/>
    <w:rsid w:val="000D22DE"/>
    <w:rsid w:val="000D4006"/>
    <w:rsid w:val="000D6D2A"/>
    <w:rsid w:val="00104764"/>
    <w:rsid w:val="00107185"/>
    <w:rsid w:val="00113EAB"/>
    <w:rsid w:val="00115CCB"/>
    <w:rsid w:val="00121125"/>
    <w:rsid w:val="0012227A"/>
    <w:rsid w:val="001312BD"/>
    <w:rsid w:val="00135028"/>
    <w:rsid w:val="001401B4"/>
    <w:rsid w:val="001446EA"/>
    <w:rsid w:val="00151AD7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E1753"/>
    <w:rsid w:val="001F0198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A0522"/>
    <w:rsid w:val="002C61D1"/>
    <w:rsid w:val="002D3A69"/>
    <w:rsid w:val="002D3DEC"/>
    <w:rsid w:val="002F018B"/>
    <w:rsid w:val="00302033"/>
    <w:rsid w:val="00304946"/>
    <w:rsid w:val="003119C2"/>
    <w:rsid w:val="00314775"/>
    <w:rsid w:val="003303AB"/>
    <w:rsid w:val="003416DF"/>
    <w:rsid w:val="0034245A"/>
    <w:rsid w:val="00354840"/>
    <w:rsid w:val="003577D0"/>
    <w:rsid w:val="00361C41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43BBD"/>
    <w:rsid w:val="004458EA"/>
    <w:rsid w:val="00464BA3"/>
    <w:rsid w:val="004662A6"/>
    <w:rsid w:val="00471ED6"/>
    <w:rsid w:val="00473FC9"/>
    <w:rsid w:val="0047463F"/>
    <w:rsid w:val="0047620B"/>
    <w:rsid w:val="0048119F"/>
    <w:rsid w:val="004840E2"/>
    <w:rsid w:val="00492ABC"/>
    <w:rsid w:val="00494AFC"/>
    <w:rsid w:val="00495E8B"/>
    <w:rsid w:val="004A40D5"/>
    <w:rsid w:val="004B5020"/>
    <w:rsid w:val="004C6A62"/>
    <w:rsid w:val="004D111D"/>
    <w:rsid w:val="004D624E"/>
    <w:rsid w:val="004F3802"/>
    <w:rsid w:val="00501E6D"/>
    <w:rsid w:val="0050217A"/>
    <w:rsid w:val="00506011"/>
    <w:rsid w:val="00507C7D"/>
    <w:rsid w:val="00507E59"/>
    <w:rsid w:val="00511CB4"/>
    <w:rsid w:val="00512C9E"/>
    <w:rsid w:val="00516D13"/>
    <w:rsid w:val="00521635"/>
    <w:rsid w:val="005238D8"/>
    <w:rsid w:val="00531337"/>
    <w:rsid w:val="00542BED"/>
    <w:rsid w:val="005569FE"/>
    <w:rsid w:val="00570FEC"/>
    <w:rsid w:val="0057511B"/>
    <w:rsid w:val="00581219"/>
    <w:rsid w:val="005A357F"/>
    <w:rsid w:val="005A4B34"/>
    <w:rsid w:val="005C4929"/>
    <w:rsid w:val="005C4B52"/>
    <w:rsid w:val="005D1FDF"/>
    <w:rsid w:val="005D380E"/>
    <w:rsid w:val="005D4D92"/>
    <w:rsid w:val="005E15A3"/>
    <w:rsid w:val="005E5BD2"/>
    <w:rsid w:val="00603911"/>
    <w:rsid w:val="006336AA"/>
    <w:rsid w:val="0063413A"/>
    <w:rsid w:val="00635B56"/>
    <w:rsid w:val="00635FE0"/>
    <w:rsid w:val="00646BB9"/>
    <w:rsid w:val="00653E1B"/>
    <w:rsid w:val="00657736"/>
    <w:rsid w:val="00665C89"/>
    <w:rsid w:val="0066634B"/>
    <w:rsid w:val="006906E1"/>
    <w:rsid w:val="00690EF4"/>
    <w:rsid w:val="006A1894"/>
    <w:rsid w:val="006B1DA2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7014A0"/>
    <w:rsid w:val="00716A76"/>
    <w:rsid w:val="00723DC2"/>
    <w:rsid w:val="00737961"/>
    <w:rsid w:val="00754A51"/>
    <w:rsid w:val="0076134F"/>
    <w:rsid w:val="00761CA9"/>
    <w:rsid w:val="00763F6C"/>
    <w:rsid w:val="0078778D"/>
    <w:rsid w:val="007B37CD"/>
    <w:rsid w:val="007B4BEA"/>
    <w:rsid w:val="007B7900"/>
    <w:rsid w:val="007C1B85"/>
    <w:rsid w:val="007C70A5"/>
    <w:rsid w:val="007D0081"/>
    <w:rsid w:val="007D4C4C"/>
    <w:rsid w:val="007D7618"/>
    <w:rsid w:val="007E62FD"/>
    <w:rsid w:val="007E697D"/>
    <w:rsid w:val="007F4797"/>
    <w:rsid w:val="007F7CD7"/>
    <w:rsid w:val="008107DD"/>
    <w:rsid w:val="00814274"/>
    <w:rsid w:val="00827F13"/>
    <w:rsid w:val="00836695"/>
    <w:rsid w:val="0084743D"/>
    <w:rsid w:val="00862E80"/>
    <w:rsid w:val="0086770D"/>
    <w:rsid w:val="00890A6F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85622"/>
    <w:rsid w:val="00994689"/>
    <w:rsid w:val="009946DC"/>
    <w:rsid w:val="00995276"/>
    <w:rsid w:val="00995866"/>
    <w:rsid w:val="009A2591"/>
    <w:rsid w:val="009A7FA1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22838"/>
    <w:rsid w:val="00A350E2"/>
    <w:rsid w:val="00A45824"/>
    <w:rsid w:val="00A46F39"/>
    <w:rsid w:val="00A54AC5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B0218A"/>
    <w:rsid w:val="00B06582"/>
    <w:rsid w:val="00B1077B"/>
    <w:rsid w:val="00B10C38"/>
    <w:rsid w:val="00B11235"/>
    <w:rsid w:val="00B219EB"/>
    <w:rsid w:val="00B35DE1"/>
    <w:rsid w:val="00B41ECE"/>
    <w:rsid w:val="00B45BC2"/>
    <w:rsid w:val="00B50659"/>
    <w:rsid w:val="00B72DC5"/>
    <w:rsid w:val="00B8399F"/>
    <w:rsid w:val="00B87371"/>
    <w:rsid w:val="00B87664"/>
    <w:rsid w:val="00BA083B"/>
    <w:rsid w:val="00BA2EDF"/>
    <w:rsid w:val="00BA53F5"/>
    <w:rsid w:val="00BC68CE"/>
    <w:rsid w:val="00BC6CEA"/>
    <w:rsid w:val="00BD39BD"/>
    <w:rsid w:val="00BE3B7C"/>
    <w:rsid w:val="00BE4EA5"/>
    <w:rsid w:val="00BE6DF0"/>
    <w:rsid w:val="00BE7F97"/>
    <w:rsid w:val="00BF4101"/>
    <w:rsid w:val="00C21B2E"/>
    <w:rsid w:val="00C274E1"/>
    <w:rsid w:val="00C27F42"/>
    <w:rsid w:val="00C405AA"/>
    <w:rsid w:val="00C422BE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3367"/>
    <w:rsid w:val="00CB43C9"/>
    <w:rsid w:val="00CC5345"/>
    <w:rsid w:val="00CC685C"/>
    <w:rsid w:val="00CC6D6C"/>
    <w:rsid w:val="00CE177C"/>
    <w:rsid w:val="00CF2074"/>
    <w:rsid w:val="00D2120D"/>
    <w:rsid w:val="00D231D4"/>
    <w:rsid w:val="00D241EF"/>
    <w:rsid w:val="00D26461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67D"/>
    <w:rsid w:val="00DB125F"/>
    <w:rsid w:val="00DB695C"/>
    <w:rsid w:val="00DC00B3"/>
    <w:rsid w:val="00DC1026"/>
    <w:rsid w:val="00DD32E4"/>
    <w:rsid w:val="00DD6FE6"/>
    <w:rsid w:val="00DD7803"/>
    <w:rsid w:val="00DE412B"/>
    <w:rsid w:val="00DF3858"/>
    <w:rsid w:val="00DF6A9C"/>
    <w:rsid w:val="00E00E8D"/>
    <w:rsid w:val="00E025ED"/>
    <w:rsid w:val="00E027C5"/>
    <w:rsid w:val="00E13127"/>
    <w:rsid w:val="00E160FF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911A1"/>
    <w:rsid w:val="00E915EC"/>
    <w:rsid w:val="00E9195A"/>
    <w:rsid w:val="00E93671"/>
    <w:rsid w:val="00EA5533"/>
    <w:rsid w:val="00EB1929"/>
    <w:rsid w:val="00ED57AE"/>
    <w:rsid w:val="00EE330E"/>
    <w:rsid w:val="00EF1F65"/>
    <w:rsid w:val="00F01530"/>
    <w:rsid w:val="00F034CB"/>
    <w:rsid w:val="00F143C2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39AE"/>
    <w:rsid w:val="00FB755E"/>
    <w:rsid w:val="00FC55E1"/>
    <w:rsid w:val="00FD2116"/>
    <w:rsid w:val="00FD3E1A"/>
    <w:rsid w:val="00FD45D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6A970A-1E53-4A8A-A6AB-4154777A9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2171</TotalTime>
  <Pages>1</Pages>
  <Words>8015</Words>
  <Characters>45687</Characters>
  <Application>Microsoft Office Word</Application>
  <DocSecurity>0</DocSecurity>
  <Lines>380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Ekaterina_Lutkova</dc:creator>
  <cp:lastModifiedBy>staff</cp:lastModifiedBy>
  <cp:revision>24</cp:revision>
  <cp:lastPrinted>2016-03-24T11:23:00Z</cp:lastPrinted>
  <dcterms:created xsi:type="dcterms:W3CDTF">2016-03-25T05:02:00Z</dcterms:created>
  <dcterms:modified xsi:type="dcterms:W3CDTF">2016-04-12T20:55:00Z</dcterms:modified>
</cp:coreProperties>
</file>