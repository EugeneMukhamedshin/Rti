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2E2624B6" w14:textId="77777777" w:rsidR="00521635" w:rsidRDefault="00DD780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6599479" w:history="1">
        <w:r w:rsidR="00521635" w:rsidRPr="0098314A">
          <w:rPr>
            <w:rStyle w:val="a7"/>
            <w:noProof/>
          </w:rPr>
          <w:t>1 ПОСТАНОВКА ЗАДАЧИ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_Toc446599479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085B25E0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0" w:history="1">
        <w:r w:rsidR="00521635" w:rsidRPr="0098314A">
          <w:rPr>
            <w:rStyle w:val="a7"/>
            <w:noProof/>
          </w:rPr>
          <w:t>1.1. Цель разработки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BC8A7FE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1" w:history="1">
        <w:r w:rsidR="00521635" w:rsidRPr="0098314A">
          <w:rPr>
            <w:rStyle w:val="a7"/>
            <w:noProof/>
          </w:rPr>
          <w:t>1.2. Требования к функциональности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4BE175CB" w14:textId="77777777" w:rsidR="00521635" w:rsidRDefault="005B275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2" w:history="1">
        <w:r w:rsidR="00521635" w:rsidRPr="0098314A">
          <w:rPr>
            <w:rStyle w:val="a7"/>
            <w:noProof/>
          </w:rPr>
          <w:t>2 ОПИСАНИЕ КОМПАНИИ-ЗАКАЗЧИКА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370C144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3" w:history="1">
        <w:r w:rsidR="00521635" w:rsidRPr="0098314A">
          <w:rPr>
            <w:rStyle w:val="a7"/>
            <w:noProof/>
          </w:rPr>
          <w:t>2.1.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Наименование компании заказчика. Предмет деятельности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37B32359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4" w:history="1">
        <w:r w:rsidR="00521635" w:rsidRPr="0098314A">
          <w:rPr>
            <w:rStyle w:val="a7"/>
            <w:noProof/>
          </w:rPr>
          <w:t>2.2. Ассортимент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6E5FD868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5" w:history="1">
        <w:r w:rsidR="00521635" w:rsidRPr="0098314A">
          <w:rPr>
            <w:rStyle w:val="a7"/>
            <w:caps/>
            <w:noProof/>
          </w:rPr>
          <w:t xml:space="preserve">2.3. </w:t>
        </w:r>
        <w:r w:rsidR="00521635" w:rsidRPr="0098314A">
          <w:rPr>
            <w:rStyle w:val="a7"/>
            <w:noProof/>
          </w:rPr>
          <w:t>Структура предприятия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6DFE0E22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6" w:history="1">
        <w:r w:rsidR="00521635" w:rsidRPr="0098314A">
          <w:rPr>
            <w:rStyle w:val="a7"/>
            <w:noProof/>
          </w:rPr>
          <w:t>2.4.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Основные термины и определения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46710E09" w14:textId="77777777" w:rsidR="00521635" w:rsidRDefault="005B2753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7" w:history="1">
        <w:r w:rsidR="00521635" w:rsidRPr="0098314A">
          <w:rPr>
            <w:rStyle w:val="a7"/>
            <w:noProof/>
          </w:rPr>
          <w:t>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ОПИСАНИЕ БИЗНЕС-ПРОЦЕССА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7A344775" w14:textId="77777777" w:rsidR="00521635" w:rsidRDefault="005B2753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8" w:history="1">
        <w:r w:rsidR="00521635" w:rsidRPr="0098314A">
          <w:rPr>
            <w:rStyle w:val="a7"/>
            <w:noProof/>
          </w:rPr>
          <w:t>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ИНТЕРФЕЙС И ПРИНЦИПЫ ФУНКЦИОНИРОВАНИЯ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42A64BB0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9" w:history="1">
        <w:r w:rsidR="00521635" w:rsidRPr="0098314A">
          <w:rPr>
            <w:rStyle w:val="a7"/>
            <w:noProof/>
          </w:rPr>
          <w:t>4.1.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Общие требования к интерфейсу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00B28645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0" w:history="1">
        <w:r w:rsidR="00521635" w:rsidRPr="0098314A">
          <w:rPr>
            <w:rStyle w:val="a7"/>
            <w:noProof/>
          </w:rPr>
          <w:t>4.2.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Главное окно программы. Вход в систему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5BD5A4AF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1" w:history="1">
        <w:r w:rsidR="00521635" w:rsidRPr="0098314A">
          <w:rPr>
            <w:rStyle w:val="a7"/>
            <w:noProof/>
          </w:rPr>
          <w:t>4.3.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2E1BC071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2" w:history="1">
        <w:r w:rsidR="00521635" w:rsidRPr="0098314A">
          <w:rPr>
            <w:rStyle w:val="a7"/>
            <w:noProof/>
          </w:rPr>
          <w:t>4.3.1.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«Материалы»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79B27F72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3" w:history="1">
        <w:r w:rsidR="00521635" w:rsidRPr="0098314A">
          <w:rPr>
            <w:rStyle w:val="a7"/>
            <w:noProof/>
          </w:rPr>
          <w:t>4.3.2.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«Группы»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4FD034CB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4" w:history="1">
        <w:r w:rsidR="00521635" w:rsidRPr="0098314A">
          <w:rPr>
            <w:rStyle w:val="a7"/>
            <w:noProof/>
          </w:rPr>
          <w:t>4.3.3.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«Наименование детали»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01863DAC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5" w:history="1">
        <w:r w:rsidR="00521635" w:rsidRPr="0098314A">
          <w:rPr>
            <w:rStyle w:val="a7"/>
            <w:noProof/>
          </w:rPr>
          <w:t>4.3.4.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«Способ изготовления»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15F88E82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6" w:history="1">
        <w:r w:rsidR="00521635" w:rsidRPr="0098314A">
          <w:rPr>
            <w:rStyle w:val="a7"/>
            <w:noProof/>
          </w:rPr>
          <w:t>4.3.5.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«Заказчики»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7B7FCC58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7" w:history="1">
        <w:r w:rsidR="00521635" w:rsidRPr="0098314A">
          <w:rPr>
            <w:rStyle w:val="a7"/>
            <w:noProof/>
          </w:rPr>
          <w:t>4.3.6.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«Поставщики»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11</w:t>
        </w:r>
        <w:r w:rsidR="00521635">
          <w:rPr>
            <w:noProof/>
            <w:webHidden/>
          </w:rPr>
          <w:fldChar w:fldCharType="end"/>
        </w:r>
      </w:hyperlink>
    </w:p>
    <w:p w14:paraId="70CF3D5F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8" w:history="1">
        <w:r w:rsidR="00521635" w:rsidRPr="0098314A">
          <w:rPr>
            <w:rStyle w:val="a7"/>
            <w:noProof/>
          </w:rPr>
          <w:t>4.3.7.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«Сотрудники»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59724F3C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9" w:history="1">
        <w:r w:rsidR="00521635" w:rsidRPr="0098314A">
          <w:rPr>
            <w:rStyle w:val="a7"/>
            <w:noProof/>
          </w:rPr>
          <w:t>4.3.8.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«Должности»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11569607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0" w:history="1">
        <w:r w:rsidR="00521635" w:rsidRPr="0098314A">
          <w:rPr>
            <w:rStyle w:val="a7"/>
            <w:noProof/>
          </w:rPr>
          <w:t>4.3.9.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«Оснастка»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41C64D3B" w14:textId="77777777" w:rsidR="00521635" w:rsidRDefault="005B2753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1" w:history="1">
        <w:r w:rsidR="00521635" w:rsidRPr="0098314A">
          <w:rPr>
            <w:rStyle w:val="a7"/>
            <w:noProof/>
          </w:rPr>
          <w:t>4.3.10.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«Доп. информация»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6F8D9D3C" w14:textId="77777777" w:rsidR="00521635" w:rsidRDefault="005B2753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2" w:history="1">
        <w:r w:rsidR="00521635" w:rsidRPr="0098314A">
          <w:rPr>
            <w:rStyle w:val="a7"/>
            <w:noProof/>
          </w:rPr>
          <w:t>4.3.11.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«Единицы измерения»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26D5E79B" w14:textId="77777777" w:rsidR="00521635" w:rsidRDefault="005B2753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3" w:history="1">
        <w:r w:rsidR="00521635" w:rsidRPr="0098314A">
          <w:rPr>
            <w:rStyle w:val="a7"/>
            <w:noProof/>
          </w:rPr>
          <w:t>4.3.12.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«Оборудование»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7722F2DB" w14:textId="77777777" w:rsidR="00521635" w:rsidRDefault="005B2753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4" w:history="1">
        <w:r w:rsidR="00521635" w:rsidRPr="0098314A">
          <w:rPr>
            <w:rStyle w:val="a7"/>
            <w:noProof/>
          </w:rPr>
          <w:t>4.3.13.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«Константы»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12CBBBB0" w14:textId="77777777" w:rsidR="00521635" w:rsidRDefault="005B2753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5" w:history="1">
        <w:r w:rsidR="00521635" w:rsidRPr="0098314A">
          <w:rPr>
            <w:rStyle w:val="a7"/>
            <w:iCs/>
            <w:noProof/>
          </w:rPr>
          <w:t>4.3.14.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iCs/>
            <w:noProof/>
          </w:rPr>
          <w:t>Справочник «Водители»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2CEC19CB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6" w:history="1">
        <w:r w:rsidR="00521635" w:rsidRPr="0098314A">
          <w:rPr>
            <w:rStyle w:val="a7"/>
            <w:noProof/>
            <w:lang w:eastAsia="ru-RU"/>
          </w:rPr>
          <w:t>4.4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«Заявка»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15</w:t>
        </w:r>
        <w:r w:rsidR="00521635">
          <w:rPr>
            <w:noProof/>
            <w:webHidden/>
          </w:rPr>
          <w:fldChar w:fldCharType="end"/>
        </w:r>
      </w:hyperlink>
    </w:p>
    <w:p w14:paraId="78A645D4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7" w:history="1">
        <w:r w:rsidR="00521635" w:rsidRPr="0098314A">
          <w:rPr>
            <w:rStyle w:val="a7"/>
            <w:noProof/>
            <w:lang w:eastAsia="ru-RU"/>
          </w:rPr>
          <w:t>4.4.1 Отчет «Текущий счет»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DD1C1FD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8" w:history="1">
        <w:r w:rsidR="00521635" w:rsidRPr="0098314A">
          <w:rPr>
            <w:rStyle w:val="a7"/>
            <w:noProof/>
            <w:lang w:eastAsia="ru-RU"/>
          </w:rPr>
          <w:t>4.4.2 Отчет «Спецификация»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30BD703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9" w:history="1">
        <w:r w:rsidR="00521635" w:rsidRPr="0098314A">
          <w:rPr>
            <w:rStyle w:val="a7"/>
            <w:noProof/>
            <w:lang w:eastAsia="ru-RU"/>
          </w:rPr>
          <w:t>4.4.3 Отчет «Договор»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4844483C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0" w:history="1">
        <w:r w:rsidR="00521635" w:rsidRPr="0098314A">
          <w:rPr>
            <w:rStyle w:val="a7"/>
            <w:noProof/>
            <w:lang w:eastAsia="ru-RU"/>
          </w:rPr>
          <w:t>4.4.4 Отчет «Акт выполненных работ»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7E93FDD6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1" w:history="1">
        <w:r w:rsidR="00521635" w:rsidRPr="0098314A">
          <w:rPr>
            <w:rStyle w:val="a7"/>
            <w:noProof/>
            <w:lang w:eastAsia="ru-RU"/>
          </w:rPr>
          <w:t>4.4.5 Отчет «Акт приема-передачи оснастки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7DE4FE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2" w:history="1">
        <w:r w:rsidR="00521635" w:rsidRPr="0098314A">
          <w:rPr>
            <w:rStyle w:val="a7"/>
            <w:noProof/>
            <w:lang w:eastAsia="ru-RU"/>
          </w:rPr>
          <w:t>4.4.6 Реестр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C6ADA2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3" w:history="1">
        <w:r w:rsidR="00521635" w:rsidRPr="0098314A">
          <w:rPr>
            <w:rStyle w:val="a7"/>
            <w:noProof/>
            <w:lang w:eastAsia="ru-RU"/>
          </w:rPr>
          <w:t>4.4.7 Сводный отчет по способу изготовления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76FFCCA8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4" w:history="1">
        <w:r w:rsidR="00521635" w:rsidRPr="0098314A">
          <w:rPr>
            <w:rStyle w:val="a7"/>
            <w:noProof/>
            <w:lang w:eastAsia="ru-RU"/>
          </w:rPr>
          <w:t>4.4.8 Учет прямых затрат на заявку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4E5B3AB2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5" w:history="1">
        <w:r w:rsidR="00521635" w:rsidRPr="0098314A">
          <w:rPr>
            <w:rStyle w:val="a7"/>
            <w:noProof/>
            <w:lang w:eastAsia="ru-RU"/>
          </w:rPr>
          <w:t>4.4.9 Сводный отчет по номеру чертежа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1CE7ADA3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6" w:history="1">
        <w:r w:rsidR="00521635" w:rsidRPr="0098314A">
          <w:rPr>
            <w:rStyle w:val="a7"/>
            <w:noProof/>
            <w:lang w:eastAsia="ru-RU"/>
          </w:rPr>
          <w:t>4.5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Подготовка производства. Модуль «Чертежи»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7EFCFA10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7" w:history="1">
        <w:r w:rsidR="00521635" w:rsidRPr="0098314A">
          <w:rPr>
            <w:rStyle w:val="a7"/>
            <w:noProof/>
            <w:lang w:eastAsia="ru-RU"/>
          </w:rPr>
          <w:t>4.5.1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Расчет массы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19</w:t>
        </w:r>
        <w:r w:rsidR="00521635">
          <w:rPr>
            <w:noProof/>
            <w:webHidden/>
          </w:rPr>
          <w:fldChar w:fldCharType="end"/>
        </w:r>
      </w:hyperlink>
    </w:p>
    <w:p w14:paraId="4A122C53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8" w:history="1">
        <w:r w:rsidR="00521635" w:rsidRPr="0098314A">
          <w:rPr>
            <w:rStyle w:val="a7"/>
            <w:noProof/>
            <w:lang w:eastAsia="ru-RU"/>
          </w:rPr>
          <w:t>4.5.2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Технологическая карта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21</w:t>
        </w:r>
        <w:r w:rsidR="00521635">
          <w:rPr>
            <w:noProof/>
            <w:webHidden/>
          </w:rPr>
          <w:fldChar w:fldCharType="end"/>
        </w:r>
      </w:hyperlink>
    </w:p>
    <w:p w14:paraId="363B5760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9" w:history="1">
        <w:r w:rsidR="00521635" w:rsidRPr="0098314A">
          <w:rPr>
            <w:rStyle w:val="a7"/>
            <w:noProof/>
            <w:lang w:eastAsia="ru-RU"/>
          </w:rPr>
          <w:t>4.5.3 Калькуляция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23</w:t>
        </w:r>
        <w:r w:rsidR="00521635">
          <w:rPr>
            <w:noProof/>
            <w:webHidden/>
          </w:rPr>
          <w:fldChar w:fldCharType="end"/>
        </w:r>
      </w:hyperlink>
    </w:p>
    <w:p w14:paraId="1D93D4F2" w14:textId="77777777" w:rsidR="00521635" w:rsidRDefault="005B2753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0" w:history="1">
        <w:r w:rsidR="00521635" w:rsidRPr="0098314A">
          <w:rPr>
            <w:rStyle w:val="a7"/>
            <w:noProof/>
            <w:lang w:eastAsia="ru-RU"/>
          </w:rPr>
          <w:t>4.5.3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Условия отбора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B5CFDF0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1" w:history="1">
        <w:r w:rsidR="00521635" w:rsidRPr="0098314A">
          <w:rPr>
            <w:rStyle w:val="a7"/>
            <w:noProof/>
            <w:lang w:eastAsia="ru-RU"/>
          </w:rPr>
          <w:t>4.6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Процесс производства. Модуль «Наряд»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986B89A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2" w:history="1">
        <w:r w:rsidR="00521635" w:rsidRPr="0098314A">
          <w:rPr>
            <w:rStyle w:val="a7"/>
            <w:noProof/>
            <w:lang w:eastAsia="ru-RU"/>
          </w:rPr>
          <w:t>4.6.1 Учет потраченного материала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5064D2AC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3" w:history="1">
        <w:r w:rsidR="00521635" w:rsidRPr="0098314A">
          <w:rPr>
            <w:rStyle w:val="a7"/>
            <w:noProof/>
            <w:lang w:eastAsia="ru-RU"/>
          </w:rPr>
          <w:t>4.6.2  Учет прямых затрат на наряд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46F2EB72" w14:textId="77777777" w:rsidR="00521635" w:rsidRDefault="005B2753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4" w:history="1">
        <w:r w:rsidR="00521635" w:rsidRPr="0098314A">
          <w:rPr>
            <w:rStyle w:val="a7"/>
            <w:noProof/>
            <w:lang w:eastAsia="ru-RU"/>
          </w:rPr>
          <w:t>4.7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«Отгрузка»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703F61E2" w14:textId="77777777" w:rsidR="00521635" w:rsidRDefault="005B2753">
      <w:pPr>
        <w:pStyle w:val="3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5" w:history="1">
        <w:r w:rsidR="00521635" w:rsidRPr="0098314A">
          <w:rPr>
            <w:rStyle w:val="a7"/>
            <w:noProof/>
            <w:lang w:eastAsia="ru-RU"/>
          </w:rPr>
          <w:t>4.7.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1 ТТН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28</w:t>
        </w:r>
        <w:r w:rsidR="00521635">
          <w:rPr>
            <w:noProof/>
            <w:webHidden/>
          </w:rPr>
          <w:fldChar w:fldCharType="end"/>
        </w:r>
      </w:hyperlink>
    </w:p>
    <w:p w14:paraId="4A9B0367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6" w:history="1">
        <w:r w:rsidR="00521635" w:rsidRPr="0098314A">
          <w:rPr>
            <w:rStyle w:val="a7"/>
            <w:noProof/>
            <w:lang w:eastAsia="ru-RU"/>
          </w:rPr>
          <w:t>4.7.2 Торговая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37DE5A43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7" w:history="1">
        <w:r w:rsidR="00521635" w:rsidRPr="0098314A">
          <w:rPr>
            <w:rStyle w:val="a7"/>
            <w:noProof/>
            <w:lang w:eastAsia="ru-RU"/>
          </w:rPr>
          <w:t>4.7.3 Счет-фактура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68399FFE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8" w:history="1">
        <w:r w:rsidR="00521635" w:rsidRPr="0098314A">
          <w:rPr>
            <w:rStyle w:val="a7"/>
            <w:noProof/>
            <w:lang w:eastAsia="ru-RU"/>
          </w:rPr>
          <w:t>4.7.4 Товарно-транспортная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5BBC372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9" w:history="1">
        <w:r w:rsidR="00521635" w:rsidRPr="0098314A">
          <w:rPr>
            <w:rStyle w:val="a7"/>
            <w:noProof/>
            <w:lang w:eastAsia="ru-RU"/>
          </w:rPr>
          <w:t>4.7.5 Паспорт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F459CAC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0" w:history="1">
        <w:r w:rsidR="00521635" w:rsidRPr="0098314A">
          <w:rPr>
            <w:rStyle w:val="a7"/>
            <w:noProof/>
            <w:lang w:eastAsia="ru-RU"/>
          </w:rPr>
          <w:t>4.7.7 Учет прямых затрат на отгрузку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7C98250F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1" w:history="1">
        <w:r w:rsidR="00521635" w:rsidRPr="0098314A">
          <w:rPr>
            <w:rStyle w:val="a7"/>
            <w:noProof/>
            <w:lang w:eastAsia="ru-RU"/>
          </w:rPr>
          <w:t xml:space="preserve">4.8 </w:t>
        </w:r>
        <w:r w:rsidR="00521635" w:rsidRPr="0098314A">
          <w:rPr>
            <w:rStyle w:val="a7"/>
            <w:noProof/>
          </w:rPr>
          <w:t>Журнал обрезки облоя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30</w:t>
        </w:r>
        <w:r w:rsidR="00521635">
          <w:rPr>
            <w:noProof/>
            <w:webHidden/>
          </w:rPr>
          <w:fldChar w:fldCharType="end"/>
        </w:r>
      </w:hyperlink>
    </w:p>
    <w:p w14:paraId="73D2A197" w14:textId="77777777" w:rsidR="00521635" w:rsidRDefault="005B2753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2" w:history="1">
        <w:r w:rsidR="00521635" w:rsidRPr="0098314A">
          <w:rPr>
            <w:rStyle w:val="a7"/>
            <w:noProof/>
          </w:rPr>
          <w:t>4.8.1 Реестр брака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728E027B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3" w:history="1">
        <w:r w:rsidR="00521635" w:rsidRPr="0098314A">
          <w:rPr>
            <w:rStyle w:val="a7"/>
            <w:noProof/>
          </w:rPr>
          <w:t>4.9 Журнал прихода материалов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4D0226CA" w14:textId="77777777" w:rsidR="00521635" w:rsidRDefault="005B2753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4" w:history="1">
        <w:r w:rsidR="00521635" w:rsidRPr="0098314A">
          <w:rPr>
            <w:rStyle w:val="a7"/>
            <w:noProof/>
          </w:rPr>
          <w:t>4.10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учета оплаченной и отгруженной продукции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32</w:t>
        </w:r>
        <w:r w:rsidR="00521635">
          <w:rPr>
            <w:noProof/>
            <w:webHidden/>
          </w:rPr>
          <w:fldChar w:fldCharType="end"/>
        </w:r>
      </w:hyperlink>
    </w:p>
    <w:p w14:paraId="6696E1D5" w14:textId="77777777" w:rsidR="00521635" w:rsidRDefault="005B2753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5" w:history="1">
        <w:r w:rsidR="00521635" w:rsidRPr="0098314A">
          <w:rPr>
            <w:rStyle w:val="a7"/>
            <w:noProof/>
          </w:rPr>
          <w:t>4.11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вальцовщика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45628909" w14:textId="77777777" w:rsidR="00521635" w:rsidRDefault="005B2753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6" w:history="1">
        <w:r w:rsidR="00521635" w:rsidRPr="0098314A">
          <w:rPr>
            <w:rStyle w:val="a7"/>
            <w:noProof/>
          </w:rPr>
          <w:t>4.12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Распоряжение на отгрузку (журнал)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7030043F" w14:textId="77777777" w:rsidR="00521635" w:rsidRDefault="005B2753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7" w:history="1">
        <w:r w:rsidR="00521635" w:rsidRPr="0098314A">
          <w:rPr>
            <w:rStyle w:val="a7"/>
            <w:noProof/>
          </w:rPr>
          <w:t>4.13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Модуль «Расход материалов»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7D1FC6E4" w14:textId="77777777" w:rsidR="00521635" w:rsidRDefault="005B275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8" w:history="1">
        <w:r w:rsidR="00521635" w:rsidRPr="0098314A">
          <w:rPr>
            <w:rStyle w:val="a7"/>
            <w:noProof/>
          </w:rPr>
          <w:t>5 ТРЕБОВАНИЯ К НАДЕЖНОСТИ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471E0925" w14:textId="77777777" w:rsidR="00521635" w:rsidRDefault="005B275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9" w:history="1">
        <w:r w:rsidR="00521635" w:rsidRPr="0098314A">
          <w:rPr>
            <w:rStyle w:val="a7"/>
            <w:noProof/>
          </w:rPr>
          <w:t>6 ТЕХНИЧЕСКИЕ ТРЕБОВАНИЯ К СИСТЕМЕ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651B511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0" w:history="1">
        <w:r w:rsidR="00521635" w:rsidRPr="0098314A">
          <w:rPr>
            <w:rStyle w:val="a7"/>
            <w:noProof/>
          </w:rPr>
          <w:t>5.1. Архитектура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79C4B34" w14:textId="77777777" w:rsidR="00521635" w:rsidRDefault="005B2753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1" w:history="1">
        <w:r w:rsidR="00521635" w:rsidRPr="0098314A">
          <w:rPr>
            <w:rStyle w:val="a7"/>
            <w:noProof/>
          </w:rPr>
          <w:t>5.2. Требования к аппаратному обеспечению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1" w:name="_Toc44659947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1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" w:name="_Toc418591169"/>
      <w:bookmarkStart w:id="3" w:name="_Toc44659948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2"/>
      <w:bookmarkEnd w:id="3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" w:name="_Toc418591170"/>
      <w:r>
        <w:t xml:space="preserve"> </w:t>
      </w:r>
      <w:bookmarkStart w:id="5" w:name="_Toc446599481"/>
      <w:r>
        <w:t xml:space="preserve">1.2. </w:t>
      </w:r>
      <w:r w:rsidRPr="00B45BC2">
        <w:t>Требования к функциональности</w:t>
      </w:r>
      <w:bookmarkEnd w:id="4"/>
      <w:bookmarkEnd w:id="5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6" w:name="_Toc446599482"/>
      <w:r>
        <w:t xml:space="preserve">2 ОПИСАНИЕ </w:t>
      </w:r>
      <w:r w:rsidRPr="00DB695C">
        <w:t>КОМПАНИИ</w:t>
      </w:r>
      <w:r>
        <w:t>-ЗАКАЗЧИКА</w:t>
      </w:r>
      <w:bookmarkEnd w:id="6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7" w:name="_Toc446599483"/>
      <w:r>
        <w:t>Наименование компании заказчика. Предмет деятельности</w:t>
      </w:r>
      <w:bookmarkEnd w:id="7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8" w:name="_Toc446599484"/>
      <w:r>
        <w:t>2</w:t>
      </w:r>
      <w:r w:rsidRPr="00902E3D">
        <w:t xml:space="preserve">.2. </w:t>
      </w:r>
      <w:r>
        <w:t>Ассортимент</w:t>
      </w:r>
      <w:bookmarkEnd w:id="8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" w:name="_Toc44659948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9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10" w:name="_Toc446599486"/>
      <w:r>
        <w:t>Основные термины и определения</w:t>
      </w:r>
      <w:bookmarkEnd w:id="10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1" w:name="_Toc446599487"/>
      <w:r>
        <w:t>ОПИСАНИЕ БИЗНЕС-ПРОЦЕССА</w:t>
      </w:r>
      <w:bookmarkEnd w:id="11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2" w:name="_Toc446599488"/>
      <w:r w:rsidRPr="00985622">
        <w:t>ИНТЕРФЕЙС И ПРИНЦИПЫ ФУНКЦИОНИРОВАНИЯ</w:t>
      </w:r>
      <w:bookmarkEnd w:id="12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3" w:name="_Toc446599489"/>
      <w:r>
        <w:t>Общие требования к интерфейсу</w:t>
      </w:r>
      <w:bookmarkEnd w:id="13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4" w:name="_Toc446599490"/>
      <w:r>
        <w:t>Главное окно программы. Вход в систему</w:t>
      </w:r>
      <w:bookmarkEnd w:id="14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16" w:author="Екатерина Луткова" w:date="2016-04-01T14:40:00Z"/>
        </w:rPr>
      </w:pPr>
      <w:ins w:id="17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18"/>
      <w:r>
        <w:rPr>
          <w:noProof/>
          <w:szCs w:val="24"/>
          <w:lang w:eastAsia="ru-RU"/>
        </w:rPr>
        <w:t>Рисунок 2 – Вход в систему</w:t>
      </w:r>
      <w:commentRangeEnd w:id="18"/>
      <w:r w:rsidR="00D2120D">
        <w:rPr>
          <w:rStyle w:val="af0"/>
        </w:rPr>
        <w:commentReference w:id="18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19" w:author="Екатерина Луткова" w:date="2016-04-01T14:40:00Z">
        <w:r>
          <w:t>Учет</w:t>
        </w:r>
      </w:ins>
      <w:del w:id="20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21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2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23" w:name="_Toc446599491"/>
      <w:r>
        <w:t>Справочники</w:t>
      </w:r>
      <w:bookmarkEnd w:id="23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24" w:name="_Toc446599492"/>
      <w:r w:rsidRPr="00F4421C">
        <w:t>Справочник «Материалы»</w:t>
      </w:r>
      <w:bookmarkEnd w:id="24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25" w:name="OLE_LINK1"/>
            <w:bookmarkStart w:id="26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25"/>
            <w:bookmarkEnd w:id="26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7" w:name="OLE_LINK3"/>
            <w:bookmarkStart w:id="28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27"/>
            <w:bookmarkEnd w:id="28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9" w:name="OLE_LINK5"/>
            <w:bookmarkStart w:id="30" w:name="OLE_LINK6"/>
            <w:r w:rsidRPr="009529B0">
              <w:rPr>
                <w:sz w:val="22"/>
              </w:rPr>
              <w:t>Толщина, мм</w:t>
            </w:r>
            <w:bookmarkEnd w:id="29"/>
            <w:bookmarkEnd w:id="30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1" w:name="OLE_LINK7"/>
            <w:bookmarkStart w:id="32" w:name="OLE_LINK8"/>
            <w:r w:rsidRPr="009529B0">
              <w:rPr>
                <w:sz w:val="22"/>
              </w:rPr>
              <w:t>Длина, мм</w:t>
            </w:r>
            <w:bookmarkEnd w:id="31"/>
            <w:bookmarkEnd w:id="32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3" w:name="OLE_LINK9"/>
            <w:bookmarkStart w:id="34" w:name="OLE_LINK10"/>
            <w:r w:rsidRPr="009529B0">
              <w:rPr>
                <w:sz w:val="22"/>
              </w:rPr>
              <w:t>Ширина, мм</w:t>
            </w:r>
            <w:bookmarkEnd w:id="33"/>
            <w:bookmarkEnd w:id="34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35" w:name="OLE_LINK11"/>
            <w:bookmarkStart w:id="36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35"/>
            <w:bookmarkEnd w:id="36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37" w:name="_Toc446599493"/>
      <w:r>
        <w:t>Справочник «Группы»</w:t>
      </w:r>
      <w:bookmarkEnd w:id="37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38" w:author="Мухамедшин" w:date="2016-03-30T10:09:00Z"/>
          <w:rPrChange w:id="39" w:author="Мухамедшин" w:date="2016-03-30T10:12:00Z">
            <w:rPr>
              <w:ins w:id="40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1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2" w:name="_Toc446599494"/>
      <w:r>
        <w:t>Справочник «Наименование детали»</w:t>
      </w:r>
      <w:bookmarkEnd w:id="42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3" w:name="_Toc446599495"/>
      <w:r>
        <w:t>Справочник «Способ изготовления»</w:t>
      </w:r>
      <w:bookmarkEnd w:id="43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4" w:name="_Toc446599496"/>
      <w:r>
        <w:t>Справочник «Заказчики»</w:t>
      </w:r>
      <w:bookmarkEnd w:id="44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" w:name="OLE_LINK13"/>
            <w:bookmarkStart w:id="46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5"/>
            <w:bookmarkEnd w:id="46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" w:name="OLE_LINK15"/>
            <w:bookmarkStart w:id="48" w:name="OLE_LINK16"/>
            <w:r w:rsidRPr="002569E2">
              <w:rPr>
                <w:color w:val="FF0000"/>
                <w:sz w:val="22"/>
              </w:rPr>
              <w:t>Адрес</w:t>
            </w:r>
            <w:bookmarkEnd w:id="47"/>
            <w:bookmarkEnd w:id="48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" w:name="OLE_LINK17"/>
            <w:bookmarkStart w:id="50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9"/>
            <w:bookmarkEnd w:id="50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1" w:name="OLE_LINK19"/>
            <w:bookmarkStart w:id="52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51"/>
            <w:bookmarkEnd w:id="52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3" w:name="OLE_LINK21"/>
            <w:bookmarkStart w:id="54" w:name="OLE_LINK22"/>
            <w:r w:rsidRPr="009529B0">
              <w:rPr>
                <w:sz w:val="22"/>
              </w:rPr>
              <w:t>Телефон</w:t>
            </w:r>
            <w:bookmarkEnd w:id="53"/>
            <w:bookmarkEnd w:id="54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5" w:name="OLE_LINK23"/>
            <w:bookmarkStart w:id="56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55"/>
            <w:bookmarkEnd w:id="56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7" w:name="OLE_LINK25"/>
            <w:bookmarkStart w:id="58" w:name="OLE_LINK26"/>
            <w:r w:rsidRPr="002569E2">
              <w:rPr>
                <w:color w:val="FF0000"/>
                <w:sz w:val="22"/>
              </w:rPr>
              <w:t>ИНН</w:t>
            </w:r>
            <w:bookmarkEnd w:id="57"/>
            <w:bookmarkEnd w:id="58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9" w:name="OLE_LINK27"/>
            <w:r w:rsidRPr="002569E2">
              <w:rPr>
                <w:sz w:val="22"/>
              </w:rPr>
              <w:t>КПП</w:t>
            </w:r>
            <w:bookmarkEnd w:id="59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0" w:name="OLE_LINK28"/>
            <w:bookmarkStart w:id="61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60"/>
            <w:bookmarkEnd w:id="61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2" w:name="OLE_LINK30"/>
            <w:bookmarkStart w:id="63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62"/>
            <w:bookmarkEnd w:id="63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4" w:name="OLE_LINK32"/>
            <w:bookmarkStart w:id="65" w:name="OLE_LINK33"/>
            <w:r w:rsidRPr="009529B0">
              <w:rPr>
                <w:sz w:val="22"/>
              </w:rPr>
              <w:t>ОКВЭД</w:t>
            </w:r>
            <w:bookmarkEnd w:id="64"/>
            <w:bookmarkEnd w:id="65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6" w:name="OLE_LINK34"/>
            <w:bookmarkStart w:id="67" w:name="OLE_LINK35"/>
            <w:r w:rsidRPr="009529B0">
              <w:rPr>
                <w:sz w:val="22"/>
              </w:rPr>
              <w:t>ОКАТО</w:t>
            </w:r>
            <w:bookmarkEnd w:id="66"/>
            <w:bookmarkEnd w:id="67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8" w:name="OLE_LINK36"/>
            <w:bookmarkStart w:id="69" w:name="OLE_LINK37"/>
            <w:r w:rsidRPr="009529B0">
              <w:rPr>
                <w:sz w:val="22"/>
              </w:rPr>
              <w:t>ОКПО</w:t>
            </w:r>
            <w:bookmarkEnd w:id="68"/>
            <w:bookmarkEnd w:id="69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0" w:name="OLE_LINK38"/>
            <w:bookmarkStart w:id="71" w:name="OLE_LINK39"/>
            <w:r w:rsidRPr="009529B0">
              <w:rPr>
                <w:sz w:val="22"/>
              </w:rPr>
              <w:t>ОГРН</w:t>
            </w:r>
            <w:bookmarkEnd w:id="70"/>
            <w:bookmarkEnd w:id="71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2" w:name="OLE_LINK40"/>
            <w:bookmarkStart w:id="73" w:name="OLE_LINK41"/>
            <w:r w:rsidRPr="002569E2">
              <w:rPr>
                <w:color w:val="FF0000"/>
                <w:sz w:val="22"/>
              </w:rPr>
              <w:t>БИК</w:t>
            </w:r>
            <w:bookmarkEnd w:id="72"/>
            <w:bookmarkEnd w:id="73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4" w:name="OLE_LINK42"/>
            <w:bookmarkStart w:id="75" w:name="OLE_LINK43"/>
            <w:r w:rsidRPr="002569E2">
              <w:rPr>
                <w:color w:val="FF0000"/>
                <w:sz w:val="22"/>
              </w:rPr>
              <w:t>Банк</w:t>
            </w:r>
            <w:bookmarkEnd w:id="74"/>
            <w:bookmarkEnd w:id="75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6" w:name="OLE_LINK44"/>
            <w:bookmarkStart w:id="77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76"/>
            <w:bookmarkEnd w:id="77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8" w:name="_Toc446599497"/>
      <w:r>
        <w:t>Справочник «Поставщики»</w:t>
      </w:r>
      <w:bookmarkEnd w:id="78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9" w:name="_Toc446599498"/>
      <w:r>
        <w:t>Справочник «Сотрудники»</w:t>
      </w:r>
      <w:bookmarkEnd w:id="79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80" w:name="_Toc446599499"/>
      <w:r>
        <w:t>Справочник «Должности»</w:t>
      </w:r>
      <w:bookmarkEnd w:id="80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81" w:name="_Toc446599500"/>
      <w:r>
        <w:t>Справочник «Оснастка»</w:t>
      </w:r>
      <w:bookmarkEnd w:id="81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FB39AE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FB39AE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02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AE5F7A" w:rsidRPr="00CF2074" w14:paraId="426B03AF" w14:textId="77777777" w:rsidTr="00FB39AE">
        <w:tc>
          <w:tcPr>
            <w:tcW w:w="3402" w:type="dxa"/>
          </w:tcPr>
          <w:p w14:paraId="0EB46E7F" w14:textId="1E792CBD" w:rsidR="00AE5F7A" w:rsidRPr="00AE5F7A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Группа</w:t>
            </w:r>
          </w:p>
        </w:tc>
        <w:tc>
          <w:tcPr>
            <w:tcW w:w="3402" w:type="dxa"/>
          </w:tcPr>
          <w:p w14:paraId="3AFFC3BF" w14:textId="29B61DA3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Группа (выбор из </w:t>
            </w:r>
            <w:proofErr w:type="spellStart"/>
            <w:r>
              <w:rPr>
                <w:color w:val="FF0000"/>
                <w:szCs w:val="24"/>
              </w:rPr>
              <w:t>спр</w:t>
            </w:r>
            <w:proofErr w:type="spellEnd"/>
            <w:r>
              <w:rPr>
                <w:color w:val="FF0000"/>
                <w:szCs w:val="24"/>
              </w:rPr>
              <w:t>)</w:t>
            </w:r>
          </w:p>
        </w:tc>
        <w:tc>
          <w:tcPr>
            <w:tcW w:w="2835" w:type="dxa"/>
          </w:tcPr>
          <w:p w14:paraId="0105466A" w14:textId="4A9BBAEC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proofErr w:type="spellStart"/>
            <w:r>
              <w:rPr>
                <w:color w:val="FF0000"/>
                <w:szCs w:val="24"/>
                <w:lang w:val="en-US"/>
              </w:rPr>
              <w:t>int</w:t>
            </w:r>
            <w:proofErr w:type="spellEnd"/>
          </w:p>
        </w:tc>
      </w:tr>
      <w:tr w:rsidR="00FF1128" w:rsidRPr="00CF2074" w14:paraId="0863E287" w14:textId="77777777" w:rsidTr="00FB39AE">
        <w:tc>
          <w:tcPr>
            <w:tcW w:w="3402" w:type="dxa"/>
          </w:tcPr>
          <w:p w14:paraId="4CA9501E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Чертеж</w:t>
            </w:r>
          </w:p>
        </w:tc>
        <w:tc>
          <w:tcPr>
            <w:tcW w:w="3402" w:type="dxa"/>
          </w:tcPr>
          <w:p w14:paraId="16737388" w14:textId="79A698B2" w:rsidR="00FF1128" w:rsidRPr="00AE5F7A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Номер чертежа детали</w:t>
            </w:r>
            <w:ins w:id="82" w:author="Мухамедшин" w:date="2016-03-30T10:10:00Z">
              <w:r w:rsidR="00AE5F7A" w:rsidRPr="008E5B7D">
                <w:rPr>
                  <w:color w:val="FF0000"/>
                  <w:szCs w:val="24"/>
                </w:rPr>
                <w:t xml:space="preserve"> (</w:t>
              </w:r>
              <w:r w:rsidR="00AE5F7A">
                <w:rPr>
                  <w:color w:val="FF0000"/>
                  <w:szCs w:val="24"/>
                </w:rPr>
                <w:t xml:space="preserve">выбор из </w:t>
              </w:r>
              <w:proofErr w:type="spellStart"/>
              <w:r w:rsidR="00AE5F7A">
                <w:rPr>
                  <w:color w:val="FF0000"/>
                  <w:szCs w:val="24"/>
                </w:rPr>
                <w:t>спр</w:t>
              </w:r>
              <w:proofErr w:type="spellEnd"/>
              <w:r w:rsidR="00AE5F7A">
                <w:rPr>
                  <w:color w:val="FF0000"/>
                  <w:szCs w:val="24"/>
                </w:rPr>
                <w:t>)</w:t>
              </w:r>
            </w:ins>
          </w:p>
        </w:tc>
        <w:tc>
          <w:tcPr>
            <w:tcW w:w="2835" w:type="dxa"/>
          </w:tcPr>
          <w:p w14:paraId="6623D9B5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FF1128" w:rsidRPr="00CF2074" w14:paraId="6411C8D0" w14:textId="77777777" w:rsidTr="00FB39AE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402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FB39AE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402" w:type="dxa"/>
          </w:tcPr>
          <w:p w14:paraId="7982E8E5" w14:textId="5C76B352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Площадь </w:t>
            </w:r>
            <w:proofErr w:type="spellStart"/>
            <w:r>
              <w:rPr>
                <w:color w:val="FF0000"/>
                <w:szCs w:val="24"/>
              </w:rPr>
              <w:t>остастки</w:t>
            </w:r>
            <w:proofErr w:type="spellEnd"/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FF1128" w:rsidRPr="00CF2074" w14:paraId="3EE4FB39" w14:textId="77777777" w:rsidTr="00FB39AE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402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83" w:author="Екатерина Луткова" w:date="2016-04-01T15:59:00Z"/>
                <w:color w:val="FF0000"/>
                <w:szCs w:val="24"/>
              </w:rPr>
            </w:pPr>
            <w:ins w:id="8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8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8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7" w:author="Екатерина Луткова" w:date="2016-04-01T16:00:00Z"/>
                <w:color w:val="FF0000"/>
                <w:szCs w:val="24"/>
              </w:rPr>
            </w:pPr>
            <w:ins w:id="8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89" w:author="Екатерина Луткова" w:date="2016-04-01T16:00:00Z"/>
                <w:color w:val="FF0000"/>
                <w:szCs w:val="24"/>
              </w:rPr>
            </w:pPr>
            <w:bookmarkStart w:id="90" w:name="OLE_LINK46"/>
            <w:bookmarkStart w:id="91" w:name="OLE_LINK47"/>
            <w:ins w:id="9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3" w:author="Екатерина Луткова" w:date="2016-04-01T16:00:00Z"/>
                <w:color w:val="FF0000"/>
                <w:szCs w:val="24"/>
              </w:rPr>
            </w:pPr>
            <w:bookmarkStart w:id="94" w:name="OLE_LINK48"/>
            <w:bookmarkStart w:id="95" w:name="OLE_LINK49"/>
            <w:bookmarkEnd w:id="90"/>
            <w:bookmarkEnd w:id="91"/>
            <w:ins w:id="9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97" w:author="Екатерина Луткова" w:date="2016-04-01T16:00:00Z"/>
                <w:color w:val="FF0000"/>
                <w:szCs w:val="24"/>
              </w:rPr>
            </w:pPr>
            <w:bookmarkStart w:id="98" w:name="OLE_LINK50"/>
            <w:bookmarkStart w:id="99" w:name="OLE_LINK51"/>
            <w:bookmarkEnd w:id="94"/>
            <w:bookmarkEnd w:id="95"/>
            <w:ins w:id="10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101" w:name="OLE_LINK52"/>
            <w:bookmarkStart w:id="102" w:name="OLE_LINK53"/>
            <w:bookmarkEnd w:id="98"/>
            <w:bookmarkEnd w:id="99"/>
            <w:ins w:id="10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101"/>
            <w:bookmarkEnd w:id="102"/>
            <w:del w:id="10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FB39AE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402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FB39AE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402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FB39AE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402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</w:t>
            </w: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FB39AE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402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105" w:name="_Toc446599501"/>
      <w:r>
        <w:rPr>
          <w:color w:val="000000"/>
        </w:rPr>
        <w:lastRenderedPageBreak/>
        <w:t>Пример справочника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5"/>
        <w:gridCol w:w="927"/>
        <w:gridCol w:w="1156"/>
        <w:gridCol w:w="1236"/>
        <w:gridCol w:w="1316"/>
        <w:gridCol w:w="1275"/>
        <w:gridCol w:w="993"/>
        <w:gridCol w:w="1417"/>
        <w:gridCol w:w="992"/>
        <w:gridCol w:w="1241"/>
      </w:tblGrid>
      <w:tr w:rsidR="00A22838" w14:paraId="0A8C5B65" w14:textId="77777777" w:rsidTr="008E5B7D">
        <w:tc>
          <w:tcPr>
            <w:tcW w:w="435" w:type="dxa"/>
          </w:tcPr>
          <w:p w14:paraId="5E518ABD" w14:textId="77777777" w:rsidR="00A22838" w:rsidRDefault="00A22838" w:rsidP="00A350E2">
            <w:r>
              <w:t>№</w:t>
            </w:r>
          </w:p>
        </w:tc>
        <w:tc>
          <w:tcPr>
            <w:tcW w:w="927" w:type="dxa"/>
          </w:tcPr>
          <w:p w14:paraId="7944602E" w14:textId="77777777" w:rsidR="00A22838" w:rsidRDefault="00A22838" w:rsidP="00A350E2">
            <w:r>
              <w:t>Группа</w:t>
            </w:r>
          </w:p>
        </w:tc>
        <w:tc>
          <w:tcPr>
            <w:tcW w:w="1156" w:type="dxa"/>
          </w:tcPr>
          <w:p w14:paraId="4F2AB7A6" w14:textId="77777777" w:rsidR="00A22838" w:rsidRDefault="00A22838" w:rsidP="00A350E2">
            <w:r>
              <w:t>Чертеж</w:t>
            </w:r>
          </w:p>
        </w:tc>
        <w:tc>
          <w:tcPr>
            <w:tcW w:w="1236" w:type="dxa"/>
          </w:tcPr>
          <w:p w14:paraId="34D44DB9" w14:textId="77777777" w:rsidR="00A22838" w:rsidRDefault="00A22838" w:rsidP="00A350E2">
            <w:r>
              <w:t>Оснастка</w:t>
            </w:r>
          </w:p>
        </w:tc>
        <w:tc>
          <w:tcPr>
            <w:tcW w:w="1316" w:type="dxa"/>
          </w:tcPr>
          <w:p w14:paraId="5DEB06C1" w14:textId="74440E57" w:rsidR="00A22838" w:rsidRPr="00A22838" w:rsidRDefault="00A22838" w:rsidP="00A350E2">
            <w:ins w:id="106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4FB673B2" w14:textId="543DB239" w:rsidR="00A22838" w:rsidRDefault="00A22838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A22838" w:rsidRDefault="00A22838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A22838" w:rsidRDefault="00A22838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A22838" w:rsidRDefault="00A22838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A22838" w:rsidRDefault="00A22838" w:rsidP="00A350E2">
            <w:r>
              <w:t>Примечание</w:t>
            </w:r>
          </w:p>
        </w:tc>
      </w:tr>
      <w:tr w:rsidR="00A22838" w14:paraId="4E8E446F" w14:textId="77777777" w:rsidTr="008E5B7D">
        <w:tc>
          <w:tcPr>
            <w:tcW w:w="435" w:type="dxa"/>
          </w:tcPr>
          <w:p w14:paraId="459AED1C" w14:textId="77777777" w:rsidR="00A22838" w:rsidRDefault="00A22838" w:rsidP="00A350E2">
            <w:r>
              <w:t>1</w:t>
            </w:r>
          </w:p>
        </w:tc>
        <w:tc>
          <w:tcPr>
            <w:tcW w:w="927" w:type="dxa"/>
          </w:tcPr>
          <w:p w14:paraId="63872695" w14:textId="77777777" w:rsidR="00A22838" w:rsidRDefault="00A22838" w:rsidP="00A350E2">
            <w:r>
              <w:t>8СЯ</w:t>
            </w:r>
          </w:p>
        </w:tc>
        <w:tc>
          <w:tcPr>
            <w:tcW w:w="1156" w:type="dxa"/>
          </w:tcPr>
          <w:p w14:paraId="52E0130C" w14:textId="77777777" w:rsidR="00A22838" w:rsidRDefault="00A22838" w:rsidP="00A350E2">
            <w:r>
              <w:t>456.789</w:t>
            </w:r>
          </w:p>
        </w:tc>
        <w:tc>
          <w:tcPr>
            <w:tcW w:w="1236" w:type="dxa"/>
          </w:tcPr>
          <w:p w14:paraId="794782EE" w14:textId="77777777" w:rsidR="00A22838" w:rsidRDefault="00A22838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316" w:type="dxa"/>
          </w:tcPr>
          <w:p w14:paraId="66F9502A" w14:textId="0EC82658" w:rsidR="00A22838" w:rsidRDefault="00A22838" w:rsidP="00A350E2">
            <w:pPr>
              <w:rPr>
                <w:ins w:id="107" w:author="Екатерина Луткова" w:date="2016-04-01T15:49:00Z"/>
              </w:rPr>
            </w:pPr>
            <w:ins w:id="108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4776E0EB" w14:textId="1C6EEFFC" w:rsidR="00A22838" w:rsidRDefault="00A22838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A22838" w:rsidRDefault="00A22838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A22838" w:rsidRDefault="00A22838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A22838" w:rsidRDefault="00A22838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A22838" w:rsidRDefault="00A22838" w:rsidP="00A350E2"/>
        </w:tc>
      </w:tr>
      <w:tr w:rsidR="00A22838" w14:paraId="71247AE1" w14:textId="77777777" w:rsidTr="008E5B7D">
        <w:tc>
          <w:tcPr>
            <w:tcW w:w="435" w:type="dxa"/>
          </w:tcPr>
          <w:p w14:paraId="42E43808" w14:textId="77777777" w:rsidR="00A22838" w:rsidRDefault="00A22838" w:rsidP="00A350E2">
            <w:r>
              <w:t>2</w:t>
            </w:r>
          </w:p>
        </w:tc>
        <w:tc>
          <w:tcPr>
            <w:tcW w:w="927" w:type="dxa"/>
          </w:tcPr>
          <w:p w14:paraId="48465F5A" w14:textId="77777777" w:rsidR="00A22838" w:rsidRDefault="00A22838" w:rsidP="00A350E2">
            <w:r>
              <w:t>5БП</w:t>
            </w:r>
          </w:p>
        </w:tc>
        <w:tc>
          <w:tcPr>
            <w:tcW w:w="1156" w:type="dxa"/>
          </w:tcPr>
          <w:p w14:paraId="4EC4CE5F" w14:textId="77777777" w:rsidR="00A22838" w:rsidRDefault="00A22838" w:rsidP="00A350E2">
            <w:r>
              <w:t>234.123</w:t>
            </w:r>
          </w:p>
        </w:tc>
        <w:tc>
          <w:tcPr>
            <w:tcW w:w="1236" w:type="dxa"/>
          </w:tcPr>
          <w:p w14:paraId="6F2DE1B5" w14:textId="77777777" w:rsidR="00A22838" w:rsidRDefault="00A22838" w:rsidP="00A350E2">
            <w:proofErr w:type="spellStart"/>
            <w:r>
              <w:t>Штанец</w:t>
            </w:r>
            <w:proofErr w:type="spellEnd"/>
          </w:p>
        </w:tc>
        <w:tc>
          <w:tcPr>
            <w:tcW w:w="1316" w:type="dxa"/>
          </w:tcPr>
          <w:p w14:paraId="663E049E" w14:textId="2F73BD82" w:rsidR="00A22838" w:rsidRDefault="00A22838" w:rsidP="00A350E2">
            <w:pPr>
              <w:rPr>
                <w:ins w:id="109" w:author="Екатерина Луткова" w:date="2016-04-01T15:49:00Z"/>
              </w:rPr>
            </w:pPr>
            <w:ins w:id="110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4E38DCBB" w14:textId="05854F40" w:rsidR="00A22838" w:rsidRDefault="00A22838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A22838" w:rsidRDefault="00A22838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A22838" w:rsidRDefault="00A22838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A22838" w:rsidRDefault="00A22838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A22838" w:rsidRDefault="00A22838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111" w:author="Екатерина Луткова" w:date="2016-04-01T15:50:00Z"/>
          <w:color w:val="000000"/>
        </w:rPr>
      </w:pPr>
      <w:del w:id="112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113"/>
        <w:r w:rsidRPr="00CF2074" w:rsidDel="00A22838">
          <w:rPr>
            <w:color w:val="000000"/>
          </w:rPr>
          <w:delText>информация</w:delText>
        </w:r>
        <w:commentRangeEnd w:id="113"/>
        <w:r w:rsidR="00AE5F7A" w:rsidDel="00A22838">
          <w:rPr>
            <w:rStyle w:val="af0"/>
            <w:rFonts w:eastAsia="Calibri"/>
            <w:b w:val="0"/>
          </w:rPr>
          <w:commentReference w:id="113"/>
        </w:r>
        <w:r w:rsidRPr="00CF2074" w:rsidDel="00A22838">
          <w:rPr>
            <w:color w:val="000000"/>
          </w:rPr>
          <w:delText>»</w:delText>
        </w:r>
        <w:bookmarkEnd w:id="10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114" w:author="Екатерина Луткова" w:date="2016-04-01T15:50:00Z"/>
          <w:color w:val="000000"/>
          <w:szCs w:val="24"/>
        </w:rPr>
      </w:pPr>
      <w:del w:id="115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116" w:author="Мухамедшин" w:date="2016-03-30T10:11:00Z">
        <w:del w:id="117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118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19" w:author="Екатерина Луткова" w:date="2016-04-01T15:50:00Z"/>
                <w:color w:val="000000"/>
                <w:szCs w:val="24"/>
              </w:rPr>
            </w:pPr>
            <w:del w:id="120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1" w:author="Екатерина Луткова" w:date="2016-04-01T15:50:00Z"/>
                <w:color w:val="000000"/>
                <w:szCs w:val="24"/>
              </w:rPr>
            </w:pPr>
            <w:del w:id="122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3" w:author="Екатерина Луткова" w:date="2016-04-01T15:50:00Z"/>
                <w:color w:val="000000"/>
                <w:szCs w:val="24"/>
              </w:rPr>
            </w:pPr>
            <w:del w:id="124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</w:del>
          </w:p>
        </w:tc>
      </w:tr>
      <w:tr w:rsidR="00DD7803" w:rsidRPr="00CF2074" w:rsidDel="00A22838" w14:paraId="660336EF" w14:textId="4DCE162A" w:rsidTr="00E9195A">
        <w:trPr>
          <w:trHeight w:val="657"/>
          <w:jc w:val="center"/>
          <w:del w:id="125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6" w:author="Екатерина Луткова" w:date="2016-04-01T15:50:00Z"/>
                <w:color w:val="FF0000"/>
                <w:szCs w:val="24"/>
              </w:rPr>
            </w:pPr>
            <w:del w:id="12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28" w:author="Екатерина Луткова" w:date="2016-04-01T15:50:00Z"/>
                <w:color w:val="FF0000"/>
                <w:szCs w:val="24"/>
              </w:rPr>
            </w:pPr>
            <w:del w:id="129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0" w:author="Екатерина Луткова" w:date="2016-04-01T15:50:00Z"/>
                <w:color w:val="FF0000"/>
                <w:szCs w:val="24"/>
              </w:rPr>
            </w:pPr>
            <w:del w:id="13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</w:del>
          </w:p>
        </w:tc>
      </w:tr>
      <w:tr w:rsidR="00DD7803" w:rsidRPr="00CF2074" w:rsidDel="00A22838" w14:paraId="7785473B" w14:textId="5291F714" w:rsidTr="00E9195A">
        <w:trPr>
          <w:trHeight w:val="428"/>
          <w:jc w:val="center"/>
          <w:del w:id="132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3" w:author="Екатерина Луткова" w:date="2016-04-01T15:50:00Z"/>
                <w:color w:val="FF0000"/>
                <w:szCs w:val="24"/>
              </w:rPr>
            </w:pPr>
            <w:del w:id="13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5" w:author="Екатерина Луткова" w:date="2016-04-01T15:50:00Z"/>
                <w:color w:val="FF0000"/>
                <w:szCs w:val="24"/>
              </w:rPr>
            </w:pPr>
            <w:del w:id="136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7" w:author="Екатерина Луткова" w:date="2016-04-01T15:50:00Z"/>
                <w:color w:val="FF0000"/>
                <w:szCs w:val="24"/>
              </w:rPr>
            </w:pPr>
            <w:del w:id="138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</w:del>
          </w:p>
        </w:tc>
      </w:tr>
      <w:tr w:rsidR="00DD7803" w:rsidRPr="00CF2074" w:rsidDel="00A22838" w14:paraId="6ED0479B" w14:textId="7809E163" w:rsidTr="00E9195A">
        <w:trPr>
          <w:trHeight w:val="428"/>
          <w:jc w:val="center"/>
          <w:del w:id="139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0" w:author="Екатерина Луткова" w:date="2016-04-01T15:50:00Z"/>
                <w:szCs w:val="24"/>
              </w:rPr>
            </w:pPr>
            <w:del w:id="141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2" w:author="Екатерина Луткова" w:date="2016-04-01T15:50:00Z"/>
                <w:szCs w:val="24"/>
              </w:rPr>
            </w:pPr>
            <w:del w:id="143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4" w:author="Екатерина Луткова" w:date="2016-04-01T15:50:00Z"/>
                <w:szCs w:val="24"/>
              </w:rPr>
            </w:pPr>
            <w:del w:id="145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</w:del>
          </w:p>
        </w:tc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6" w:name="_Toc446599502"/>
      <w:r>
        <w:t>Справочник «Единицы измерения»</w:t>
      </w:r>
      <w:bookmarkEnd w:id="146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7" w:name="_Toc446599503"/>
      <w:r w:rsidRPr="00CF2074">
        <w:t>Справочник «Оборудование»</w:t>
      </w:r>
      <w:bookmarkEnd w:id="147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48" w:name="_Toc446599504"/>
      <w:r>
        <w:t>Справочник «Константы»</w:t>
      </w:r>
      <w:bookmarkEnd w:id="148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Кнеп</w:t>
            </w:r>
            <w:proofErr w:type="spellEnd"/>
          </w:p>
        </w:tc>
        <w:tc>
          <w:tcPr>
            <w:tcW w:w="4117" w:type="dxa"/>
          </w:tcPr>
          <w:p w14:paraId="5572633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Непредвиденные</w:t>
            </w:r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149" w:name="_Toc446599505"/>
      <w:r>
        <w:rPr>
          <w:rStyle w:val="af"/>
          <w:i w:val="0"/>
        </w:rPr>
        <w:t>Справочник «Водители»</w:t>
      </w:r>
      <w:bookmarkEnd w:id="149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150" w:author="Екатерина Луткова" w:date="2016-04-01T15:53:00Z">
            <w:rPr>
              <w:lang w:val="en-US"/>
            </w:rPr>
          </w:rPrChange>
        </w:rPr>
        <w:t>[</w:t>
      </w:r>
      <w:ins w:id="151" w:author="Екатерина Луткова" w:date="2016-04-01T15:53:00Z">
        <w:r w:rsidR="00A22838">
          <w:t>п. 4.7.4</w:t>
        </w:r>
      </w:ins>
      <w:r w:rsidRPr="00A22838">
        <w:rPr>
          <w:rPrChange w:id="152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153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154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55" w:name="_Toc446599506"/>
      <w:r>
        <w:rPr>
          <w:noProof/>
          <w:lang w:eastAsia="ru-RU"/>
        </w:rPr>
        <w:t>Модуль «Заявка»</w:t>
      </w:r>
      <w:bookmarkEnd w:id="15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</w:t>
      </w:r>
      <w:commentRangeStart w:id="156"/>
      <w:commentRangeStart w:id="157"/>
      <w:r>
        <w:rPr>
          <w:lang w:eastAsia="ru-RU"/>
        </w:rPr>
        <w:t>порядку</w:t>
      </w:r>
      <w:commentRangeEnd w:id="156"/>
      <w:r w:rsidR="00400C32">
        <w:rPr>
          <w:rStyle w:val="af0"/>
        </w:rPr>
        <w:commentReference w:id="156"/>
      </w:r>
      <w:commentRangeEnd w:id="157"/>
      <w:r w:rsidR="003416DF">
        <w:rPr>
          <w:rStyle w:val="af0"/>
        </w:rPr>
        <w:commentReference w:id="157"/>
      </w:r>
      <w:r>
        <w:rPr>
          <w:lang w:eastAsia="ru-RU"/>
        </w:rPr>
        <w:t xml:space="preserve">. </w:t>
      </w:r>
      <w:ins w:id="158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0ADF6E7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Заполняются поля: дата регистрации, дата отгрузки (месяц выбирается из раскрывающегося списка), срок </w:t>
      </w:r>
      <w:commentRangeStart w:id="159"/>
      <w:r>
        <w:rPr>
          <w:lang w:eastAsia="ru-RU"/>
        </w:rPr>
        <w:t>изготовления</w:t>
      </w:r>
      <w:commentRangeEnd w:id="159"/>
      <w:r w:rsidR="000A56E7">
        <w:rPr>
          <w:rStyle w:val="af0"/>
        </w:rPr>
        <w:commentReference w:id="159"/>
      </w:r>
      <w:r>
        <w:rPr>
          <w:lang w:eastAsia="ru-RU"/>
        </w:rPr>
        <w:t>. Заказчик выбирается из раскрывающегося списка.</w:t>
      </w:r>
      <w:ins w:id="160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61" w:author="Екатерина Луткова" w:date="2016-03-30T14:07:00Z">
        <w:r w:rsidR="00AA3C18">
          <w:rPr>
            <w:lang w:eastAsia="ru-RU"/>
          </w:rPr>
          <w:t>задается</w:t>
        </w:r>
      </w:ins>
      <w:ins w:id="162" w:author="Екатерина Луткова" w:date="2016-03-30T14:06:00Z">
        <w:r w:rsidR="00AA3C18">
          <w:rPr>
            <w:lang w:eastAsia="ru-RU"/>
          </w:rPr>
          <w:t xml:space="preserve"> в днях.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441BCA2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3" w:author="staff" w:date="2016-03-29T20:40:00Z"/>
          <w:lang w:eastAsia="ru-RU"/>
        </w:rPr>
      </w:pPr>
      <w:r>
        <w:rPr>
          <w:lang w:eastAsia="ru-RU"/>
        </w:rPr>
        <w:t xml:space="preserve">Далее выбирается № </w:t>
      </w:r>
      <w:commentRangeStart w:id="164"/>
      <w:r>
        <w:rPr>
          <w:lang w:eastAsia="ru-RU"/>
        </w:rPr>
        <w:t xml:space="preserve">чертежа </w:t>
      </w:r>
      <w:commentRangeEnd w:id="164"/>
      <w:r w:rsidR="000A56E7">
        <w:rPr>
          <w:rStyle w:val="af0"/>
        </w:rPr>
        <w:commentReference w:id="164"/>
      </w:r>
      <w:r>
        <w:rPr>
          <w:lang w:eastAsia="ru-RU"/>
        </w:rPr>
        <w:t>(поле «Чертеж») из раскрывающегося списка, прописывается количество заказанных деталей</w:t>
      </w:r>
      <w:ins w:id="165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66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67" w:author="Екатерина Луткова" w:date="2016-03-30T14:07:00Z">
        <w:r w:rsidR="00AA3C18">
          <w:rPr>
            <w:lang w:eastAsia="ru-RU"/>
          </w:rPr>
          <w:t>вводит</w:t>
        </w:r>
      </w:ins>
      <w:ins w:id="168" w:author="Екатерина Луткова" w:date="2016-03-30T14:09:00Z">
        <w:r w:rsidR="00AA3C18">
          <w:rPr>
            <w:lang w:eastAsia="ru-RU"/>
          </w:rPr>
          <w:t>ь</w:t>
        </w:r>
      </w:ins>
      <w:ins w:id="169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70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71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</w:t>
      </w:r>
      <w:commentRangeStart w:id="172"/>
      <w:r>
        <w:rPr>
          <w:lang w:eastAsia="ru-RU"/>
        </w:rPr>
        <w:t xml:space="preserve">Остальные данные подтягиваются автоматически из </w:t>
      </w:r>
      <w:commentRangeStart w:id="173"/>
      <w:r>
        <w:rPr>
          <w:lang w:eastAsia="ru-RU"/>
        </w:rPr>
        <w:t xml:space="preserve">модуля </w:t>
      </w:r>
      <w:commentRangeEnd w:id="172"/>
      <w:r w:rsidR="00653E1B">
        <w:rPr>
          <w:rStyle w:val="af0"/>
        </w:rPr>
        <w:commentReference w:id="172"/>
      </w:r>
      <w:commentRangeEnd w:id="173"/>
      <w:r w:rsidR="00653E1B">
        <w:rPr>
          <w:rStyle w:val="af0"/>
        </w:rPr>
        <w:commentReference w:id="173"/>
      </w:r>
      <w:r>
        <w:rPr>
          <w:lang w:eastAsia="ru-RU"/>
        </w:rPr>
        <w:t>«Чертежи»</w:t>
      </w:r>
      <w:ins w:id="174" w:author="Екатерина Луткова" w:date="2016-04-01T16:10:00Z">
        <w:r w:rsidR="006C0053">
          <w:rPr>
            <w:lang w:eastAsia="ru-RU"/>
          </w:rPr>
          <w:t xml:space="preserve"> </w:t>
        </w:r>
        <w:proofErr w:type="gramStart"/>
        <w:r w:rsidR="006C0053">
          <w:rPr>
            <w:lang w:eastAsia="ru-RU"/>
          </w:rPr>
          <w:t xml:space="preserve">( </w:t>
        </w:r>
        <w:proofErr w:type="gramEnd"/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75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76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77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8" w:author="staff" w:date="2016-03-29T21:00:00Z">
        <w:del w:id="179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80" w:author="staff" w:date="2016-03-29T20:40:00Z">
        <w:del w:id="181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82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 поле «Наличие оснастки» появляется «В ремонте»</w:t>
      </w:r>
      <w:ins w:id="183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84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85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86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 xml:space="preserve">выставляется количество дней на изготовление </w:t>
      </w:r>
      <w:commentRangeStart w:id="187"/>
      <w:r>
        <w:rPr>
          <w:lang w:eastAsia="ru-RU"/>
        </w:rPr>
        <w:t>оснастки</w:t>
      </w:r>
      <w:commentRangeEnd w:id="187"/>
      <w:r w:rsidR="000A56E7">
        <w:rPr>
          <w:rStyle w:val="af0"/>
        </w:rPr>
        <w:commentReference w:id="187"/>
      </w:r>
      <w:r>
        <w:rPr>
          <w:lang w:eastAsia="ru-RU"/>
        </w:rPr>
        <w:t>.</w:t>
      </w:r>
      <w:ins w:id="188" w:author="staff" w:date="2016-03-29T20:41:00Z">
        <w:r w:rsidR="000A56E7">
          <w:rPr>
            <w:lang w:eastAsia="ru-RU"/>
          </w:rPr>
          <w:t xml:space="preserve"> </w:t>
        </w:r>
      </w:ins>
      <w:ins w:id="189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90" w:author="staff" w:date="2016-03-29T20:41:00Z">
        <w:del w:id="191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92" w:author="Екатерина Луткова" w:date="2016-04-01T16:37:00Z">
        <w:r w:rsidR="00E027C5">
          <w:rPr>
            <w:lang w:eastAsia="ru-RU"/>
          </w:rPr>
          <w:t>6</w:t>
        </w:r>
      </w:ins>
      <w:del w:id="193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94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95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96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97" w:author="Екатерина Луткова" w:date="2016-03-30T14:15:00Z">
        <w:r w:rsidR="00511CB4">
          <w:t>т</w:t>
        </w:r>
      </w:ins>
      <w:ins w:id="198" w:author="staff" w:date="2016-03-29T20:42:00Z">
        <w:r w:rsidR="000A56E7">
          <w:t>рен в реестре заявок. Лучше сделать в самом модуле кнопк</w:t>
        </w:r>
      </w:ins>
      <w:ins w:id="199" w:author="Екатерина Луткова" w:date="2016-04-01T16:02:00Z">
        <w:r w:rsidR="00B0218A">
          <w:t>у</w:t>
        </w:r>
      </w:ins>
      <w:ins w:id="200" w:author="staff" w:date="2016-03-29T20:42:00Z">
        <w:del w:id="201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202" w:author="Екатерина Луткова" w:date="2016-03-30T14:14:00Z">
        <w:r w:rsidR="00511CB4">
          <w:rPr>
            <w:rStyle w:val="af0"/>
          </w:rPr>
          <w:t>.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03" w:author="Екатерина Луткова" w:date="2016-03-30T14:16:00Z"/>
          <w:lang w:eastAsia="ru-RU"/>
        </w:rPr>
      </w:pPr>
      <w:bookmarkStart w:id="204" w:name="_Toc446599507"/>
      <w:r>
        <w:rPr>
          <w:lang w:eastAsia="ru-RU"/>
        </w:rPr>
        <w:t xml:space="preserve">4.4.1 Отчет «Текущий </w:t>
      </w:r>
      <w:commentRangeStart w:id="205"/>
      <w:commentRangeStart w:id="206"/>
      <w:commentRangeStart w:id="207"/>
      <w:r>
        <w:rPr>
          <w:lang w:eastAsia="ru-RU"/>
        </w:rPr>
        <w:t>счет</w:t>
      </w:r>
      <w:commentRangeEnd w:id="205"/>
      <w:r w:rsidR="000A56E7">
        <w:rPr>
          <w:rStyle w:val="af0"/>
          <w:rFonts w:eastAsia="Calibri"/>
          <w:b w:val="0"/>
        </w:rPr>
        <w:commentReference w:id="205"/>
      </w:r>
      <w:commentRangeEnd w:id="206"/>
      <w:commentRangeEnd w:id="207"/>
      <w:r w:rsidR="000A56E7">
        <w:rPr>
          <w:rStyle w:val="af0"/>
          <w:rFonts w:eastAsia="Calibri"/>
          <w:b w:val="0"/>
        </w:rPr>
        <w:commentReference w:id="206"/>
      </w:r>
      <w:r w:rsidR="000A56E7">
        <w:rPr>
          <w:rStyle w:val="af0"/>
          <w:rFonts w:eastAsia="Calibri"/>
          <w:b w:val="0"/>
        </w:rPr>
        <w:commentReference w:id="207"/>
      </w:r>
      <w:r>
        <w:rPr>
          <w:lang w:eastAsia="ru-RU"/>
        </w:rPr>
        <w:t>»</w:t>
      </w:r>
      <w:bookmarkEnd w:id="20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08" w:author="Екатерина Луткова" w:date="2016-03-30T14:18:00Z"/>
          <w:lang w:eastAsia="ru-RU"/>
        </w:rPr>
        <w:pPrChange w:id="20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11" w:author="Екатерина Луткова" w:date="2016-03-30T14:18:00Z"/>
          <w:lang w:eastAsia="ru-RU"/>
        </w:rPr>
        <w:pPrChange w:id="21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214" w:author="Екатерина Луткова" w:date="2016-03-30T14:17:00Z"/>
          <w:lang w:eastAsia="ru-RU"/>
        </w:rPr>
        <w:pPrChange w:id="21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217" w:author="Екатерина Луткова" w:date="2016-03-30T14:17:00Z"/>
          <w:lang w:eastAsia="ru-RU"/>
        </w:rPr>
        <w:pPrChange w:id="21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1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220" w:author="Екатерина Луткова" w:date="2016-03-30T14:17:00Z"/>
          <w:lang w:eastAsia="ru-RU"/>
        </w:rPr>
        <w:pPrChange w:id="22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22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225" w:author="Екатерина Луткова" w:date="2016-03-30T14:18:00Z"/>
          <w:lang w:eastAsia="ru-RU"/>
        </w:rPr>
      </w:pPr>
      <w:del w:id="22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22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28" w:author="Екатерина Луткова" w:date="2016-03-30T14:20:00Z"/>
          <w:lang w:eastAsia="ru-RU"/>
        </w:rPr>
      </w:pPr>
      <w:ins w:id="22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23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1" w:author="Екатерина Луткова" w:date="2016-03-30T14:21:00Z"/>
          <w:lang w:eastAsia="ru-RU"/>
        </w:rPr>
      </w:pPr>
      <w:ins w:id="23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33" w:author="Екатерина Луткова" w:date="2016-03-30T14:23:00Z"/>
          <w:lang w:eastAsia="ru-RU"/>
        </w:rPr>
      </w:pPr>
      <w:ins w:id="23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23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23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23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23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39" w:author="Екатерина Луткова" w:date="2016-03-30T14:23:00Z">
        <w:r>
          <w:rPr>
            <w:lang w:eastAsia="ru-RU"/>
          </w:rPr>
          <w:lastRenderedPageBreak/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40" w:author="Екатерина Луткова" w:date="2016-04-01T16:20:00Z"/>
          <w:lang w:eastAsia="ru-RU"/>
        </w:rPr>
      </w:pPr>
      <w:bookmarkStart w:id="241" w:name="_Toc446599508"/>
      <w:r>
        <w:rPr>
          <w:lang w:eastAsia="ru-RU"/>
        </w:rPr>
        <w:t>4.4.2 Отчет «</w:t>
      </w:r>
      <w:commentRangeStart w:id="242"/>
      <w:commentRangeStart w:id="243"/>
      <w:r>
        <w:rPr>
          <w:lang w:eastAsia="ru-RU"/>
        </w:rPr>
        <w:t>Спецификация</w:t>
      </w:r>
      <w:commentRangeEnd w:id="242"/>
      <w:r w:rsidR="00C422BE">
        <w:rPr>
          <w:rStyle w:val="af0"/>
          <w:rFonts w:eastAsia="Calibri"/>
          <w:b w:val="0"/>
        </w:rPr>
        <w:commentReference w:id="242"/>
      </w:r>
      <w:commentRangeEnd w:id="243"/>
      <w:r w:rsidR="00C422BE">
        <w:rPr>
          <w:rStyle w:val="af0"/>
          <w:rFonts w:eastAsia="Calibri"/>
          <w:b w:val="0"/>
        </w:rPr>
        <w:commentReference w:id="243"/>
      </w:r>
      <w:r>
        <w:rPr>
          <w:lang w:eastAsia="ru-RU"/>
        </w:rPr>
        <w:t>»</w:t>
      </w:r>
      <w:bookmarkEnd w:id="24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244" w:author="Екатерина Луткова" w:date="2016-04-01T16:16:00Z"/>
          <w:lang w:eastAsia="ru-RU"/>
        </w:rPr>
        <w:pPrChange w:id="24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247" w:author="Екатерина Луткова" w:date="2016-04-01T16:17:00Z"/>
          <w:lang w:eastAsia="ru-RU"/>
        </w:rPr>
        <w:pPrChange w:id="24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49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25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251" w:author="Екатерина Луткова" w:date="2016-04-01T16:18:00Z"/>
          <w:lang w:eastAsia="ru-RU"/>
        </w:rPr>
        <w:pPrChange w:id="2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3" w:author="Екатерина Луткова" w:date="2016-04-01T16:17:00Z">
        <w:r>
          <w:rPr>
            <w:lang w:eastAsia="ru-RU"/>
          </w:rPr>
          <w:tab/>
        </w:r>
      </w:ins>
      <w:ins w:id="254" w:author="Екатерина Луткова" w:date="2016-04-01T16:18:00Z">
        <w:r>
          <w:rPr>
            <w:lang w:eastAsia="ru-RU"/>
          </w:rPr>
          <w:t xml:space="preserve">Артикул, </w:t>
        </w:r>
      </w:ins>
      <w:ins w:id="25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25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257" w:author="Екатерина Луткова" w:date="2016-04-01T16:19:00Z"/>
          <w:lang w:eastAsia="ru-RU"/>
        </w:rPr>
        <w:pPrChange w:id="25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59" w:author="Екатерина Луткова" w:date="2016-04-01T16:18:00Z">
        <w:r>
          <w:rPr>
            <w:lang w:eastAsia="ru-RU"/>
          </w:rPr>
          <w:tab/>
        </w:r>
      </w:ins>
      <w:ins w:id="26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261" w:author="Екатерина Луткова" w:date="2016-04-01T16:20:00Z"/>
          <w:lang w:eastAsia="ru-RU"/>
        </w:rPr>
        <w:pPrChange w:id="2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26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26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267" w:author="Екатерина Луткова" w:date="2016-04-01T16:20:00Z"/>
          <w:lang w:eastAsia="ru-RU"/>
        </w:rPr>
      </w:pPr>
      <w:del w:id="26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69" w:name="_Toc446599509"/>
      <w:r>
        <w:rPr>
          <w:lang w:eastAsia="ru-RU"/>
        </w:rPr>
        <w:t>4.4.3 Отчет «Договор»</w:t>
      </w:r>
      <w:bookmarkEnd w:id="26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7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bookmarkStart w:id="271" w:name="_Toc446599510"/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72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273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274" w:author="Екатерина Луткова" w:date="2016-04-01T16:29:00Z">
        <w:r w:rsidRPr="00E93671">
          <w:rPr>
            <w:lang w:eastAsia="ru-RU"/>
            <w:rPrChange w:id="275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276" w:author="Екатерина Луткова" w:date="2016-04-01T16:21:00Z">
        <w:r>
          <w:rPr>
            <w:lang w:eastAsia="ru-RU"/>
          </w:rPr>
          <w:t>.</w:t>
        </w:r>
      </w:ins>
      <w:ins w:id="277" w:author="Екатерина Луткова" w:date="2016-04-01T16:29:00Z">
        <w:r w:rsidRPr="00E93671">
          <w:rPr>
            <w:lang w:eastAsia="ru-RU"/>
            <w:rPrChange w:id="278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279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r>
        <w:rPr>
          <w:lang w:eastAsia="ru-RU"/>
        </w:rPr>
        <w:t xml:space="preserve">4.4.4 Отчет «Акт выполненных </w:t>
      </w:r>
      <w:commentRangeStart w:id="280"/>
      <w:r>
        <w:rPr>
          <w:lang w:eastAsia="ru-RU"/>
        </w:rPr>
        <w:t>работ</w:t>
      </w:r>
      <w:commentRangeEnd w:id="280"/>
      <w:r w:rsidR="00DC1026">
        <w:rPr>
          <w:rStyle w:val="af0"/>
          <w:rFonts w:eastAsia="Calibri"/>
          <w:b w:val="0"/>
        </w:rPr>
        <w:commentReference w:id="280"/>
      </w:r>
      <w:r>
        <w:rPr>
          <w:lang w:eastAsia="ru-RU"/>
        </w:rPr>
        <w:t>»</w:t>
      </w:r>
      <w:bookmarkEnd w:id="271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8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bookmarkStart w:id="282" w:name="_Toc446599511"/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283" w:author="Екатерина Луткова" w:date="2016-04-01T16:31:00Z"/>
          <w:lang w:eastAsia="ru-RU"/>
        </w:rPr>
      </w:pPr>
      <w:ins w:id="284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28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29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31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33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34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3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364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3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3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3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3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3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37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3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38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3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3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3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3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39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3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4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4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4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4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4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419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420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421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r>
        <w:rPr>
          <w:lang w:eastAsia="ru-RU"/>
        </w:rPr>
        <w:t>4.4.5 Отчет «Акт приема-передачи оснастки</w:t>
      </w:r>
      <w:bookmarkEnd w:id="282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42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423" w:author="Екатерина Луткова" w:date="2016-04-01T16:36:00Z"/>
          <w:lang w:eastAsia="ru-RU"/>
        </w:rPr>
      </w:pPr>
      <w:ins w:id="42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42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lastRenderedPageBreak/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42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3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44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4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45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4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46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4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4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47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7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47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4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4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7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4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4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4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49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4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5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5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5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5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07" w:author="Екатерина Луткова" w:date="2016-04-01T16:37:00Z"/>
          <w:lang w:eastAsia="ru-RU"/>
        </w:rPr>
      </w:pPr>
      <w:ins w:id="508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509" w:author="Екатерина Луткова" w:date="2016-04-01T16:39:00Z"/>
          <w:lang w:eastAsia="ru-RU"/>
        </w:rPr>
        <w:pPrChange w:id="51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11" w:author="Екатерина Луткова" w:date="2016-04-01T16:38:00Z">
        <w:r>
          <w:rPr>
            <w:lang w:eastAsia="ru-RU"/>
          </w:rPr>
          <w:t>4.4.6 Отчет «Накладная М-15»</w:t>
        </w:r>
      </w:ins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512" w:author="Екатерина Луткова" w:date="2016-04-01T16:42:00Z"/>
          <w:lang w:eastAsia="ru-RU"/>
        </w:rPr>
      </w:pPr>
      <w:ins w:id="513" w:author="Екатерина Луткова" w:date="2016-04-01T16:39:00Z">
        <w:r>
          <w:rPr>
            <w:lang w:eastAsia="ru-RU"/>
          </w:rPr>
          <w:t>см. приложение № 6</w:t>
        </w:r>
      </w:ins>
      <w:ins w:id="514" w:author="Екатерина Луткова" w:date="2016-04-01T16:40:00Z">
        <w:r>
          <w:rPr>
            <w:lang w:eastAsia="ru-RU"/>
          </w:rPr>
          <w:t>. Часть 2</w:t>
        </w:r>
      </w:ins>
      <w:ins w:id="515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16" w:author="Екатерина Луткова" w:date="2016-04-01T16:42:00Z"/>
          <w:lang w:eastAsia="ru-RU"/>
        </w:rPr>
      </w:pPr>
      <w:ins w:id="517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518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519" w:author="Екатерина Луткова" w:date="2016-04-01T16:43:00Z"/>
          <w:lang w:eastAsia="ru-RU"/>
        </w:rPr>
        <w:pPrChange w:id="520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21" w:author="Екатерина Луткова" w:date="2016-04-01T16:42:00Z">
        <w:r>
          <w:rPr>
            <w:lang w:eastAsia="ru-RU"/>
          </w:rPr>
          <w:t>4.4.7 Отчет «Счет на оснастку»</w:t>
        </w:r>
      </w:ins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522" w:author="Екатерина Луткова" w:date="2016-04-01T16:43:00Z"/>
          <w:lang w:eastAsia="ru-RU"/>
        </w:rPr>
      </w:pPr>
      <w:ins w:id="523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524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525" w:author="Екатерина Луткова" w:date="2016-04-01T16:39:00Z"/>
          <w:lang w:eastAsia="ru-RU"/>
        </w:rPr>
      </w:pPr>
      <w:ins w:id="526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527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528" w:author="staff" w:date="2016-03-29T20:44:00Z"/>
          <w:lang w:eastAsia="ru-RU"/>
        </w:rPr>
      </w:pPr>
      <w:bookmarkStart w:id="529" w:name="_Toc446599512"/>
      <w:r>
        <w:rPr>
          <w:lang w:eastAsia="ru-RU"/>
        </w:rPr>
        <w:t>4.4.6 Реестр</w:t>
      </w:r>
      <w:bookmarkEnd w:id="529"/>
      <w:r>
        <w:rPr>
          <w:lang w:eastAsia="ru-RU"/>
        </w:rPr>
        <w:t xml:space="preserve"> </w:t>
      </w:r>
      <w:ins w:id="530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531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532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533" w:author="staff" w:date="2016-03-29T20:44:00Z">
        <w:r w:rsidRPr="000A56E7">
          <w:rPr>
            <w:lang w:eastAsia="ru-RU"/>
          </w:rPr>
          <w:t xml:space="preserve"> </w:t>
        </w:r>
      </w:ins>
      <w:ins w:id="534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535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536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53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38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539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40" w:author="Екатерина Луткова" w:date="2016-04-01T16:04:00Z"/>
          <w:lang w:eastAsia="ru-RU"/>
        </w:rPr>
      </w:pPr>
      <w:ins w:id="541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542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543" w:author="Екатерина Луткова" w:date="2016-04-01T16:04:00Z">
        <w:r>
          <w:rPr>
            <w:lang w:eastAsia="ru-RU"/>
          </w:rPr>
          <w:t xml:space="preserve">п. </w:t>
        </w:r>
      </w:ins>
      <w:ins w:id="544" w:author="Екатерина Луткова" w:date="2016-04-01T16:03:00Z">
        <w:r w:rsidRPr="00B0218A">
          <w:rPr>
            <w:lang w:eastAsia="ru-RU"/>
            <w:rPrChange w:id="545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546" w:author="Екатерина Луткова" w:date="2016-04-01T16:04:00Z">
        <w:r>
          <w:rPr>
            <w:lang w:eastAsia="ru-RU"/>
          </w:rPr>
          <w:t>.</w:t>
        </w:r>
      </w:ins>
      <w:ins w:id="547" w:author="Екатерина Луткова" w:date="2016-04-01T16:03:00Z">
        <w:r w:rsidRPr="00B0218A">
          <w:rPr>
            <w:lang w:eastAsia="ru-RU"/>
            <w:rPrChange w:id="548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549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550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551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552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553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554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555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556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557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558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559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560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561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77777777" w:rsidR="00D26461" w:rsidRDefault="00D26461" w:rsidP="00D26461">
      <w:pPr>
        <w:pStyle w:val="3"/>
        <w:ind w:firstLine="708"/>
        <w:rPr>
          <w:lang w:eastAsia="ru-RU"/>
        </w:rPr>
      </w:pPr>
      <w:bookmarkStart w:id="562" w:name="_Toc446599513"/>
      <w:r>
        <w:rPr>
          <w:lang w:eastAsia="ru-RU"/>
        </w:rPr>
        <w:t>4.4.7 Сводный отчет по способу изготовления</w:t>
      </w:r>
      <w:bookmarkEnd w:id="562"/>
    </w:p>
    <w:p w14:paraId="6CF24848" w14:textId="77777777" w:rsidR="00D26461" w:rsidRDefault="00D26461" w:rsidP="00D26461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</w:t>
      </w:r>
      <w:r w:rsidR="00FB39AE">
        <w:rPr>
          <w:lang w:eastAsia="ru-RU"/>
        </w:rPr>
        <w:t xml:space="preserve"> следующую информацию по заявкам:</w:t>
      </w:r>
    </w:p>
    <w:p w14:paraId="25CBD8CF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18495159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4FC2762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723AD608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5631EF6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54B973D1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699D045F" w14:textId="77777777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Группировка ведется по всем способам изготовления </w:t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7BD9C7C" w14:textId="016FBE2E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563" w:author="Екатерина Луткова" w:date="2016-04-01T17:59:00Z">
        <w:r w:rsidR="00495E8B">
          <w:rPr>
            <w:lang w:eastAsia="ru-RU"/>
          </w:rPr>
          <w:t>за заданный период (предусмотреть ввод диапазона дат: с … по …).</w:t>
        </w:r>
      </w:ins>
      <w:del w:id="564" w:author="Екатерина Луткова" w:date="2016-04-01T17:59:00Z">
        <w:r w:rsidDel="00495E8B">
          <w:rPr>
            <w:lang w:eastAsia="ru-RU"/>
          </w:rPr>
          <w:delText>на</w:delText>
        </w:r>
      </w:del>
      <w:del w:id="565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50291112" w14:textId="77777777" w:rsidR="00FB39AE" w:rsidRDefault="00FB39AE" w:rsidP="00FB39AE">
      <w:pPr>
        <w:pStyle w:val="3"/>
        <w:ind w:firstLine="708"/>
        <w:rPr>
          <w:ins w:id="566" w:author="Екатерина Луткова" w:date="2016-04-01T17:18:00Z"/>
          <w:lang w:eastAsia="ru-RU"/>
        </w:rPr>
      </w:pPr>
      <w:bookmarkStart w:id="567" w:name="_Toc446599514"/>
      <w:r>
        <w:rPr>
          <w:lang w:eastAsia="ru-RU"/>
        </w:rPr>
        <w:t>4.4.8 Учет прямых затрат на заявку</w:t>
      </w:r>
      <w:bookmarkEnd w:id="567"/>
    </w:p>
    <w:p w14:paraId="56B14168" w14:textId="0D11B7BA" w:rsidR="00836695" w:rsidRDefault="005A4B34">
      <w:pPr>
        <w:ind w:firstLine="708"/>
        <w:rPr>
          <w:ins w:id="568" w:author="Екатерина Луткова" w:date="2016-04-01T17:52:00Z"/>
          <w:lang w:eastAsia="ru-RU"/>
        </w:rPr>
        <w:pPrChange w:id="569" w:author="Екатерина Луткова" w:date="2016-04-01T17:19:00Z">
          <w:pPr>
            <w:pStyle w:val="3"/>
            <w:ind w:firstLine="708"/>
          </w:pPr>
        </w:pPrChange>
      </w:pPr>
      <w:ins w:id="570" w:author="Екатерина Луткова" w:date="2016-04-01T17:52:00Z">
        <w:r>
          <w:rPr>
            <w:lang w:eastAsia="ru-RU"/>
          </w:rPr>
          <w:t xml:space="preserve">Выбирается номер заявки и </w:t>
        </w:r>
      </w:ins>
      <w:ins w:id="571" w:author="Екатерина Луткова" w:date="2016-04-01T17:19:00Z">
        <w:r>
          <w:rPr>
            <w:lang w:eastAsia="ru-RU"/>
          </w:rPr>
          <w:t>формируется сводная таблица.</w:t>
        </w:r>
      </w:ins>
    </w:p>
    <w:p w14:paraId="37C31F86" w14:textId="7BC21589" w:rsidR="005A4B34" w:rsidRDefault="005A4B34">
      <w:pPr>
        <w:ind w:firstLine="708"/>
        <w:rPr>
          <w:ins w:id="572" w:author="Екатерина Луткова" w:date="2016-04-01T17:19:00Z"/>
          <w:lang w:eastAsia="ru-RU"/>
        </w:rPr>
        <w:pPrChange w:id="573" w:author="Екатерина Луткова" w:date="2016-04-01T17:19:00Z">
          <w:pPr>
            <w:pStyle w:val="3"/>
            <w:ind w:firstLine="708"/>
          </w:pPr>
        </w:pPrChange>
      </w:pPr>
      <w:ins w:id="574" w:author="Екатерина Луткова" w:date="2016-04-01T17:52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963ED77" w14:textId="3A4998EF" w:rsidR="005A4B34" w:rsidRDefault="005A4B34">
      <w:pPr>
        <w:ind w:firstLine="708"/>
        <w:rPr>
          <w:ins w:id="575" w:author="Екатерина Луткова" w:date="2016-04-01T17:48:00Z"/>
          <w:lang w:eastAsia="ru-RU"/>
        </w:rPr>
        <w:pPrChange w:id="576" w:author="Екатерина Луткова" w:date="2016-04-01T17:19:00Z">
          <w:pPr>
            <w:pStyle w:val="3"/>
            <w:ind w:firstLine="708"/>
          </w:pPr>
        </w:pPrChange>
      </w:pPr>
      <w:ins w:id="577" w:author="Екатерина Луткова" w:date="2016-04-01T17:47:00Z">
        <w:r>
          <w:rPr>
            <w:lang w:eastAsia="ru-RU"/>
          </w:rPr>
          <w:t>Цена детали – цена по черт</w:t>
        </w:r>
      </w:ins>
      <w:ins w:id="578" w:author="Екатерина Луткова" w:date="2016-04-01T17:48:00Z">
        <w:r>
          <w:rPr>
            <w:lang w:eastAsia="ru-RU"/>
          </w:rPr>
          <w:t>ежу</w:t>
        </w:r>
      </w:ins>
      <w:ins w:id="579" w:author="Екатерина Луткова" w:date="2016-04-01T17:47:00Z">
        <w:r>
          <w:rPr>
            <w:lang w:eastAsia="ru-RU"/>
          </w:rPr>
          <w:t xml:space="preserve"> из модуля «</w:t>
        </w:r>
      </w:ins>
      <w:ins w:id="580" w:author="Екатерина Луткова" w:date="2016-04-01T17:48:00Z">
        <w:r>
          <w:rPr>
            <w:lang w:eastAsia="ru-RU"/>
          </w:rPr>
          <w:t>Чертежи</w:t>
        </w:r>
      </w:ins>
      <w:ins w:id="581" w:author="Екатерина Луткова" w:date="2016-04-01T17:47:00Z">
        <w:r>
          <w:rPr>
            <w:lang w:eastAsia="ru-RU"/>
          </w:rPr>
          <w:t>»</w:t>
        </w:r>
      </w:ins>
      <w:ins w:id="582" w:author="Екатерина Луткова" w:date="2016-04-01T17:48:00Z">
        <w:r>
          <w:rPr>
            <w:lang w:eastAsia="ru-RU"/>
          </w:rPr>
          <w:t>.</w:t>
        </w:r>
      </w:ins>
    </w:p>
    <w:p w14:paraId="02BD7BF8" w14:textId="73C84C50" w:rsidR="005A4B34" w:rsidRDefault="005A4B34">
      <w:pPr>
        <w:ind w:firstLine="708"/>
        <w:rPr>
          <w:ins w:id="583" w:author="Екатерина Луткова" w:date="2016-04-01T17:50:00Z"/>
          <w:lang w:eastAsia="ru-RU"/>
        </w:rPr>
        <w:pPrChange w:id="584" w:author="Екатерина Луткова" w:date="2016-04-01T17:19:00Z">
          <w:pPr>
            <w:pStyle w:val="3"/>
            <w:ind w:firstLine="708"/>
          </w:pPr>
        </w:pPrChange>
      </w:pPr>
      <w:ins w:id="585" w:author="Екатерина Луткова" w:date="2016-04-01T17:48:00Z">
        <w:r>
          <w:rPr>
            <w:lang w:eastAsia="ru-RU"/>
          </w:rPr>
          <w:t xml:space="preserve">% доли прямых затрат = </w:t>
        </w:r>
      </w:ins>
      <w:ins w:id="586" w:author="Екатерина Луткова" w:date="2016-04-01T17:49:00Z">
        <w:r>
          <w:rPr>
            <w:lang w:eastAsia="ru-RU"/>
          </w:rPr>
          <w:t>«</w:t>
        </w:r>
      </w:ins>
      <w:ins w:id="587" w:author="Екатерина Луткова" w:date="2016-04-01T17:48:00Z">
        <w:r>
          <w:rPr>
            <w:lang w:eastAsia="ru-RU"/>
          </w:rPr>
          <w:t>по калькуляции</w:t>
        </w:r>
      </w:ins>
      <w:ins w:id="588" w:author="Екатерина Луткова" w:date="2016-04-01T17:49:00Z">
        <w:r>
          <w:rPr>
            <w:lang w:eastAsia="ru-RU"/>
          </w:rPr>
          <w:t xml:space="preserve"> на шт.»</w:t>
        </w:r>
      </w:ins>
      <w:ins w:id="589" w:author="Екатерина Луткова" w:date="2016-04-01T17:50:00Z">
        <w:r>
          <w:rPr>
            <w:lang w:eastAsia="ru-RU"/>
          </w:rPr>
          <w:t xml:space="preserve"> </w:t>
        </w:r>
      </w:ins>
      <w:ins w:id="590" w:author="Екатерина Луткова" w:date="2016-04-01T17:48:00Z">
        <w:r>
          <w:rPr>
            <w:lang w:eastAsia="ru-RU"/>
          </w:rPr>
          <w:t>*</w:t>
        </w:r>
      </w:ins>
      <w:ins w:id="591" w:author="Екатерина Луткова" w:date="2016-04-01T17:50:00Z">
        <w:r>
          <w:rPr>
            <w:lang w:eastAsia="ru-RU"/>
          </w:rPr>
          <w:t xml:space="preserve"> </w:t>
        </w:r>
      </w:ins>
      <w:ins w:id="592" w:author="Екатерина Луткова" w:date="2016-04-01T17:48:00Z">
        <w:r>
          <w:rPr>
            <w:lang w:eastAsia="ru-RU"/>
          </w:rPr>
          <w:t>100</w:t>
        </w:r>
      </w:ins>
      <w:ins w:id="593" w:author="Екатерина Луткова" w:date="2016-04-01T17:50:00Z">
        <w:r>
          <w:rPr>
            <w:lang w:eastAsia="ru-RU"/>
          </w:rPr>
          <w:t xml:space="preserve"> </w:t>
        </w:r>
      </w:ins>
      <w:ins w:id="594" w:author="Екатерина Луткова" w:date="2016-04-01T17:49:00Z">
        <w:r w:rsidRPr="005A4B34">
          <w:rPr>
            <w:lang w:eastAsia="ru-RU"/>
            <w:rPrChange w:id="595" w:author="Екатерина Луткова" w:date="2016-04-01T17:49:00Z">
              <w:rPr>
                <w:lang w:val="en-US" w:eastAsia="ru-RU"/>
              </w:rPr>
            </w:rPrChange>
          </w:rPr>
          <w:t>/</w:t>
        </w:r>
      </w:ins>
      <w:ins w:id="596" w:author="Екатерина Луткова" w:date="2016-04-01T17:50:00Z">
        <w:r>
          <w:rPr>
            <w:lang w:eastAsia="ru-RU"/>
          </w:rPr>
          <w:t xml:space="preserve"> «цена».</w:t>
        </w:r>
      </w:ins>
    </w:p>
    <w:p w14:paraId="1E245B1E" w14:textId="4831DDF6" w:rsidR="005A4B34" w:rsidRDefault="005A4B34">
      <w:pPr>
        <w:spacing w:line="480" w:lineRule="auto"/>
        <w:ind w:firstLine="708"/>
        <w:rPr>
          <w:ins w:id="597" w:author="Екатерина Луткова" w:date="2016-04-01T17:50:00Z"/>
          <w:lang w:eastAsia="ru-RU"/>
        </w:rPr>
        <w:pPrChange w:id="598" w:author="Екатерина Луткова" w:date="2016-04-01T17:50:00Z">
          <w:pPr>
            <w:pStyle w:val="3"/>
            <w:ind w:firstLine="708"/>
          </w:pPr>
        </w:pPrChange>
      </w:pPr>
      <w:ins w:id="599" w:author="Екатерина Луткова" w:date="2016-04-01T17:50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757FF048" w14:textId="4A9E58D7" w:rsidR="005A4B34" w:rsidRDefault="005A4B34">
      <w:pPr>
        <w:spacing w:line="480" w:lineRule="auto"/>
        <w:ind w:firstLine="708"/>
        <w:rPr>
          <w:ins w:id="600" w:author="Екатерина Луткова" w:date="2016-04-01T17:57:00Z"/>
          <w:lang w:eastAsia="ru-RU"/>
        </w:rPr>
        <w:pPrChange w:id="601" w:author="Екатерина Луткова" w:date="2016-04-01T17:50:00Z">
          <w:pPr>
            <w:pStyle w:val="3"/>
            <w:ind w:firstLine="708"/>
          </w:pPr>
        </w:pPrChange>
      </w:pPr>
      <w:ins w:id="602" w:author="Екатерина Луткова" w:date="2016-04-01T17:51:00Z">
        <w:r>
          <w:rPr>
            <w:lang w:eastAsia="ru-RU"/>
          </w:rPr>
          <w:t>Сумма на прочие расходы = «сумма по заявке» - «Всего по калькуляции»</w:t>
        </w:r>
      </w:ins>
      <w:ins w:id="603" w:author="Екатерина Луткова" w:date="2016-04-01T17:52:00Z">
        <w:r>
          <w:rPr>
            <w:lang w:eastAsia="ru-RU"/>
          </w:rPr>
          <w:t>.</w:t>
        </w:r>
      </w:ins>
    </w:p>
    <w:p w14:paraId="2D4CA256" w14:textId="6FFC99C7" w:rsidR="005A4B34" w:rsidRDefault="005A4B34">
      <w:pPr>
        <w:spacing w:line="480" w:lineRule="auto"/>
        <w:ind w:firstLine="708"/>
        <w:rPr>
          <w:ins w:id="604" w:author="Екатерина Луткова" w:date="2016-04-01T17:53:00Z"/>
          <w:lang w:eastAsia="ru-RU"/>
        </w:rPr>
        <w:pPrChange w:id="605" w:author="Екатерина Луткова" w:date="2016-04-01T17:50:00Z">
          <w:pPr>
            <w:pStyle w:val="3"/>
            <w:ind w:firstLine="708"/>
          </w:pPr>
        </w:pPrChange>
      </w:pPr>
      <w:ins w:id="606" w:author="Екатерина Луткова" w:date="2016-04-01T17:57:00Z">
        <w:r w:rsidRPr="00151AD7">
          <w:rPr>
            <w:noProof/>
            <w:lang w:eastAsia="ru-RU"/>
          </w:rPr>
          <w:lastRenderedPageBreak/>
          <w:drawing>
            <wp:inline distT="0" distB="0" distL="0" distR="0" wp14:anchorId="48A44DA5" wp14:editId="62439193">
              <wp:extent cx="6438900" cy="3251728"/>
              <wp:effectExtent l="0" t="0" r="0" b="635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4916E3" w14:textId="77777777" w:rsidR="005A4B34" w:rsidRDefault="005A4B34">
      <w:pPr>
        <w:pStyle w:val="3"/>
        <w:ind w:firstLine="708"/>
        <w:rPr>
          <w:ins w:id="607" w:author="Екатерина Луткова" w:date="2016-04-01T17:55:00Z"/>
          <w:lang w:eastAsia="ru-RU"/>
        </w:rPr>
      </w:pPr>
      <w:ins w:id="608" w:author="Екатерина Луткова" w:date="2016-04-01T17:54:00Z">
        <w:r>
          <w:rPr>
            <w:lang w:eastAsia="ru-RU"/>
          </w:rPr>
          <w:t xml:space="preserve">4.4.9 </w:t>
        </w:r>
      </w:ins>
      <w:ins w:id="609" w:author="Екатерина Луткова" w:date="2016-04-01T17:53:00Z">
        <w:r>
          <w:rPr>
            <w:lang w:eastAsia="ru-RU"/>
          </w:rPr>
          <w:t xml:space="preserve">Реестр </w:t>
        </w:r>
      </w:ins>
      <w:ins w:id="610" w:author="Екатерина Луткова" w:date="2016-04-01T17:55:00Z">
        <w:r>
          <w:rPr>
            <w:lang w:eastAsia="ru-RU"/>
          </w:rPr>
          <w:t xml:space="preserve">по всем заявкам (% доли прямых </w:t>
        </w:r>
        <w:proofErr w:type="spellStart"/>
        <w:r>
          <w:rPr>
            <w:lang w:eastAsia="ru-RU"/>
          </w:rPr>
          <w:t>завтрат</w:t>
        </w:r>
        <w:proofErr w:type="spellEnd"/>
        <w:r>
          <w:rPr>
            <w:lang w:eastAsia="ru-RU"/>
          </w:rPr>
          <w:t>)</w:t>
        </w:r>
      </w:ins>
      <w:ins w:id="611" w:author="Екатерина Луткова" w:date="2016-04-01T17:53:00Z">
        <w:r>
          <w:rPr>
            <w:lang w:eastAsia="ru-RU"/>
          </w:rPr>
          <w:t>.</w:t>
        </w:r>
      </w:ins>
    </w:p>
    <w:p w14:paraId="5FC12719" w14:textId="7EA5E833" w:rsidR="005A4B34" w:rsidRDefault="005A4B34">
      <w:pPr>
        <w:spacing w:line="480" w:lineRule="auto"/>
        <w:ind w:firstLine="708"/>
        <w:rPr>
          <w:ins w:id="612" w:author="Екатерина Луткова" w:date="2016-04-01T17:55:00Z"/>
          <w:lang w:eastAsia="ru-RU"/>
        </w:rPr>
        <w:pPrChange w:id="613" w:author="Екатерина Луткова" w:date="2016-04-01T17:50:00Z">
          <w:pPr>
            <w:pStyle w:val="3"/>
            <w:ind w:firstLine="708"/>
          </w:pPr>
        </w:pPrChange>
      </w:pPr>
      <w:ins w:id="614" w:author="Екатерина Луткова" w:date="2016-04-01T17:53:00Z">
        <w:r>
          <w:rPr>
            <w:lang w:eastAsia="ru-RU"/>
          </w:rPr>
          <w:t>Содержит следующие поля:</w:t>
        </w:r>
      </w:ins>
    </w:p>
    <w:p w14:paraId="3DC9F951" w14:textId="3A2A09A7" w:rsidR="005A4B34" w:rsidRDefault="005A4B34">
      <w:pPr>
        <w:spacing w:line="480" w:lineRule="auto"/>
        <w:ind w:firstLine="708"/>
        <w:rPr>
          <w:ins w:id="615" w:author="Екатерина Луткова" w:date="2016-04-01T17:56:00Z"/>
          <w:lang w:eastAsia="ru-RU"/>
        </w:rPr>
        <w:pPrChange w:id="616" w:author="Екатерина Луткова" w:date="2016-04-01T17:50:00Z">
          <w:pPr>
            <w:pStyle w:val="3"/>
            <w:ind w:firstLine="708"/>
          </w:pPr>
        </w:pPrChange>
      </w:pPr>
      <w:ins w:id="617" w:author="Екатерина Луткова" w:date="2016-04-01T17:56:00Z">
        <w:r>
          <w:rPr>
            <w:lang w:eastAsia="ru-RU"/>
          </w:rPr>
          <w:t>№ заявки;</w:t>
        </w:r>
      </w:ins>
    </w:p>
    <w:p w14:paraId="63CFE8FC" w14:textId="79C11A0A" w:rsidR="005A4B34" w:rsidRDefault="005A4B34">
      <w:pPr>
        <w:spacing w:line="480" w:lineRule="auto"/>
        <w:ind w:firstLine="708"/>
        <w:rPr>
          <w:ins w:id="618" w:author="Екатерина Луткова" w:date="2016-04-01T17:57:00Z"/>
          <w:lang w:eastAsia="ru-RU"/>
        </w:rPr>
        <w:pPrChange w:id="619" w:author="Екатерина Луткова" w:date="2016-04-01T17:50:00Z">
          <w:pPr>
            <w:pStyle w:val="3"/>
            <w:ind w:firstLine="708"/>
          </w:pPr>
        </w:pPrChange>
      </w:pPr>
      <w:ins w:id="620" w:author="Екатерина Луткова" w:date="2016-04-01T17:56:00Z">
        <w:r>
          <w:rPr>
            <w:lang w:eastAsia="ru-RU"/>
          </w:rPr>
          <w:t>% доли прямых затрат по всей заявке.</w:t>
        </w:r>
      </w:ins>
    </w:p>
    <w:p w14:paraId="6C548D98" w14:textId="02C8E42D" w:rsidR="005A4B34" w:rsidRDefault="005A4B34">
      <w:pPr>
        <w:spacing w:line="480" w:lineRule="auto"/>
        <w:ind w:firstLine="708"/>
        <w:rPr>
          <w:ins w:id="621" w:author="Екатерина Луткова" w:date="2016-04-01T17:53:00Z"/>
          <w:lang w:eastAsia="ru-RU"/>
        </w:rPr>
        <w:pPrChange w:id="622" w:author="Екатерина Луткова" w:date="2016-04-01T17:50:00Z">
          <w:pPr>
            <w:pStyle w:val="3"/>
            <w:ind w:firstLine="708"/>
          </w:pPr>
        </w:pPrChange>
      </w:pPr>
      <w:ins w:id="623" w:author="Екатерина Луткова" w:date="2016-04-01T17:57:00Z">
        <w:r>
          <w:rPr>
            <w:lang w:eastAsia="ru-RU"/>
          </w:rPr>
          <w:t>Формируется за заданный период.</w:t>
        </w:r>
      </w:ins>
    </w:p>
    <w:p w14:paraId="043C2208" w14:textId="5EA036E8" w:rsidR="00836695" w:rsidRPr="00DC1026" w:rsidDel="005A4B34" w:rsidRDefault="00836695">
      <w:pPr>
        <w:rPr>
          <w:del w:id="624" w:author="Екатерина Луткова" w:date="2016-04-01T17:57:00Z"/>
          <w:lang w:eastAsia="ru-RU"/>
        </w:rPr>
        <w:pPrChange w:id="625" w:author="Екатерина Луткова" w:date="2016-04-01T17:15:00Z">
          <w:pPr>
            <w:pStyle w:val="3"/>
            <w:ind w:firstLine="708"/>
          </w:pPr>
        </w:pPrChange>
      </w:pPr>
    </w:p>
    <w:p w14:paraId="5280B914" w14:textId="4367487C" w:rsidR="00FB39AE" w:rsidDel="005A4B34" w:rsidRDefault="00FB39AE" w:rsidP="00FB39AE">
      <w:pPr>
        <w:rPr>
          <w:del w:id="626" w:author="Екатерина Луткова" w:date="2016-04-01T17:57:00Z"/>
          <w:lang w:eastAsia="ru-RU"/>
        </w:rPr>
      </w:pPr>
      <w:del w:id="627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628" w:author="Екатерина Луткова" w:date="2016-04-01T17:18:00Z"/>
          <w:lang w:eastAsia="ru-RU"/>
        </w:rPr>
      </w:pPr>
      <w:del w:id="629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630" w:author="Екатерина Луткова" w:date="2016-04-01T17:18:00Z"/>
          <w:lang w:eastAsia="ru-RU"/>
        </w:rPr>
      </w:pPr>
      <w:del w:id="631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632" w:author="Екатерина Луткова" w:date="2016-04-01T17:18:00Z"/>
          <w:lang w:eastAsia="ru-RU"/>
        </w:rPr>
      </w:pPr>
      <w:del w:id="633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634" w:author="Екатерина Луткова" w:date="2016-04-01T17:18:00Z"/>
          <w:lang w:eastAsia="ru-RU"/>
        </w:rPr>
      </w:pPr>
      <w:del w:id="635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636" w:author="Екатерина Луткова" w:date="2016-04-01T17:18:00Z"/>
        </w:rPr>
      </w:pPr>
      <w:del w:id="637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638" w:author="Екатерина Луткова" w:date="2016-04-01T17:18:00Z"/>
        </w:rPr>
      </w:pPr>
      <w:del w:id="639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640" w:author="Екатерина Луткова" w:date="2016-04-01T17:18:00Z"/>
        </w:rPr>
      </w:pPr>
      <w:del w:id="641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642" w:author="Екатерина Луткова" w:date="2016-04-01T17:18:00Z"/>
        </w:rPr>
      </w:pPr>
      <w:del w:id="643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644" w:author="Екатерина Луткова" w:date="2016-04-01T17:18:00Z"/>
        </w:rPr>
      </w:pPr>
      <w:del w:id="645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646" w:author="Екатерина Луткова" w:date="2016-04-01T17:18:00Z"/>
          <w:lang w:eastAsia="ru-RU"/>
        </w:rPr>
      </w:pPr>
      <w:del w:id="647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648" w:author="Екатерина Луткова" w:date="2016-04-01T17:18:00Z"/>
          <w:lang w:eastAsia="ru-RU"/>
        </w:rPr>
      </w:pPr>
      <w:del w:id="649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650" w:author="Екатерина Луткова" w:date="2016-04-01T17:18:00Z"/>
          <w:lang w:eastAsia="ru-RU"/>
        </w:rPr>
      </w:pPr>
      <w:del w:id="6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652" w:author="Екатерина Луткова" w:date="2016-04-01T17:18:00Z"/>
        </w:rPr>
      </w:pPr>
      <w:del w:id="653" w:author="Екатерина Луткова" w:date="2016-04-01T17:18:00Z">
        <w:r w:rsidDel="00836695">
          <w:lastRenderedPageBreak/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654" w:author="Екатерина Луткова" w:date="2016-04-01T17:18:00Z"/>
        </w:rPr>
      </w:pPr>
      <w:del w:id="655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656" w:author="Екатерина Луткова" w:date="2016-04-01T17:18:00Z"/>
        </w:rPr>
      </w:pPr>
      <w:del w:id="657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658" w:author="Екатерина Луткова" w:date="2016-04-01T17:18:00Z"/>
          <w:lang w:eastAsia="ru-RU"/>
        </w:rPr>
      </w:pPr>
      <w:del w:id="659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660" w:author="Екатерина Луткова" w:date="2016-04-01T17:18:00Z"/>
          <w:lang w:eastAsia="ru-RU"/>
        </w:rPr>
      </w:pPr>
      <w:del w:id="661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496C88FB" w:rsidR="001E1753" w:rsidRDefault="00DC00B3" w:rsidP="001E1753">
      <w:pPr>
        <w:pStyle w:val="3"/>
        <w:ind w:firstLine="708"/>
        <w:rPr>
          <w:lang w:eastAsia="ru-RU"/>
        </w:rPr>
      </w:pPr>
      <w:bookmarkStart w:id="662" w:name="_Toc446599515"/>
      <w:del w:id="663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r w:rsidR="001E1753">
        <w:rPr>
          <w:lang w:eastAsia="ru-RU"/>
        </w:rPr>
        <w:t>4.4.</w:t>
      </w:r>
      <w:ins w:id="664" w:author="Екатерина Луткова" w:date="2016-04-01T17:56:00Z">
        <w:r w:rsidR="005A4B34">
          <w:rPr>
            <w:lang w:eastAsia="ru-RU"/>
          </w:rPr>
          <w:t>10</w:t>
        </w:r>
      </w:ins>
      <w:del w:id="665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r w:rsidR="001E1753">
        <w:rPr>
          <w:lang w:eastAsia="ru-RU"/>
        </w:rPr>
        <w:t xml:space="preserve"> Сводный отчет по номеру чертежа</w:t>
      </w:r>
      <w:bookmarkEnd w:id="662"/>
    </w:p>
    <w:p w14:paraId="0E6A392F" w14:textId="1C2065C4" w:rsidR="00910A02" w:rsidRDefault="001E1753" w:rsidP="001E1753">
      <w:pPr>
        <w:spacing w:before="100" w:beforeAutospacing="1" w:after="100" w:afterAutospacing="1" w:line="360" w:lineRule="auto"/>
        <w:jc w:val="both"/>
        <w:rPr>
          <w:ins w:id="666" w:author="Екатерина Луткова" w:date="2016-04-01T17:01:00Z"/>
          <w:lang w:eastAsia="ru-RU"/>
        </w:rPr>
      </w:pPr>
      <w:r>
        <w:rPr>
          <w:lang w:eastAsia="ru-RU"/>
        </w:rPr>
        <w:t>Данный отчет содержит следующую информацию по заявкам:</w:t>
      </w:r>
    </w:p>
    <w:p w14:paraId="3CF558E4" w14:textId="77408BB1" w:rsidR="00910A02" w:rsidRDefault="00910A0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lang w:eastAsia="ru-RU"/>
        </w:rPr>
        <w:pPrChange w:id="667" w:author="Екатерина Луткова" w:date="2016-04-01T17:01:00Z">
          <w:pPr>
            <w:spacing w:before="100" w:beforeAutospacing="1" w:after="100" w:afterAutospacing="1" w:line="360" w:lineRule="auto"/>
            <w:jc w:val="both"/>
          </w:pPr>
        </w:pPrChange>
      </w:pPr>
      <w:ins w:id="668" w:author="Екатерина Луткова" w:date="2016-04-01T17:01:00Z">
        <w:r>
          <w:rPr>
            <w:lang w:eastAsia="ru-RU"/>
          </w:rPr>
          <w:t>№ чертежа;</w:t>
        </w:r>
      </w:ins>
    </w:p>
    <w:p w14:paraId="21ECD1B1" w14:textId="129E0EA7" w:rsidR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69" w:author="Екатерина Луткова" w:date="2016-04-01T16:59:00Z"/>
          <w:lang w:eastAsia="ru-RU"/>
        </w:rPr>
      </w:pPr>
      <w:del w:id="67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ins w:id="671" w:author="Екатерина Луткова" w:date="2016-04-01T16:59:00Z">
        <w:r w:rsidR="00910A02">
          <w:rPr>
            <w:lang w:eastAsia="ru-RU"/>
          </w:rPr>
          <w:t>Наименование детали;</w:t>
        </w:r>
      </w:ins>
    </w:p>
    <w:p w14:paraId="6E66810C" w14:textId="65D62BC6" w:rsidR="00910A02" w:rsidRDefault="00910A02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72" w:author="Екатерина Луткова" w:date="2016-04-01T16:59:00Z"/>
          <w:lang w:eastAsia="ru-RU"/>
        </w:rPr>
      </w:pPr>
      <w:ins w:id="673" w:author="Екатерина Луткова" w:date="2016-04-01T16:59:00Z">
        <w:r>
          <w:rPr>
            <w:lang w:eastAsia="ru-RU"/>
          </w:rPr>
          <w:t>Группа;</w:t>
        </w:r>
      </w:ins>
    </w:p>
    <w:p w14:paraId="645A2956" w14:textId="05D1C8B6" w:rsidR="00910A02" w:rsidRDefault="00910A0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ins w:id="674" w:author="Екатерина Луткова" w:date="2016-04-01T17:00:00Z">
        <w:r>
          <w:rPr>
            <w:lang w:eastAsia="ru-RU"/>
          </w:rPr>
          <w:t>Номер заявки;</w:t>
        </w:r>
      </w:ins>
    </w:p>
    <w:p w14:paraId="1DCA8BC5" w14:textId="77777777" w:rsidR="001E1753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Дата составления заявки;</w:t>
      </w:r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5" w:author="Екатерина Луткова" w:date="2016-04-01T17:00:00Z"/>
          <w:lang w:eastAsia="ru-RU"/>
        </w:rPr>
      </w:pPr>
      <w:del w:id="676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7" w:author="Екатерина Луткова" w:date="2016-04-01T17:00:00Z"/>
          <w:lang w:eastAsia="ru-RU"/>
        </w:rPr>
      </w:pPr>
      <w:del w:id="678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79" w:author="Екатерина Луткова" w:date="2016-04-01T17:00:00Z"/>
          <w:lang w:eastAsia="ru-RU"/>
        </w:rPr>
      </w:pPr>
      <w:del w:id="680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77777777" w:rsidR="001E1753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5F340D93" w14:textId="3A48FA2F" w:rsidR="00FB39AE" w:rsidRPr="00FB39AE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681" w:author="Екатерина Луткова" w:date="2016-04-01T17:59:00Z">
        <w:r w:rsidR="00495E8B">
          <w:rPr>
            <w:lang w:eastAsia="ru-RU"/>
          </w:rPr>
          <w:t>за заданный период.</w:t>
        </w:r>
      </w:ins>
      <w:del w:id="68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683" w:name="_Toc446599516"/>
      <w:r>
        <w:rPr>
          <w:lang w:eastAsia="ru-RU"/>
        </w:rPr>
        <w:t>Подготовка производства. Модуль «Чертежи»</w:t>
      </w:r>
      <w:bookmarkEnd w:id="68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68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85" w:author="Екатерина Луткова" w:date="2016-04-12T10:54:00Z">
        <w:r>
          <w:rPr>
            <w:lang w:eastAsia="ru-RU"/>
          </w:rPr>
          <w:t xml:space="preserve">Все имеющиеся чертежи открываются нажатием кнопки «Реестр». Здесь выводятся </w:t>
        </w:r>
        <w:proofErr w:type="gramStart"/>
        <w:r>
          <w:rPr>
            <w:lang w:eastAsia="ru-RU"/>
          </w:rPr>
          <w:t>последние</w:t>
        </w:r>
        <w:proofErr w:type="gramEnd"/>
        <w:r>
          <w:rPr>
            <w:lang w:eastAsia="ru-RU"/>
          </w:rPr>
          <w:t xml:space="preserve"> 15 заведенных чертежей</w:t>
        </w:r>
      </w:ins>
      <w:ins w:id="68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68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688" w:author="Екатерина Луткова" w:date="2016-04-01T16:47:00Z"/>
          <w:noProof/>
          <w:lang w:eastAsia="ru-RU"/>
        </w:rPr>
        <w:pPrChange w:id="68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9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69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69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69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69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69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12EB939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696" w:author="Екатерина Луткова" w:date="2016-04-01T16:50:00Z"/>
          <w:lang w:eastAsia="ru-RU"/>
        </w:rPr>
      </w:pPr>
      <w:r>
        <w:rPr>
          <w:lang w:eastAsia="ru-RU"/>
        </w:rPr>
        <w:t xml:space="preserve">Поля: </w:t>
      </w:r>
      <w:commentRangeStart w:id="697"/>
      <w:r>
        <w:rPr>
          <w:lang w:eastAsia="ru-RU"/>
        </w:rPr>
        <w:t>группа</w:t>
      </w:r>
      <w:commentRangeEnd w:id="697"/>
      <w:r w:rsidR="00C908A7">
        <w:rPr>
          <w:rStyle w:val="af0"/>
        </w:rPr>
        <w:commentReference w:id="697"/>
      </w:r>
      <w:ins w:id="698" w:author="Екатерина Луткова" w:date="2016-04-12T10:55:00Z">
        <w:r w:rsidR="00507E59">
          <w:rPr>
            <w:lang w:eastAsia="ru-RU"/>
          </w:rPr>
          <w:t xml:space="preserve"> (понятие группа есть и в справочнике «Оснастка» и в справочнике «Группы» </w:t>
        </w:r>
        <w:proofErr w:type="gramStart"/>
        <w:r w:rsidR="00507E59">
          <w:rPr>
            <w:lang w:eastAsia="ru-RU"/>
          </w:rPr>
          <w:t>-э</w:t>
        </w:r>
        <w:proofErr w:type="gramEnd"/>
        <w:r w:rsidR="00507E59">
          <w:rPr>
            <w:lang w:eastAsia="ru-RU"/>
          </w:rPr>
          <w:t>то одна и та же группа</w:t>
        </w:r>
      </w:ins>
      <w:ins w:id="699" w:author="Екатерина Луткова" w:date="2016-04-12T10:56:00Z">
        <w:r w:rsidR="00507E59">
          <w:rPr>
            <w:lang w:eastAsia="ru-RU"/>
          </w:rPr>
          <w:t>, здесь я думаю логичнее выбирать ее из справочника «Группы»)</w:t>
        </w:r>
      </w:ins>
      <w:r>
        <w:rPr>
          <w:lang w:eastAsia="ru-RU"/>
        </w:rPr>
        <w:t xml:space="preserve">, наименование детали, доп. информация, материал по паспорту, материал, единицы измерения, </w:t>
      </w:r>
      <w:commentRangeStart w:id="700"/>
      <w:r>
        <w:rPr>
          <w:lang w:eastAsia="ru-RU"/>
        </w:rPr>
        <w:t>код</w:t>
      </w:r>
      <w:ins w:id="70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70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703" w:author="Екатерина Луткова" w:date="2016-04-12T10:58:00Z">
        <w:r w:rsidR="00507E59">
          <w:rPr>
            <w:lang w:eastAsia="ru-RU"/>
          </w:rPr>
          <w:t xml:space="preserve">, можно сделать так – выбрав единицы измерения, код будет подтягиваться автоматически из того </w:t>
        </w:r>
        <w:proofErr w:type="gramStart"/>
        <w:r w:rsidR="00507E59">
          <w:rPr>
            <w:lang w:eastAsia="ru-RU"/>
          </w:rPr>
          <w:t>же</w:t>
        </w:r>
        <w:proofErr w:type="gramEnd"/>
        <w:r w:rsidR="00507E59">
          <w:rPr>
            <w:lang w:eastAsia="ru-RU"/>
          </w:rPr>
          <w:t xml:space="preserve"> справочника)</w:t>
        </w:r>
      </w:ins>
      <w:r>
        <w:rPr>
          <w:lang w:eastAsia="ru-RU"/>
        </w:rPr>
        <w:t>,</w:t>
      </w:r>
      <w:commentRangeEnd w:id="700"/>
      <w:r w:rsidR="006F1FFF">
        <w:rPr>
          <w:rStyle w:val="af0"/>
        </w:rPr>
        <w:commentReference w:id="700"/>
      </w:r>
      <w:r>
        <w:rPr>
          <w:lang w:eastAsia="ru-RU"/>
        </w:rPr>
        <w:t xml:space="preserve"> оснастка</w:t>
      </w:r>
      <w:ins w:id="70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70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706" w:author="Екатерина Луткова" w:date="2016-04-12T11:02:00Z">
        <w:r w:rsidR="00507E59">
          <w:rPr>
            <w:lang w:eastAsia="ru-RU"/>
          </w:rPr>
          <w:t>Оснастка</w:t>
        </w:r>
      </w:ins>
      <w:ins w:id="707" w:author="Екатерина Луткова" w:date="2016-04-12T11:01:00Z">
        <w:r w:rsidR="00507E59">
          <w:rPr>
            <w:lang w:eastAsia="ru-RU"/>
          </w:rPr>
          <w:t>»</w:t>
        </w:r>
      </w:ins>
      <w:ins w:id="70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709" w:author="Екатерина Луткова" w:date="2016-04-12T11:03:00Z">
        <w:r w:rsidR="00507E59">
          <w:rPr>
            <w:lang w:eastAsia="ru-RU"/>
          </w:rPr>
          <w:t>с</w:t>
        </w:r>
      </w:ins>
      <w:ins w:id="710" w:author="Екатерина Луткова" w:date="2016-04-12T11:02:00Z">
        <w:r w:rsidR="00507E59">
          <w:rPr>
            <w:lang w:eastAsia="ru-RU"/>
          </w:rPr>
          <w:t>тку</w:t>
        </w:r>
      </w:ins>
      <w:ins w:id="71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</w:t>
      </w:r>
      <w:commentRangeStart w:id="712"/>
      <w:proofErr w:type="gramStart"/>
      <w:r w:rsidR="00CE177C">
        <w:rPr>
          <w:lang w:eastAsia="ru-RU"/>
        </w:rPr>
        <w:t>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</w:t>
      </w:r>
      <w:commentRangeEnd w:id="712"/>
      <w:r w:rsidR="00E457D0">
        <w:rPr>
          <w:rStyle w:val="af0"/>
        </w:rPr>
        <w:commentReference w:id="712"/>
      </w:r>
      <w:r>
        <w:rPr>
          <w:lang w:eastAsia="ru-RU"/>
        </w:rPr>
        <w:t xml:space="preserve">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</w:t>
      </w:r>
      <w:commentRangeStart w:id="713"/>
      <w:r>
        <w:rPr>
          <w:lang w:eastAsia="ru-RU"/>
        </w:rPr>
        <w:t>9</w:t>
      </w:r>
      <w:commentRangeEnd w:id="713"/>
      <w:r w:rsidR="004D624E">
        <w:rPr>
          <w:rStyle w:val="af0"/>
        </w:rPr>
        <w:commentReference w:id="713"/>
      </w:r>
      <w:r w:rsidRPr="0078778D">
        <w:rPr>
          <w:lang w:eastAsia="ru-RU"/>
        </w:rPr>
        <w:t>]</w:t>
      </w:r>
      <w:ins w:id="714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715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716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</w:t>
        </w:r>
        <w:proofErr w:type="spellStart"/>
        <w:r w:rsidR="00A46F39">
          <w:rPr>
            <w:lang w:eastAsia="ru-RU"/>
          </w:rPr>
          <w:t>гнездность</w:t>
        </w:r>
        <w:proofErr w:type="spellEnd"/>
        <w:r w:rsidR="00A46F39">
          <w:rPr>
            <w:lang w:eastAsia="ru-RU"/>
          </w:rPr>
          <w:t>)</w:t>
        </w:r>
      </w:ins>
      <w:ins w:id="717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автоматически, так же есть возможность вручную поменять данные поля</w:t>
        </w:r>
      </w:ins>
      <w:ins w:id="718" w:author="Екатерина Луткова" w:date="2016-04-12T11:06:00Z">
        <w:r w:rsidR="00A46F39">
          <w:rPr>
            <w:lang w:eastAsia="ru-RU"/>
          </w:rPr>
          <w:t>.</w:t>
        </w:r>
      </w:ins>
      <w:del w:id="719" w:author="Екатерина Луткова" w:date="2016-04-12T11:04:00Z">
        <w:r w:rsidDel="00A46F39">
          <w:rPr>
            <w:lang w:eastAsia="ru-RU"/>
          </w:rPr>
          <w:delText>.</w:delText>
        </w:r>
      </w:del>
      <w:proofErr w:type="gramEnd"/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720" w:author="Екатерина Луткова" w:date="2016-04-01T16:52:00Z">
        <w:r>
          <w:rPr>
            <w:lang w:eastAsia="ru-RU"/>
          </w:rPr>
          <w:t>!!!</w:t>
        </w:r>
      </w:ins>
      <w:ins w:id="721" w:author="Екатерина Луткова" w:date="2016-04-01T16:50:00Z">
        <w:r w:rsidR="00267722">
          <w:rPr>
            <w:lang w:eastAsia="ru-RU"/>
          </w:rPr>
          <w:t>Добавить поле «</w:t>
        </w:r>
        <w:commentRangeStart w:id="722"/>
        <w:r w:rsidR="00267722">
          <w:rPr>
            <w:lang w:eastAsia="ru-RU"/>
          </w:rPr>
          <w:t xml:space="preserve">Цена </w:t>
        </w:r>
      </w:ins>
      <w:ins w:id="72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commentRangeEnd w:id="722"/>
      <w:r w:rsidR="00E457D0">
        <w:rPr>
          <w:rStyle w:val="af0"/>
        </w:rPr>
        <w:commentReference w:id="722"/>
      </w:r>
      <w:ins w:id="72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725" w:author="Екатерина Луткова" w:date="2016-04-01T16:51:00Z">
        <w:r>
          <w:rPr>
            <w:lang w:eastAsia="ru-RU"/>
          </w:rPr>
          <w:t>«</w:t>
        </w:r>
      </w:ins>
      <w:ins w:id="726" w:author="Екатерина Луткова" w:date="2016-04-01T16:52:00Z">
        <w:r>
          <w:rPr>
            <w:lang w:eastAsia="ru-RU"/>
          </w:rPr>
          <w:t>Материалы</w:t>
        </w:r>
      </w:ins>
      <w:ins w:id="727" w:author="Екатерина Луткова" w:date="2016-04-01T16:51:00Z">
        <w:r>
          <w:rPr>
            <w:lang w:eastAsia="ru-RU"/>
          </w:rPr>
          <w:t>»</w:t>
        </w:r>
      </w:ins>
      <w:ins w:id="728" w:author="Екатерина Луткова" w:date="2016-04-01T16:52:00Z">
        <w:r>
          <w:rPr>
            <w:lang w:eastAsia="ru-RU"/>
          </w:rPr>
          <w:t>.</w:t>
        </w:r>
      </w:ins>
      <w:proofErr w:type="gramEnd"/>
      <w:ins w:id="72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73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73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73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 xml:space="preserve">. При заполнении плановой калькуляции ставится плановая цена, при последующем заполнении фактической калькуляции цена автоматически заменяется на </w:t>
      </w:r>
      <w:commentRangeStart w:id="733"/>
      <w:r>
        <w:rPr>
          <w:lang w:eastAsia="ru-RU"/>
        </w:rPr>
        <w:t>фактическую</w:t>
      </w:r>
      <w:commentRangeEnd w:id="733"/>
      <w:r w:rsidR="00E457D0">
        <w:rPr>
          <w:rStyle w:val="af0"/>
        </w:rPr>
        <w:commentReference w:id="733"/>
      </w:r>
      <w:r>
        <w:rPr>
          <w:lang w:eastAsia="ru-RU"/>
        </w:rPr>
        <w:t>.</w:t>
      </w:r>
      <w:ins w:id="734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735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36"/>
      <w:r>
        <w:rPr>
          <w:lang w:eastAsia="ru-RU"/>
        </w:rPr>
        <w:lastRenderedPageBreak/>
        <w:t>При нажатии на поле «Масса по чертежу» открывается окно «Расчет массы</w:t>
      </w:r>
      <w:commentRangeEnd w:id="736"/>
      <w:r w:rsidR="00D76793">
        <w:rPr>
          <w:rStyle w:val="af0"/>
        </w:rPr>
        <w:commentReference w:id="736"/>
      </w:r>
      <w:r>
        <w:rPr>
          <w:lang w:eastAsia="ru-RU"/>
        </w:rPr>
        <w:t xml:space="preserve">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737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</w:t>
      </w:r>
      <w:commentRangeStart w:id="738"/>
      <w:r>
        <w:rPr>
          <w:lang w:eastAsia="ru-RU"/>
        </w:rPr>
        <w:t>Размеры</w:t>
      </w:r>
      <w:commentRangeEnd w:id="738"/>
      <w:r w:rsidR="00E457D0">
        <w:rPr>
          <w:rStyle w:val="af0"/>
        </w:rPr>
        <w:commentReference w:id="738"/>
      </w:r>
      <w:r>
        <w:rPr>
          <w:lang w:eastAsia="ru-RU"/>
        </w:rPr>
        <w:t>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739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740" w:author="Екатерина Луткова" w:date="2016-04-12T11:31:00Z">
        <w:r w:rsidR="009F1258">
          <w:rPr>
            <w:lang w:eastAsia="ru-RU"/>
          </w:rPr>
          <w:t>П</w:t>
        </w:r>
      </w:ins>
      <w:ins w:id="741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742" w:author="Екатерина Луткова" w:date="2016-04-12T11:31:00Z">
        <w:r w:rsidR="000704E2">
          <w:rPr>
            <w:lang w:eastAsia="ru-RU"/>
          </w:rPr>
          <w:t>Размеры</w:t>
        </w:r>
      </w:ins>
      <w:ins w:id="743" w:author="Екатерина Луткова" w:date="2016-04-12T11:30:00Z">
        <w:r w:rsidR="000704E2">
          <w:rPr>
            <w:lang w:eastAsia="ru-RU"/>
          </w:rPr>
          <w:t>»</w:t>
        </w:r>
      </w:ins>
      <w:ins w:id="744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745"/>
      <w:r>
        <w:rPr>
          <w:lang w:eastAsia="ru-RU"/>
        </w:rPr>
        <w:t>Далее чертеж в электронном виде загружается нажатием на поле «Загрузка».</w:t>
      </w:r>
      <w:ins w:id="746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</w:t>
      </w:r>
      <w:commentRangeEnd w:id="745"/>
      <w:r w:rsidR="00E457D0">
        <w:rPr>
          <w:rStyle w:val="af0"/>
        </w:rPr>
        <w:commentReference w:id="745"/>
      </w:r>
      <w:r>
        <w:rPr>
          <w:lang w:eastAsia="ru-RU"/>
        </w:rPr>
        <w:t>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47" w:name="_Toc446599517"/>
      <w:r>
        <w:rPr>
          <w:lang w:eastAsia="ru-RU"/>
        </w:rPr>
        <w:t>Расчет массы</w:t>
      </w:r>
      <w:bookmarkEnd w:id="747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</w:t>
      </w:r>
      <w:commentRangeStart w:id="748"/>
      <w:r>
        <w:rPr>
          <w:lang w:eastAsia="ru-RU"/>
        </w:rPr>
        <w:t>Фп</w:t>
      </w:r>
      <w:proofErr w:type="gramStart"/>
      <w:r>
        <w:rPr>
          <w:lang w:eastAsia="ru-RU"/>
        </w:rPr>
        <w:t>1</w:t>
      </w:r>
      <w:proofErr w:type="gramEnd"/>
      <w:r>
        <w:rPr>
          <w:lang w:eastAsia="ru-RU"/>
        </w:rPr>
        <w:t>, Фп2 или Фп3</w:t>
      </w:r>
      <w:commentRangeEnd w:id="748"/>
      <w:r w:rsidR="005B2753">
        <w:rPr>
          <w:rStyle w:val="af0"/>
        </w:rPr>
        <w:commentReference w:id="748"/>
      </w:r>
      <w:r>
        <w:rPr>
          <w:lang w:eastAsia="ru-RU"/>
        </w:rPr>
        <w:t xml:space="preserve"> появляется окно «</w:t>
      </w:r>
      <w:ins w:id="749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750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>), вводятся необходимые размеры, нажимается кнопка «ОК» и масса автоматически считается по приведенным ниже формулам дл</w:t>
      </w:r>
      <w:bookmarkStart w:id="751" w:name="_GoBack"/>
      <w:bookmarkEnd w:id="751"/>
      <w:r>
        <w:rPr>
          <w:lang w:eastAsia="ru-RU"/>
        </w:rPr>
        <w:t xml:space="preserve">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52" w:name="_Toc446599518"/>
      <w:r>
        <w:rPr>
          <w:lang w:eastAsia="ru-RU"/>
        </w:rPr>
        <w:t>Технологическая карта</w:t>
      </w:r>
      <w:bookmarkEnd w:id="752"/>
    </w:p>
    <w:p w14:paraId="7A96974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Наименование, № детали появляются автоматически и соответствуют рассматриваемому чертежу.</w:t>
      </w:r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0553B97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выбирается необходимая оснастка для чертежа, количество форм и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 заполняются автоматически из справочника «Оснастка». Выход партии: количество форм*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>.</w:t>
      </w:r>
    </w:p>
    <w:p w14:paraId="77FF51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Марка материала выбирается из справочника «Материалы» </w:t>
      </w:r>
      <w:r w:rsidRPr="00FD45D6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4.3.1</w:t>
      </w:r>
      <w:r w:rsidRPr="00FD45D6">
        <w:rPr>
          <w:lang w:eastAsia="ru-RU"/>
        </w:rPr>
        <w:t>]</w:t>
      </w:r>
      <w:r>
        <w:rPr>
          <w:lang w:eastAsia="ru-RU"/>
        </w:rPr>
        <w:t xml:space="preserve">. ТУ (ГОСТ)-автоматически в соответствие материалу. </w:t>
      </w:r>
    </w:p>
    <w:p w14:paraId="18F93A7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>. Масса фактическая заносится вручную после изготовления и дальнейшего взвешивания.</w:t>
      </w:r>
    </w:p>
    <w:p w14:paraId="2C45B6B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</w:p>
    <w:p w14:paraId="097E3949" w14:textId="77777777" w:rsidR="0034245A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ins w:id="753" w:author="Екатерина Луткова" w:date="2016-04-01T17:11:00Z"/>
          <w:lang w:eastAsia="ru-RU"/>
        </w:rPr>
      </w:pPr>
      <w:r>
        <w:rPr>
          <w:lang w:eastAsia="ru-RU"/>
        </w:rPr>
        <w:t>В разделе «Нормирование времени» предусмотреть внесение вручную процессов (строки 3-4)</w:t>
      </w:r>
    </w:p>
    <w:p w14:paraId="132E9CC4" w14:textId="3F9F9223" w:rsidR="003E79F3" w:rsidRPr="00B41ECE" w:rsidRDefault="00836695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754" w:author="Екатерина Луткова" w:date="2016-04-01T17:11:00Z">
        <w:r>
          <w:rPr>
            <w:lang w:eastAsia="ru-RU"/>
          </w:rPr>
          <w:t>Внизу технологической карты предусмотреть текстовое поле «</w:t>
        </w:r>
      </w:ins>
      <w:ins w:id="755" w:author="Екатерина Луткова" w:date="2016-04-01T17:12:00Z">
        <w:r>
          <w:rPr>
            <w:lang w:eastAsia="ru-RU"/>
          </w:rPr>
          <w:t>Примечание</w:t>
        </w:r>
      </w:ins>
      <w:ins w:id="756" w:author="Екатерина Луткова" w:date="2016-04-01T17:11:00Z">
        <w:r>
          <w:rPr>
            <w:lang w:eastAsia="ru-RU"/>
          </w:rPr>
          <w:t>»</w:t>
        </w:r>
      </w:ins>
      <w:ins w:id="757" w:author="Екатерина Луткова" w:date="2016-04-01T17:12:00Z">
        <w:r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5E24203B" w:rsidR="00DD7803" w:rsidDel="003E79F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58" w:name="_Toc446599519"/>
      <w:moveFromRangeStart w:id="759" w:author="Екатерина Луткова" w:date="2016-04-01T17:01:00Z" w:name="move447293432"/>
      <w:moveFrom w:id="760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  <w:bookmarkEnd w:id="758"/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1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2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3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4" w:author="Екатерина Луткова" w:date="2016-04-01T17:01:00Z">
        <w:r w:rsidDel="003E79F3">
          <w:rPr>
            <w:lang w:eastAsia="ru-RU"/>
          </w:rPr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65" w:author="Екатерина Луткова" w:date="2016-04-01T17:01:00Z">
        <w:r w:rsidDel="003E79F3">
          <w:rPr>
            <w:lang w:eastAsia="ru-RU"/>
          </w:rPr>
          <w:lastRenderedPageBreak/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9DDEB0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№</w:t>
              </w:r>
            </w:moveFrom>
          </w:p>
        </w:tc>
        <w:tc>
          <w:tcPr>
            <w:tcW w:w="2706" w:type="dxa"/>
          </w:tcPr>
          <w:p w14:paraId="3B4CAEF5" w14:textId="518E47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Поле</w:t>
              </w:r>
            </w:moveFrom>
          </w:p>
        </w:tc>
        <w:tc>
          <w:tcPr>
            <w:tcW w:w="3351" w:type="dxa"/>
          </w:tcPr>
          <w:p w14:paraId="07E0CFFD" w14:textId="5A47CF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Формула</w:t>
              </w:r>
            </w:moveFrom>
          </w:p>
        </w:tc>
        <w:tc>
          <w:tcPr>
            <w:tcW w:w="3225" w:type="dxa"/>
          </w:tcPr>
          <w:p w14:paraId="5697CE5D" w14:textId="0FF05A4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Комментарий</w:t>
              </w:r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15C4340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</w:t>
              </w:r>
            </w:moveFrom>
          </w:p>
        </w:tc>
        <w:tc>
          <w:tcPr>
            <w:tcW w:w="2706" w:type="dxa"/>
          </w:tcPr>
          <w:p w14:paraId="2E7E300F" w14:textId="230CC00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Сырье и материалы</w:t>
              </w:r>
            </w:moveFrom>
          </w:p>
        </w:tc>
        <w:tc>
          <w:tcPr>
            <w:tcW w:w="3351" w:type="dxa"/>
          </w:tcPr>
          <w:p w14:paraId="3A068D8F" w14:textId="3B3035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Масса*Стоимость </w:t>
              </w:r>
            </w:moveFrom>
          </w:p>
        </w:tc>
        <w:tc>
          <w:tcPr>
            <w:tcW w:w="3225" w:type="dxa"/>
          </w:tcPr>
          <w:p w14:paraId="2871862F" w14:textId="232C83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1E4F38A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2</w:t>
              </w:r>
            </w:moveFrom>
          </w:p>
        </w:tc>
        <w:tc>
          <w:tcPr>
            <w:tcW w:w="2706" w:type="dxa"/>
          </w:tcPr>
          <w:p w14:paraId="58F71E25" w14:textId="603CD6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Транспортные</w:t>
              </w:r>
            </w:moveFrom>
          </w:p>
        </w:tc>
        <w:tc>
          <w:tcPr>
            <w:tcW w:w="3351" w:type="dxa"/>
          </w:tcPr>
          <w:p w14:paraId="1B4C4C2F" w14:textId="18FDCE0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Ктр* 1п. </w:t>
              </w:r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777F58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</w:t>
              </w:r>
            </w:moveFrom>
          </w:p>
        </w:tc>
        <w:tc>
          <w:tcPr>
            <w:tcW w:w="2706" w:type="dxa"/>
          </w:tcPr>
          <w:p w14:paraId="3871D4E8" w14:textId="6B66E3B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Основная зарплата</w:t>
              </w:r>
            </w:moveFrom>
          </w:p>
        </w:tc>
        <w:tc>
          <w:tcPr>
            <w:tcW w:w="3351" w:type="dxa"/>
          </w:tcPr>
          <w:p w14:paraId="0201A98B" w14:textId="43AEBDD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(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заг+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выгр)/ «Выход партии» * Кст</w:t>
              </w:r>
            </w:moveFrom>
          </w:p>
        </w:tc>
        <w:tc>
          <w:tcPr>
            <w:tcW w:w="3225" w:type="dxa"/>
          </w:tcPr>
          <w:p w14:paraId="14D1E422" w14:textId="21B4ED3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Данные из [п. 4.5.2]</w:t>
              </w:r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4DCB27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4</w:t>
              </w:r>
            </w:moveFrom>
          </w:p>
        </w:tc>
        <w:tc>
          <w:tcPr>
            <w:tcW w:w="2706" w:type="dxa"/>
          </w:tcPr>
          <w:p w14:paraId="3AE9E4D6" w14:textId="05A8A5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Дополнительная зарплата</w:t>
              </w:r>
            </w:moveFrom>
          </w:p>
        </w:tc>
        <w:tc>
          <w:tcPr>
            <w:tcW w:w="3351" w:type="dxa"/>
          </w:tcPr>
          <w:p w14:paraId="39FCABE0" w14:textId="31E321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3п. / 11</w:t>
              </w:r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4764527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5</w:t>
              </w:r>
            </w:moveFrom>
          </w:p>
        </w:tc>
        <w:tc>
          <w:tcPr>
            <w:tcW w:w="2706" w:type="dxa"/>
          </w:tcPr>
          <w:p w14:paraId="07405753" w14:textId="6EBD75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Отчисления ЕСН</w:t>
              </w:r>
            </w:moveFrom>
          </w:p>
        </w:tc>
        <w:tc>
          <w:tcPr>
            <w:tcW w:w="3351" w:type="dxa"/>
          </w:tcPr>
          <w:p w14:paraId="4A62B902" w14:textId="755765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Кесн * (3п. + 4п.)</w:t>
              </w:r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6E66A7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6</w:t>
              </w:r>
            </w:moveFrom>
          </w:p>
        </w:tc>
        <w:tc>
          <w:tcPr>
            <w:tcW w:w="2706" w:type="dxa"/>
          </w:tcPr>
          <w:p w14:paraId="61259E76" w14:textId="211EEB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Общецеховые</w:t>
              </w:r>
            </w:moveFrom>
          </w:p>
        </w:tc>
        <w:tc>
          <w:tcPr>
            <w:tcW w:w="3351" w:type="dxa"/>
          </w:tcPr>
          <w:p w14:paraId="7B3D1212" w14:textId="3A36AF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Коб.цех * (3п. + 4п.)</w:t>
              </w:r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E0BCB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7</w:t>
              </w:r>
            </w:moveFrom>
          </w:p>
        </w:tc>
        <w:tc>
          <w:tcPr>
            <w:tcW w:w="2706" w:type="dxa"/>
          </w:tcPr>
          <w:p w14:paraId="7F5ACD48" w14:textId="757FDE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Общепроизводственные</w:t>
              </w:r>
            </w:moveFrom>
          </w:p>
        </w:tc>
        <w:tc>
          <w:tcPr>
            <w:tcW w:w="3351" w:type="dxa"/>
          </w:tcPr>
          <w:p w14:paraId="598244B5" w14:textId="4574FB8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Коб.пр * (3п. + 4п.)</w:t>
              </w:r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493EC5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</w:t>
              </w:r>
            </w:moveFrom>
          </w:p>
        </w:tc>
        <w:tc>
          <w:tcPr>
            <w:tcW w:w="2706" w:type="dxa"/>
          </w:tcPr>
          <w:p w14:paraId="50E2C5A7" w14:textId="0825C4D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(1)</w:t>
              </w:r>
            </w:moveFrom>
          </w:p>
        </w:tc>
        <w:tc>
          <w:tcPr>
            <w:tcW w:w="3351" w:type="dxa"/>
          </w:tcPr>
          <w:p w14:paraId="26C56CDD" w14:textId="2BFD605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1.п + 2п. + 3п. + 4п. + 5п. + 6п. + 7п. </w:t>
              </w:r>
            </w:moveFrom>
          </w:p>
        </w:tc>
        <w:tc>
          <w:tcPr>
            <w:tcW w:w="3225" w:type="dxa"/>
          </w:tcPr>
          <w:p w14:paraId="7EEE21EA" w14:textId="3264F91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Сумма предыдущих пунктов</w:t>
              </w:r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1828F0B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9</w:t>
              </w:r>
            </w:moveFrom>
          </w:p>
        </w:tc>
        <w:tc>
          <w:tcPr>
            <w:tcW w:w="2706" w:type="dxa"/>
          </w:tcPr>
          <w:p w14:paraId="3E7FFED3" w14:textId="75A6E92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для формовых</w:t>
              </w:r>
            </w:moveFrom>
          </w:p>
        </w:tc>
        <w:tc>
          <w:tcPr>
            <w:tcW w:w="3351" w:type="dxa"/>
          </w:tcPr>
          <w:p w14:paraId="4F5FB80C" w14:textId="2BA5B36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9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 * ЦЭ / «Выход партии»</w:t>
              </w:r>
            </w:moveFrom>
          </w:p>
        </w:tc>
        <w:tc>
          <w:tcPr>
            <w:tcW w:w="3225" w:type="dxa"/>
          </w:tcPr>
          <w:p w14:paraId="26248492" w14:textId="63DD5C8F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0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 xml:space="preserve">в, «Выход партии» из [4.5.2]. ЦЭ в соответсвии с выбранным оборужованием. Значения ЦЭ хранятся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4.3.12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Pr="00135028" w:rsidDel="003E79F3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4.5.2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="00A0364A" w:rsidDel="003E79F3"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0A4916D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10</w:t>
              </w:r>
            </w:moveFrom>
          </w:p>
        </w:tc>
        <w:tc>
          <w:tcPr>
            <w:tcW w:w="2706" w:type="dxa"/>
          </w:tcPr>
          <w:p w14:paraId="17DB2BD6" w14:textId="30FF2D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прочая</w:t>
              </w:r>
            </w:moveFrom>
          </w:p>
        </w:tc>
        <w:tc>
          <w:tcPr>
            <w:tcW w:w="3351" w:type="dxa"/>
          </w:tcPr>
          <w:p w14:paraId="4E2D5DC6" w14:textId="5683EFA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Кэл </w:t>
              </w:r>
              <w:r w:rsidRPr="00135028" w:rsidDel="003E79F3">
                <w:rPr>
                  <w:szCs w:val="20"/>
                  <w:lang w:val="en-US" w:eastAsia="ru-RU"/>
                </w:rPr>
                <w:t xml:space="preserve">* </w:t>
              </w:r>
              <w:r w:rsidRPr="00135028" w:rsidDel="003E79F3">
                <w:rPr>
                  <w:szCs w:val="20"/>
                  <w:lang w:eastAsia="ru-RU"/>
                </w:rPr>
                <w:t>8п.</w:t>
              </w:r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5210433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</w:t>
              </w:r>
            </w:moveFrom>
          </w:p>
        </w:tc>
        <w:tc>
          <w:tcPr>
            <w:tcW w:w="2706" w:type="dxa"/>
          </w:tcPr>
          <w:p w14:paraId="5FAD4EAE" w14:textId="54EF12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(2)</w:t>
              </w:r>
            </w:moveFrom>
          </w:p>
        </w:tc>
        <w:tc>
          <w:tcPr>
            <w:tcW w:w="3351" w:type="dxa"/>
          </w:tcPr>
          <w:p w14:paraId="16B062F9" w14:textId="03E72C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8п. + 9п. + 10п.</w:t>
              </w:r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6A7BACC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12</w:t>
              </w:r>
            </w:moveFrom>
          </w:p>
        </w:tc>
        <w:tc>
          <w:tcPr>
            <w:tcW w:w="2706" w:type="dxa"/>
          </w:tcPr>
          <w:p w14:paraId="38FBAA81" w14:textId="259F8C5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Непредвиденные</w:t>
              </w:r>
            </w:moveFrom>
          </w:p>
        </w:tc>
        <w:tc>
          <w:tcPr>
            <w:tcW w:w="3351" w:type="dxa"/>
          </w:tcPr>
          <w:p w14:paraId="29C8EA2F" w14:textId="74D85EE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0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Кнеп * 11п.</w:t>
              </w:r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394B780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</w:t>
              </w:r>
            </w:moveFrom>
          </w:p>
        </w:tc>
        <w:tc>
          <w:tcPr>
            <w:tcW w:w="2706" w:type="dxa"/>
          </w:tcPr>
          <w:p w14:paraId="26100C8D" w14:textId="1F498D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Себестоимость</w:t>
              </w:r>
            </w:moveFrom>
          </w:p>
        </w:tc>
        <w:tc>
          <w:tcPr>
            <w:tcW w:w="3351" w:type="dxa"/>
          </w:tcPr>
          <w:p w14:paraId="50BE3EC9" w14:textId="63D0B2D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11п. + 12п.</w:t>
              </w:r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4A440D3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14</w:t>
              </w:r>
            </w:moveFrom>
          </w:p>
        </w:tc>
        <w:tc>
          <w:tcPr>
            <w:tcW w:w="2706" w:type="dxa"/>
          </w:tcPr>
          <w:p w14:paraId="27303F35" w14:textId="2FBB8CD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Рентабельность</w:t>
              </w:r>
            </w:moveFrom>
          </w:p>
        </w:tc>
        <w:tc>
          <w:tcPr>
            <w:tcW w:w="3351" w:type="dxa"/>
          </w:tcPr>
          <w:p w14:paraId="00F5A136" w14:textId="4917C6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Крен * 13п.</w:t>
              </w:r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55976A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15</w:t>
              </w:r>
            </w:moveFrom>
          </w:p>
        </w:tc>
        <w:tc>
          <w:tcPr>
            <w:tcW w:w="2706" w:type="dxa"/>
          </w:tcPr>
          <w:p w14:paraId="5E9A3109" w14:textId="2CE5B98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Цена </w:t>
              </w:r>
            </w:moveFrom>
          </w:p>
        </w:tc>
        <w:tc>
          <w:tcPr>
            <w:tcW w:w="3351" w:type="dxa"/>
          </w:tcPr>
          <w:p w14:paraId="5C581696" w14:textId="040C7CF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13п. + 14п.</w:t>
              </w:r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05001C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1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16</w:t>
              </w:r>
            </w:moveFrom>
          </w:p>
        </w:tc>
        <w:tc>
          <w:tcPr>
            <w:tcW w:w="2706" w:type="dxa"/>
          </w:tcPr>
          <w:p w14:paraId="62340C41" w14:textId="704004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НДС</w:t>
              </w:r>
            </w:moveFrom>
          </w:p>
        </w:tc>
        <w:tc>
          <w:tcPr>
            <w:tcW w:w="3351" w:type="dxa"/>
          </w:tcPr>
          <w:p w14:paraId="01C706DD" w14:textId="62EEC3B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НДС * 15п. </w:t>
              </w:r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42D027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17</w:t>
              </w:r>
            </w:moveFrom>
          </w:p>
        </w:tc>
        <w:tc>
          <w:tcPr>
            <w:tcW w:w="2706" w:type="dxa"/>
          </w:tcPr>
          <w:p w14:paraId="60611944" w14:textId="4695DC9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Всего</w:t>
              </w:r>
            </w:moveFrom>
          </w:p>
        </w:tc>
        <w:tc>
          <w:tcPr>
            <w:tcW w:w="3351" w:type="dxa"/>
          </w:tcPr>
          <w:p w14:paraId="0813349A" w14:textId="7E3D6DF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82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15п. + 16п. </w:t>
              </w:r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61602506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825" w:author="Екатерина Луткова" w:date="2016-04-01T17:01:00Z">
        <w:r w:rsidDel="003E79F3">
          <w:rPr>
            <w:noProof/>
            <w:lang w:eastAsia="ru-RU"/>
          </w:rPr>
          <w:lastRenderedPageBreak/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37C8F191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826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27" w:name="_Toc446599520"/>
      <w:moveFromRangeEnd w:id="759"/>
      <w:moveToRangeStart w:id="828" w:author="Екатерина Луткова" w:date="2016-04-01T17:01:00Z" w:name="move447293432"/>
      <w:moveTo w:id="829" w:author="Екатерина Луткова" w:date="2016-04-01T17:01:00Z">
        <w:r>
          <w:rPr>
            <w:lang w:eastAsia="ru-RU"/>
          </w:rPr>
          <w:t>4.5.3 Калькуляция</w:t>
        </w:r>
      </w:moveTo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30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31" w:author="Екатерина Луткова" w:date="2016-04-01T17:01:00Z">
        <w:r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To>
    </w:p>
    <w:p w14:paraId="77032B9E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32" w:author="Екатерина Луткова" w:date="2016-04-01T17:01:00Z">
        <w:r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To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833" w:author="Екатерина Луткова" w:date="2016-04-01T17:03:00Z"/>
          <w:lang w:eastAsia="ru-RU"/>
        </w:rPr>
      </w:pPr>
      <w:ins w:id="834" w:author="Екатерина Луткова" w:date="2016-04-01T17:02:00Z">
        <w:r>
          <w:rPr>
            <w:lang w:eastAsia="ru-RU"/>
          </w:rPr>
          <w:t>Предусмотреть</w:t>
        </w:r>
      </w:ins>
      <w:ins w:id="835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836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837" w:author="Екатерина Луткова" w:date="2016-04-01T17:03:00Z">
        <w:r>
          <w:rPr>
            <w:lang w:eastAsia="ru-RU"/>
          </w:rPr>
          <w:t>.</w:t>
        </w:r>
      </w:ins>
    </w:p>
    <w:p w14:paraId="4FAD445C" w14:textId="07BE4263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38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839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840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841" w:author="Екатерина Луткова" w:date="2016-04-01T17:04:00Z">
        <w:r>
          <w:rPr>
            <w:lang w:eastAsia="ru-RU"/>
          </w:rPr>
          <w:t>«плановой калькуляции».</w:t>
        </w:r>
      </w:ins>
      <w:moveTo w:id="842" w:author="Екатерина Луткова" w:date="2016-04-01T17:01:00Z">
        <w:del w:id="843" w:author="Екатерина Луткова" w:date="2016-04-01T17:02:00Z">
          <w:r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44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5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6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7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8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9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0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1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2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3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4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55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6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7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8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proofErr w:type="gramStart"/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End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)/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9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0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1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2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3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4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65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6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7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68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Коб.цех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9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0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71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Коб.пр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2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3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4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1.п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5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6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7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для формовых</w:t>
              </w:r>
            </w:moveTo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8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879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To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0" w:author="Екатерина Луткова" w:date="2016-04-01T17:01:00Z">
              <w:r w:rsidRPr="00135028">
                <w:rPr>
                  <w:szCs w:val="20"/>
                  <w:lang w:eastAsia="ru-RU"/>
                </w:rPr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1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82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3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4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5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6" w:author="Екатерина Луткова" w:date="2016-04-01T17:01:00Z">
              <w:r w:rsidRPr="00135028">
                <w:rPr>
                  <w:szCs w:val="20"/>
                  <w:lang w:eastAsia="ru-RU"/>
                </w:rPr>
                <w:t>12</w:t>
              </w:r>
            </w:moveTo>
          </w:p>
        </w:tc>
        <w:tc>
          <w:tcPr>
            <w:tcW w:w="2706" w:type="dxa"/>
          </w:tcPr>
          <w:p w14:paraId="38FBDEF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7" w:author="Екатерина Луткова" w:date="2016-04-01T17:01:00Z">
              <w:r w:rsidRPr="00135028">
                <w:rPr>
                  <w:szCs w:val="20"/>
                  <w:lang w:eastAsia="ru-RU"/>
                </w:rPr>
                <w:t>Непредвиденные</w:t>
              </w:r>
            </w:moveTo>
          </w:p>
        </w:tc>
        <w:tc>
          <w:tcPr>
            <w:tcW w:w="3351" w:type="dxa"/>
          </w:tcPr>
          <w:p w14:paraId="31A5486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88" w:author="Екатерина Луткова" w:date="2016-04-01T17:01:00Z">
              <w:r w:rsidRPr="00135028">
                <w:rPr>
                  <w:szCs w:val="20"/>
                  <w:lang w:eastAsia="ru-RU"/>
                </w:rPr>
                <w:t>Кнеп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89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0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1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2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3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4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5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6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7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8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99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0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1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2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903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904" w:author="Екатерина Луткова" w:date="2016-04-01T17:01:00Z">
        <w:r>
          <w:rPr>
            <w:noProof/>
            <w:lang w:eastAsia="ru-RU"/>
          </w:rPr>
          <w:lastRenderedPageBreak/>
          <w:drawing>
            <wp:inline distT="0" distB="0" distL="0" distR="0" wp14:anchorId="1C7AE905" wp14:editId="324A2615">
              <wp:extent cx="3036570" cy="4735830"/>
              <wp:effectExtent l="0" t="0" r="0" b="7620"/>
              <wp:docPr id="7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905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moveToRangeEnd w:id="828"/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Условия отбора</w:t>
      </w:r>
      <w:bookmarkEnd w:id="827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906" w:name="_Toc446599521"/>
      <w:r>
        <w:rPr>
          <w:lang w:eastAsia="ru-RU"/>
        </w:rPr>
        <w:t>Процесс производства. Модуль «Наряд»</w:t>
      </w:r>
      <w:bookmarkEnd w:id="906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907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0C12F8A2" w:rsidR="003E79F3" w:rsidRPr="003E79F3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908" w:author="Екатерина Луткова" w:date="2016-04-01T17:05:00Z">
        <w:r>
          <w:rPr>
            <w:lang w:eastAsia="ru-RU"/>
          </w:rPr>
          <w:t xml:space="preserve">В шапке </w:t>
        </w:r>
      </w:ins>
      <w:ins w:id="909" w:author="Екатерина Луткова" w:date="2016-04-01T17:06:00Z">
        <w:r>
          <w:rPr>
            <w:lang w:eastAsia="ru-RU"/>
          </w:rPr>
          <w:t>добавить строку «Площадь прессов</w:t>
        </w:r>
      </w:ins>
      <w:ins w:id="910" w:author="Екатерина Луткова" w:date="2016-04-01T17:07:00Z">
        <w:r>
          <w:rPr>
            <w:lang w:eastAsia="ru-RU"/>
          </w:rPr>
          <w:t xml:space="preserve"> (в сантиметрах квадратных)</w:t>
        </w:r>
      </w:ins>
      <w:ins w:id="911" w:author="Екатерина Луткова" w:date="2016-04-01T17:06:00Z">
        <w:r>
          <w:rPr>
            <w:lang w:eastAsia="ru-RU"/>
          </w:rPr>
          <w:t xml:space="preserve">», которая считается как сумма площадей прессов справочника </w:t>
        </w:r>
      </w:ins>
      <w:ins w:id="912" w:author="Екатерина Луткова" w:date="2016-04-01T17:07:00Z">
        <w:r>
          <w:rPr>
            <w:lang w:eastAsia="ru-RU"/>
          </w:rPr>
          <w:t>«Оборудование».</w:t>
        </w:r>
      </w:ins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85656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913" w:author="Екатерина Луткова" w:date="2016-04-01T17:08:00Z">
        <w:r w:rsidR="003E79F3">
          <w:rPr>
            <w:lang w:eastAsia="ru-RU"/>
          </w:rPr>
          <w:t xml:space="preserve"> Так же добавить поле «Площадь оснастки», которая </w:t>
        </w:r>
      </w:ins>
      <w:ins w:id="914" w:author="Екатерина Луткова" w:date="2016-04-01T17:09:00Z">
        <w:r w:rsidR="003E79F3">
          <w:rPr>
            <w:lang w:eastAsia="ru-RU"/>
          </w:rPr>
          <w:t>берется из справочника «Оснастка». В конце всего наряда ставится выводится суммарная площадь оснастки.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t>
      </w:r>
      <w:r w:rsidR="0034245A">
        <w:rPr>
          <w:lang w:eastAsia="ru-RU"/>
        </w:rPr>
        <w:t xml:space="preserve"> Данный модуль недоступен всем, кроме экономиста(!).</w:t>
      </w:r>
      <w:r w:rsidR="00FD3E1A">
        <w:rPr>
          <w:lang w:eastAsia="ru-RU"/>
        </w:rPr>
        <w:t xml:space="preserve"> Данная выборка выводится на экран путем нажатия кнопки «Печатная форма».</w:t>
      </w:r>
    </w:p>
    <w:p w14:paraId="28A3EFA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Так же ведется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40B38B86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8FF201" wp14:editId="6F43E1BC">
            <wp:extent cx="6771640" cy="3493770"/>
            <wp:effectExtent l="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67B4E7FD" w14:textId="496CA149" w:rsidR="00FB39AE" w:rsidRDefault="00FB39AE" w:rsidP="00FB39AE">
      <w:pPr>
        <w:pStyle w:val="3"/>
        <w:ind w:firstLine="708"/>
        <w:rPr>
          <w:noProof/>
          <w:lang w:eastAsia="ru-RU"/>
        </w:rPr>
      </w:pPr>
      <w:bookmarkStart w:id="915" w:name="_Toc446599522"/>
      <w:r>
        <w:rPr>
          <w:noProof/>
          <w:lang w:eastAsia="ru-RU"/>
        </w:rPr>
        <w:t xml:space="preserve">4.6.1 Учет </w:t>
      </w:r>
      <w:del w:id="91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ins w:id="917" w:author="Екатерина Луткова" w:date="2016-04-01T16:56:00Z">
        <w:r w:rsidR="00910A02">
          <w:rPr>
            <w:noProof/>
            <w:lang w:eastAsia="ru-RU"/>
          </w:rPr>
          <w:t xml:space="preserve">переработанного </w:t>
        </w:r>
      </w:ins>
      <w:r>
        <w:rPr>
          <w:noProof/>
          <w:lang w:eastAsia="ru-RU"/>
        </w:rPr>
        <w:t>материала</w:t>
      </w:r>
      <w:bookmarkEnd w:id="915"/>
    </w:p>
    <w:p w14:paraId="2234BFFC" w14:textId="77777777" w:rsidR="00FB39AE" w:rsidRDefault="00FB39AE" w:rsidP="00FB39AE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CB5EFA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4AB8A47A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288AB3F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6C27B850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4AD6D93C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Партия;</w:t>
      </w:r>
    </w:p>
    <w:p w14:paraId="2F58BC86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Использовано материала (выполнено деталей</w:t>
      </w:r>
      <w:r w:rsidR="00947AAF">
        <w:rPr>
          <w:lang w:eastAsia="ru-RU"/>
        </w:rPr>
        <w:t xml:space="preserve"> </w:t>
      </w:r>
      <w:r>
        <w:rPr>
          <w:lang w:eastAsia="ru-RU"/>
        </w:rPr>
        <w:t xml:space="preserve">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7A451F77" w14:textId="77777777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48D520AD" w14:textId="3521CA2E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18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  <w:ins w:id="919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33535DD9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920" w:name="_Toc446599523"/>
      <w:r>
        <w:rPr>
          <w:lang w:eastAsia="ru-RU"/>
        </w:rPr>
        <w:t>4.6.2  Учет прямых затрат на наряд</w:t>
      </w:r>
      <w:bookmarkEnd w:id="920"/>
    </w:p>
    <w:p w14:paraId="20440EDF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6DFB4DF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5CEAC51C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3598AEF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D7E2EB9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2CD350FD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1D6D553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69C29BB4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69DC3E53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414FF29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331B1933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31A27ACB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14D793D" w14:textId="3E53FC98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21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922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5430FB8A" w14:textId="77777777" w:rsidR="00FB39AE" w:rsidRPr="00FB39AE" w:rsidRDefault="00FB39AE" w:rsidP="00FB39AE">
      <w:pPr>
        <w:pStyle w:val="a4"/>
        <w:rPr>
          <w:lang w:eastAsia="ru-RU"/>
        </w:rPr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923" w:name="_Toc446599524"/>
      <w:r>
        <w:rPr>
          <w:lang w:eastAsia="ru-RU"/>
        </w:rPr>
        <w:t>Модуль «Отгрузка»</w:t>
      </w:r>
      <w:bookmarkEnd w:id="923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924" w:name="_Toc446599525"/>
      <w:r>
        <w:rPr>
          <w:lang w:eastAsia="ru-RU"/>
        </w:rPr>
        <w:t>1 ТТН</w:t>
      </w:r>
      <w:bookmarkEnd w:id="924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5" w:name="_Toc446599526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925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6" w:name="_Toc446599527"/>
      <w:r>
        <w:rPr>
          <w:lang w:eastAsia="ru-RU"/>
        </w:rPr>
        <w:t>4.7.3 Счет-фактура</w:t>
      </w:r>
      <w:bookmarkEnd w:id="926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7" w:name="_Toc446599528"/>
      <w:r>
        <w:rPr>
          <w:lang w:eastAsia="ru-RU"/>
        </w:rPr>
        <w:t>4.7.4 Товарно-транспортная накладная</w:t>
      </w:r>
      <w:bookmarkEnd w:id="927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928" w:name="_Toc446599529"/>
      <w:r>
        <w:rPr>
          <w:lang w:eastAsia="ru-RU"/>
        </w:rPr>
        <w:t>4.7.5 Паспорт</w:t>
      </w:r>
      <w:bookmarkEnd w:id="928"/>
    </w:p>
    <w:p w14:paraId="4E07FDD1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23A10FAC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929" w:name="_Toc446599530"/>
      <w:r>
        <w:rPr>
          <w:lang w:eastAsia="ru-RU"/>
        </w:rPr>
        <w:t>4.7.7 Учет прямых затрат на отгрузку</w:t>
      </w:r>
      <w:bookmarkEnd w:id="929"/>
    </w:p>
    <w:p w14:paraId="74E2FDAB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32A6E33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4DD275B7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1DFAC97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910C2B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отгружено деталей;</w:t>
      </w:r>
    </w:p>
    <w:p w14:paraId="530A9516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58064615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03BB6C59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48384835" w14:textId="77777777" w:rsidR="00947AAF" w:rsidRDefault="00947AAF" w:rsidP="00947AAF">
      <w:pPr>
        <w:numPr>
          <w:ilvl w:val="0"/>
          <w:numId w:val="32"/>
        </w:numPr>
        <w:jc w:val="both"/>
      </w:pPr>
      <w:r>
        <w:lastRenderedPageBreak/>
        <w:t>электроэнергия для формовых(сумма);</w:t>
      </w:r>
    </w:p>
    <w:p w14:paraId="3236E3B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7ECB6BE6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документа. В конце ставится итого по накладной.</w:t>
      </w:r>
    </w:p>
    <w:p w14:paraId="5CF75721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17D68181" w14:textId="4704EE07" w:rsidR="00947AAF" w:rsidRDefault="00947AAF" w:rsidP="001E1753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930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931" w:author="Екатерина Луткова" w:date="2016-04-01T18:02:00Z">
        <w:r w:rsidR="00495E8B">
          <w:rPr>
            <w:lang w:eastAsia="ru-RU"/>
          </w:rPr>
          <w:t>за заданный период.</w:t>
        </w:r>
      </w:ins>
    </w:p>
    <w:p w14:paraId="1B32F6A6" w14:textId="77777777" w:rsidR="001E1753" w:rsidRPr="00AE67E1" w:rsidRDefault="001E1753" w:rsidP="001E1753">
      <w:pPr>
        <w:pStyle w:val="a4"/>
        <w:spacing w:line="360" w:lineRule="auto"/>
        <w:ind w:left="0" w:firstLine="709"/>
        <w:rPr>
          <w:lang w:eastAsia="ru-RU"/>
        </w:rPr>
      </w:pPr>
    </w:p>
    <w:p w14:paraId="0D2D0E68" w14:textId="77777777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932" w:name="_Toc446599531"/>
      <w:r>
        <w:rPr>
          <w:lang w:eastAsia="ru-RU"/>
        </w:rPr>
        <w:t xml:space="preserve">4.8 </w:t>
      </w:r>
      <w:r w:rsidR="00DD7803" w:rsidRPr="00D32A6E">
        <w:t>Журнал обрезки облоя</w:t>
      </w:r>
      <w:bookmarkEnd w:id="932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77777777" w:rsidR="00FD3E1A" w:rsidRDefault="00FD3E1A" w:rsidP="00FD3E1A">
      <w:pPr>
        <w:pStyle w:val="3"/>
        <w:ind w:firstLine="708"/>
      </w:pPr>
      <w:bookmarkStart w:id="933" w:name="_Toc446599532"/>
      <w:r>
        <w:t>4.8.1 Реестр брака</w:t>
      </w:r>
      <w:bookmarkEnd w:id="933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934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935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936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937" w:author="Екатерина Луткова" w:date="2016-04-01T18:05:00Z">
          <w:pPr>
            <w:jc w:val="both"/>
          </w:pPr>
        </w:pPrChange>
      </w:pPr>
      <w:ins w:id="938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939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940" w:author="Екатерина Луткова" w:date="2016-04-01T18:05:00Z"/>
        </w:rPr>
      </w:pPr>
      <w:ins w:id="941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942" w:author="Екатерина Луткова" w:date="2016-04-01T18:06:00Z"/>
        </w:rPr>
      </w:pPr>
      <w:ins w:id="943" w:author="Екатерина Луткова" w:date="2016-04-01T18:05:00Z">
        <w:r>
          <w:t>убыток по материалу, кг (вес детали по черт</w:t>
        </w:r>
      </w:ins>
      <w:proofErr w:type="gramStart"/>
      <w:ins w:id="944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945" w:author="Екатерина Луткова" w:date="2016-04-01T18:08:00Z">
        <w:r w:rsidR="003F5BA8">
          <w:t xml:space="preserve"> </w:t>
        </w:r>
      </w:ins>
      <w:ins w:id="946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947" w:author="Екатерина Луткова" w:date="2016-04-01T18:09:00Z"/>
        </w:rPr>
      </w:pPr>
      <w:ins w:id="948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949" w:author="Екатерина Луткова" w:date="2016-04-01T18:07:00Z">
        <w:r>
          <w:t xml:space="preserve">«Материалы» </w:t>
        </w:r>
      </w:ins>
      <w:ins w:id="950" w:author="Екатерина Луткова" w:date="2016-04-01T18:09:00Z">
        <w:r w:rsidR="003F5BA8">
          <w:t>*</w:t>
        </w:r>
      </w:ins>
      <w:ins w:id="951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952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953" w:author="Екатерина Луткова" w:date="2016-04-01T18:09:00Z"/>
        </w:rPr>
      </w:pPr>
      <w:ins w:id="954" w:author="Екатерина Луткова" w:date="2016-04-01T18:09:00Z">
        <w:r>
          <w:t>прямые затраты</w:t>
        </w:r>
      </w:ins>
      <w:ins w:id="955" w:author="Екатерина Луткова" w:date="2016-04-01T18:10:00Z">
        <w:r>
          <w:t xml:space="preserve"> (берутся из плановой калькуляции)</w:t>
        </w:r>
      </w:ins>
      <w:ins w:id="956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957" w:author="Екатерина Луткова" w:date="2016-04-01T18:10:00Z"/>
        </w:rPr>
        <w:pPrChange w:id="95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59" w:author="Екатерина Луткова" w:date="2016-04-01T18:09:00Z">
        <w:r>
          <w:t>- транспортные</w:t>
        </w:r>
      </w:ins>
      <w:ins w:id="960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961" w:author="Екатерина Луткова" w:date="2016-04-01T18:10:00Z"/>
        </w:rPr>
        <w:pPrChange w:id="96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63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964" w:author="Екатерина Луткова" w:date="2016-04-01T18:10:00Z"/>
        </w:rPr>
        <w:pPrChange w:id="96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66" w:author="Екатерина Луткова" w:date="2016-04-01T18:11:00Z">
        <w:r>
          <w:t xml:space="preserve">- </w:t>
        </w:r>
      </w:ins>
      <w:ins w:id="967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968" w:author="Екатерина Луткова" w:date="2016-04-01T18:11:00Z"/>
        </w:rPr>
        <w:pPrChange w:id="969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70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971" w:author="Екатерина Луткова" w:date="2016-04-01T18:11:00Z"/>
        </w:rPr>
        <w:pPrChange w:id="97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73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974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975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976" w:author="Екатерина Луткова" w:date="2016-04-01T18:12:00Z"/>
        </w:rPr>
      </w:pPr>
      <w:del w:id="977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978" w:author="Екатерина Луткова" w:date="2016-04-01T18:12:00Z"/>
        </w:rPr>
      </w:pPr>
      <w:del w:id="979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980" w:author="Екатерина Луткова" w:date="2016-04-01T18:12:00Z"/>
        </w:rPr>
      </w:pPr>
      <w:del w:id="981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982" w:author="Екатерина Луткова" w:date="2016-04-01T18:12:00Z"/>
        </w:rPr>
      </w:pPr>
      <w:del w:id="983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984" w:author="Екатерина Луткова" w:date="2016-04-01T18:12:00Z"/>
        </w:rPr>
      </w:pPr>
      <w:del w:id="985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986" w:author="Екатерина Луткова" w:date="2016-04-01T18:12:00Z"/>
        </w:rPr>
      </w:pPr>
      <w:del w:id="987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988" w:author="Екатерина Луткова" w:date="2016-04-01T18:12:00Z"/>
        </w:rPr>
      </w:pPr>
      <w:del w:id="989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990" w:author="Екатерина Луткова" w:date="2016-04-01T18:12:00Z"/>
        </w:rPr>
      </w:pPr>
      <w:del w:id="991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992" w:author="Екатерина Луткова" w:date="2016-04-01T18:12:00Z"/>
        </w:rPr>
      </w:pPr>
      <w:del w:id="993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994" w:author="Екатерина Луткова" w:date="2016-04-01T18:12:00Z"/>
        </w:rPr>
      </w:pPr>
      <w:del w:id="995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996" w:author="Екатерина Луткова" w:date="2016-04-01T18:12:00Z"/>
        </w:rPr>
      </w:pPr>
      <w:del w:id="997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998" w:author="Екатерина Луткова" w:date="2016-04-01T18:12:00Z"/>
        </w:rPr>
      </w:pPr>
      <w:del w:id="999" w:author="Екатерина Луткова" w:date="2016-04-01T18:12:00Z">
        <w:r w:rsidDel="003F5BA8">
          <w:lastRenderedPageBreak/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1000" w:author="Екатерина Луткова" w:date="2016-04-01T18:12:00Z"/>
        </w:rPr>
      </w:pPr>
      <w:del w:id="1001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1002" w:author="Екатерина Луткова" w:date="2016-04-01T18:12:00Z"/>
        </w:rPr>
      </w:pPr>
      <w:del w:id="1003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77777777" w:rsidR="000D4006" w:rsidRDefault="000D4006" w:rsidP="006E25FC">
      <w:pPr>
        <w:pStyle w:val="2"/>
        <w:spacing w:before="100" w:beforeAutospacing="1" w:after="100" w:afterAutospacing="1" w:line="360" w:lineRule="auto"/>
        <w:jc w:val="both"/>
      </w:pPr>
      <w:bookmarkStart w:id="1004" w:name="_Toc446599533"/>
      <w:r>
        <w:t>4.9 Журнал прихода материалов</w:t>
      </w:r>
      <w:bookmarkEnd w:id="1004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1005" w:author="Екатерина Луткова" w:date="2016-04-01T18:12:00Z"/>
        </w:rPr>
        <w:pPrChange w:id="1006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1007" w:name="_Toc446599534"/>
    </w:p>
    <w:p w14:paraId="1D477144" w14:textId="01D95CFC" w:rsidR="003F5BA8" w:rsidRDefault="003F5BA8">
      <w:pPr>
        <w:ind w:firstLine="708"/>
        <w:rPr>
          <w:ins w:id="1008" w:author="Екатерина Луткова" w:date="2016-04-01T18:12:00Z"/>
        </w:rPr>
        <w:pPrChange w:id="1009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1010" w:author="Екатерина Луткова" w:date="2016-04-01T18:12:00Z">
        <w:r>
          <w:t xml:space="preserve">Предусмотреть формирование отчета по </w:t>
        </w:r>
      </w:ins>
      <w:ins w:id="1011" w:author="Екатерина Луткова" w:date="2016-04-01T18:13:00Z">
        <w:r>
          <w:t xml:space="preserve">приходу конкретного </w:t>
        </w:r>
      </w:ins>
      <w:ins w:id="1012" w:author="Екатерина Луткова" w:date="2016-04-01T18:12:00Z">
        <w:r>
          <w:t>материала за заданный период</w:t>
        </w:r>
      </w:ins>
      <w:ins w:id="1013" w:author="Екатерина Луткова" w:date="2016-04-01T18:14:00Z">
        <w:r>
          <w:t>:</w:t>
        </w:r>
      </w:ins>
    </w:p>
    <w:p w14:paraId="42A88B6C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r>
        <w:t>Журнал учета оплаченной и отгруженной продукции</w:t>
      </w:r>
      <w:bookmarkEnd w:id="1007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Нумерация автоматическая </w:t>
            </w:r>
            <w:r w:rsidRPr="00135028">
              <w:rPr>
                <w:szCs w:val="24"/>
              </w:rPr>
              <w:lastRenderedPageBreak/>
              <w:t>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lastRenderedPageBreak/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</w:t>
            </w: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7777777" w:rsidR="00FF1128" w:rsidRDefault="00FF1128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14" w:name="_Toc446599535"/>
      <w:r>
        <w:t>Журнал вальцовщика</w:t>
      </w:r>
      <w:bookmarkEnd w:id="1014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1015" w:author="Екатерина Луткова" w:date="2016-04-01T16:58:00Z">
              <w:r w:rsidR="00910A02">
                <w:t>текущей</w:t>
              </w:r>
            </w:ins>
            <w:del w:id="1016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17" w:name="_Toc446599536"/>
      <w:r>
        <w:t>Распоряжение на отгрузку</w:t>
      </w:r>
      <w:r w:rsidR="0038185E">
        <w:t xml:space="preserve"> (журнал)</w:t>
      </w:r>
      <w:bookmarkEnd w:id="1017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1018" w:author="Екатерина Луткова" w:date="2016-04-01T16:58:00Z">
              <w:r w:rsidR="00910A02">
                <w:t>текущей</w:t>
              </w:r>
            </w:ins>
            <w:del w:id="101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1020" w:name="_Toc446599537"/>
      <w:r>
        <w:t>Модуль «</w:t>
      </w:r>
      <w:r w:rsidRPr="005A357F">
        <w:t>Расход материалов</w:t>
      </w:r>
      <w:r>
        <w:t>»</w:t>
      </w:r>
      <w:bookmarkEnd w:id="1020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lastRenderedPageBreak/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021" w:name="_Toc446599538"/>
      <w:r>
        <w:t>5 ТРЕБОВАНИЯ К НАДЕЖНОСТИ</w:t>
      </w:r>
      <w:bookmarkEnd w:id="1021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022" w:name="_Toc418591219"/>
      <w:bookmarkStart w:id="1023" w:name="_Toc432605163"/>
      <w:bookmarkStart w:id="1024" w:name="_Toc446599539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022"/>
      <w:bookmarkEnd w:id="1023"/>
      <w:bookmarkEnd w:id="1024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025" w:name="_Toc418591220"/>
      <w:bookmarkStart w:id="1026" w:name="_Toc432605164"/>
      <w:bookmarkStart w:id="1027" w:name="_Toc446599540"/>
      <w:r>
        <w:t>5</w:t>
      </w:r>
      <w:r w:rsidRPr="00B45BC2">
        <w:t>.1. Архитектура системы</w:t>
      </w:r>
      <w:bookmarkEnd w:id="1025"/>
      <w:bookmarkEnd w:id="1026"/>
      <w:bookmarkEnd w:id="1027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028" w:name="_Toc418591221"/>
      <w:bookmarkStart w:id="1029" w:name="_Toc432605165"/>
      <w:bookmarkStart w:id="1030" w:name="_Toc446599541"/>
      <w:r>
        <w:t>5</w:t>
      </w:r>
      <w:r w:rsidRPr="00B45BC2">
        <w:t>.2. Требования к аппаратному обеспечению системы</w:t>
      </w:r>
      <w:bookmarkEnd w:id="1028"/>
      <w:bookmarkEnd w:id="1029"/>
      <w:bookmarkEnd w:id="1030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" w:author="staff" w:date="2016-03-25T08:00:00Z" w:initials="s">
    <w:p w14:paraId="05E0F99A" w14:textId="77777777" w:rsidR="00151AD7" w:rsidRDefault="00151AD7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151AD7" w:rsidRPr="00D2120D" w:rsidRDefault="00151AD7">
      <w:pPr>
        <w:pStyle w:val="af1"/>
      </w:pPr>
    </w:p>
  </w:comment>
  <w:comment w:id="113" w:author="Мухамедшин" w:date="2016-03-30T10:13:00Z" w:initials="Е.Р.">
    <w:p w14:paraId="38C8DEDA" w14:textId="6F7DE247" w:rsidR="00151AD7" w:rsidRDefault="00151AD7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151AD7" w:rsidRDefault="00151AD7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56" w:author="staff" w:date="2016-03-29T20:34:00Z" w:initials="s">
    <w:p w14:paraId="08CACCEE" w14:textId="1654A011" w:rsidR="00151AD7" w:rsidRPr="00400C32" w:rsidRDefault="00151AD7">
      <w:pPr>
        <w:pStyle w:val="af1"/>
      </w:pPr>
      <w:r>
        <w:rPr>
          <w:rStyle w:val="af0"/>
        </w:rPr>
        <w:annotationRef/>
      </w:r>
      <w:r>
        <w:t>Номер полностью числовой? Или могут быть префиксы/постфиксы</w:t>
      </w:r>
    </w:p>
  </w:comment>
  <w:comment w:id="157" w:author="staff" w:date="2016-03-29T21:52:00Z" w:initials="s">
    <w:p w14:paraId="22D35100" w14:textId="6A4D2E43" w:rsidR="00151AD7" w:rsidRPr="003416DF" w:rsidRDefault="00151AD7">
      <w:pPr>
        <w:pStyle w:val="af1"/>
      </w:pPr>
      <w:r>
        <w:rPr>
          <w:rStyle w:val="af0"/>
        </w:rPr>
        <w:annotationRef/>
      </w:r>
      <w:r>
        <w:t>Могут заявки создавать несколько пользователей одновременно? Тогда номер надо резервировать при создании.</w:t>
      </w:r>
    </w:p>
  </w:comment>
  <w:comment w:id="159" w:author="staff" w:date="2016-03-29T20:42:00Z" w:initials="s">
    <w:p w14:paraId="31114784" w14:textId="0CC551FE" w:rsidR="00151AD7" w:rsidRDefault="00151AD7">
      <w:pPr>
        <w:pStyle w:val="af1"/>
      </w:pPr>
      <w:r>
        <w:rPr>
          <w:rStyle w:val="af0"/>
        </w:rPr>
        <w:annotationRef/>
      </w:r>
      <w:r>
        <w:t>Срок изготовления в днях, часах или это дата?</w:t>
      </w:r>
    </w:p>
  </w:comment>
  <w:comment w:id="164" w:author="staff" w:date="2016-03-29T20:42:00Z" w:initials="s">
    <w:p w14:paraId="01B3F553" w14:textId="29DBFABA" w:rsidR="00151AD7" w:rsidRDefault="00151AD7">
      <w:pPr>
        <w:pStyle w:val="af1"/>
      </w:pPr>
      <w:r>
        <w:rPr>
          <w:rStyle w:val="af0"/>
        </w:rPr>
        <w:annotationRef/>
      </w:r>
      <w:r>
        <w:t>Чертежи как-то группируются? Или выводится весь имеющийся список чертежей для выбора?</w:t>
      </w:r>
    </w:p>
  </w:comment>
  <w:comment w:id="172" w:author="staff" w:date="2016-03-29T20:39:00Z" w:initials="s">
    <w:p w14:paraId="59CDF143" w14:textId="72A2F2BF" w:rsidR="00151AD7" w:rsidRDefault="00151AD7" w:rsidP="00653E1B">
      <w:pPr>
        <w:pStyle w:val="af1"/>
      </w:pPr>
      <w:r>
        <w:rPr>
          <w:rStyle w:val="af0"/>
        </w:rPr>
        <w:annotationRef/>
      </w:r>
      <w:r>
        <w:t xml:space="preserve">И не редактируются? Или возможно дальнейшее редактирование? </w:t>
      </w:r>
    </w:p>
  </w:comment>
  <w:comment w:id="173" w:author="staff" w:date="2016-03-29T20:39:00Z" w:initials="s">
    <w:p w14:paraId="6BA347DE" w14:textId="77777777" w:rsidR="00151AD7" w:rsidRDefault="00151AD7" w:rsidP="00653E1B">
      <w:pPr>
        <w:pStyle w:val="af1"/>
      </w:pPr>
      <w:r>
        <w:rPr>
          <w:rStyle w:val="af0"/>
        </w:rPr>
        <w:annotationRef/>
      </w:r>
      <w:r>
        <w:t xml:space="preserve">При будущих изменениях в чертежах они должны меняться в заявке? </w:t>
      </w:r>
    </w:p>
    <w:p w14:paraId="704778CD" w14:textId="7208FFE4" w:rsidR="00151AD7" w:rsidRDefault="00151AD7" w:rsidP="00653E1B">
      <w:pPr>
        <w:pStyle w:val="af1"/>
      </w:pPr>
      <w:r>
        <w:t>Вопрос к тому, что оставить в заявке только ссылку на чертеж или копировать с чертежа данные?</w:t>
      </w:r>
    </w:p>
  </w:comment>
  <w:comment w:id="187" w:author="staff" w:date="2016-03-29T20:43:00Z" w:initials="s">
    <w:p w14:paraId="1BE135E8" w14:textId="3A3C59B1" w:rsidR="00151AD7" w:rsidRDefault="00151AD7">
      <w:pPr>
        <w:pStyle w:val="af1"/>
      </w:pPr>
      <w:r>
        <w:rPr>
          <w:rStyle w:val="af0"/>
        </w:rPr>
        <w:annotationRef/>
      </w:r>
      <w:r>
        <w:t>Общий срок изготовления оснастки – это сумма сроков по строкам?</w:t>
      </w:r>
    </w:p>
  </w:comment>
  <w:comment w:id="205" w:author="staff" w:date="2016-03-29T20:47:00Z" w:initials="s">
    <w:p w14:paraId="20332B6D" w14:textId="34BC4ABA" w:rsidR="00151AD7" w:rsidRDefault="00151AD7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206" w:author="staff" w:date="2016-03-29T20:48:00Z" w:initials="s">
    <w:p w14:paraId="69A94C93" w14:textId="0E8228B8" w:rsidR="00151AD7" w:rsidRDefault="00151AD7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207" w:author="staff" w:date="2016-03-29T20:48:00Z" w:initials="s">
    <w:p w14:paraId="368B83BC" w14:textId="1C9A61DE" w:rsidR="00151AD7" w:rsidRDefault="00151AD7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242" w:author="staff" w:date="2016-03-29T20:52:00Z" w:initials="s">
    <w:p w14:paraId="551DB649" w14:textId="77777777" w:rsidR="00151AD7" w:rsidRDefault="00151AD7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151AD7" w:rsidRDefault="00151AD7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243" w:author="staff" w:date="2016-03-29T20:52:00Z" w:initials="s">
    <w:p w14:paraId="4E1AF39D" w14:textId="77777777" w:rsidR="00151AD7" w:rsidRDefault="00151AD7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151AD7" w:rsidRDefault="00151AD7">
      <w:pPr>
        <w:pStyle w:val="af1"/>
      </w:pPr>
      <w:r>
        <w:t>Артикул, Код</w:t>
      </w:r>
    </w:p>
  </w:comment>
  <w:comment w:id="280" w:author="staff" w:date="2016-04-03T16:24:00Z" w:initials="s">
    <w:p w14:paraId="0F6A7106" w14:textId="704D53AA" w:rsidR="00151AD7" w:rsidRPr="00DC1026" w:rsidRDefault="00151AD7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697" w:author="staff" w:date="2016-04-10T18:04:00Z" w:initials="s">
    <w:p w14:paraId="0CA165DA" w14:textId="414E64C5" w:rsidR="00151AD7" w:rsidRDefault="00151AD7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700" w:author="staff" w:date="2016-04-10T18:13:00Z" w:initials="s">
    <w:p w14:paraId="3ED180F3" w14:textId="49C787AC" w:rsidR="00151AD7" w:rsidRDefault="00151AD7">
      <w:pPr>
        <w:pStyle w:val="af1"/>
      </w:pPr>
      <w:r>
        <w:rPr>
          <w:rStyle w:val="af0"/>
        </w:rPr>
        <w:annotationRef/>
      </w:r>
      <w:r>
        <w:t>Код это что? Из какого списка его выбирать?</w:t>
      </w:r>
    </w:p>
  </w:comment>
  <w:comment w:id="712" w:author="staff" w:date="2016-04-10T17:40:00Z" w:initials="s">
    <w:p w14:paraId="2A672161" w14:textId="239AAA3C" w:rsidR="00151AD7" w:rsidRDefault="00151AD7">
      <w:pPr>
        <w:pStyle w:val="af1"/>
      </w:pPr>
      <w:r>
        <w:rPr>
          <w:rStyle w:val="af0"/>
        </w:rPr>
        <w:annotationRef/>
      </w:r>
      <w:r>
        <w:t>Потом должны меняться при изменении в справочнике? В чертеже могут меняться?</w:t>
      </w:r>
    </w:p>
  </w:comment>
  <w:comment w:id="713" w:author="staff" w:date="2016-04-10T18:21:00Z" w:initials="s">
    <w:p w14:paraId="0E10B3EE" w14:textId="4F101613" w:rsidR="00151AD7" w:rsidRDefault="00151AD7">
      <w:pPr>
        <w:pStyle w:val="af1"/>
      </w:pPr>
      <w:r>
        <w:rPr>
          <w:rStyle w:val="af0"/>
        </w:rPr>
        <w:annotationRef/>
      </w:r>
      <w:r>
        <w:t>Цена по чертежу – считается или вручную пишется? Чем отличается от цены по калькуляции?</w:t>
      </w:r>
    </w:p>
  </w:comment>
  <w:comment w:id="722" w:author="staff" w:date="2016-04-10T17:40:00Z" w:initials="s">
    <w:p w14:paraId="5D126533" w14:textId="72441C69" w:rsidR="00151AD7" w:rsidRDefault="00151AD7">
      <w:pPr>
        <w:pStyle w:val="af1"/>
      </w:pPr>
      <w:r>
        <w:rPr>
          <w:rStyle w:val="af0"/>
        </w:rPr>
        <w:annotationRef/>
      </w:r>
      <w:r>
        <w:t>Потом должна меняться при изменении в справочнике? В чертеже может меняться?</w:t>
      </w:r>
    </w:p>
  </w:comment>
  <w:comment w:id="733" w:author="staff" w:date="2016-04-10T17:41:00Z" w:initials="s">
    <w:p w14:paraId="3A02E161" w14:textId="14EFFE44" w:rsidR="00151AD7" w:rsidRDefault="00151AD7">
      <w:pPr>
        <w:pStyle w:val="af1"/>
      </w:pPr>
      <w:r>
        <w:rPr>
          <w:rStyle w:val="af0"/>
        </w:rPr>
        <w:annotationRef/>
      </w:r>
      <w:r>
        <w:t>Цена по калькуляции может меняться вручную? Или только автоматически из калькуляции берется?</w:t>
      </w:r>
    </w:p>
  </w:comment>
  <w:comment w:id="736" w:author="staff" w:date="2016-04-10T17:46:00Z" w:initials="s">
    <w:p w14:paraId="5071E23C" w14:textId="7B3CC370" w:rsidR="00151AD7" w:rsidRDefault="00151AD7">
      <w:pPr>
        <w:pStyle w:val="af1"/>
      </w:pPr>
      <w:r>
        <w:rPr>
          <w:rStyle w:val="af0"/>
        </w:rPr>
        <w:annotationRef/>
      </w:r>
      <w:r>
        <w:t>Нужно ли хранить все параметры расчета, или достаточно сохранять только рассчитанное значение массы?</w:t>
      </w:r>
    </w:p>
  </w:comment>
  <w:comment w:id="738" w:author="staff" w:date="2016-04-10T17:42:00Z" w:initials="s">
    <w:p w14:paraId="55FA3172" w14:textId="6F3C378F" w:rsidR="00151AD7" w:rsidRDefault="00151AD7">
      <w:pPr>
        <w:pStyle w:val="af1"/>
      </w:pPr>
      <w:r>
        <w:rPr>
          <w:rStyle w:val="af0"/>
        </w:rPr>
        <w:annotationRef/>
      </w:r>
      <w:r>
        <w:t>В таблице просто кнопку показываем?</w:t>
      </w:r>
    </w:p>
  </w:comment>
  <w:comment w:id="745" w:author="staff" w:date="2016-04-10T17:44:00Z" w:initials="s">
    <w:p w14:paraId="09FD76C4" w14:textId="67D87A4B" w:rsidR="00151AD7" w:rsidRDefault="00151AD7">
      <w:pPr>
        <w:pStyle w:val="af1"/>
      </w:pPr>
      <w:r>
        <w:rPr>
          <w:rStyle w:val="af0"/>
        </w:rPr>
        <w:annotationRef/>
      </w:r>
      <w:r>
        <w:t>Имеется в виду картинка - чертеж?</w:t>
      </w:r>
    </w:p>
  </w:comment>
  <w:comment w:id="748" w:author="HOME" w:date="2016-04-14T00:57:00Z" w:initials="H">
    <w:p w14:paraId="22B40EF5" w14:textId="721EF95E" w:rsidR="005B2753" w:rsidRPr="005B2753" w:rsidRDefault="005B2753">
      <w:pPr>
        <w:pStyle w:val="af1"/>
      </w:pPr>
      <w:r>
        <w:rPr>
          <w:rStyle w:val="af0"/>
        </w:rPr>
        <w:annotationRef/>
      </w:r>
      <w:r>
        <w:t xml:space="preserve">Наверное </w:t>
      </w:r>
      <w:proofErr w:type="gramStart"/>
      <w:r>
        <w:t>ВЛ</w:t>
      </w:r>
      <w:proofErr w:type="gramEnd"/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08CACCEE" w15:done="0"/>
  <w15:commentEx w15:paraId="22D35100" w15:done="0"/>
  <w15:commentEx w15:paraId="31114784" w15:done="0"/>
  <w15:commentEx w15:paraId="01B3F553" w15:done="0"/>
  <w15:commentEx w15:paraId="59CDF143" w15:done="0"/>
  <w15:commentEx w15:paraId="704778CD" w15:done="0"/>
  <w15:commentEx w15:paraId="1BE135E8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7252A320" w15:done="0"/>
  <w15:commentEx w15:paraId="0CA165DA" w15:done="0"/>
  <w15:commentEx w15:paraId="3ED180F3" w15:done="0"/>
  <w15:commentEx w15:paraId="65228E6E" w15:done="0"/>
  <w15:commentEx w15:paraId="2A672161" w15:done="0"/>
  <w15:commentEx w15:paraId="0E10B3EE" w15:done="0"/>
  <w15:commentEx w15:paraId="5D126533" w15:done="0"/>
  <w15:commentEx w15:paraId="3A02E161" w15:done="0"/>
  <w15:commentEx w15:paraId="5071E23C" w15:done="0"/>
  <w15:commentEx w15:paraId="55FA3172" w15:done="0"/>
  <w15:commentEx w15:paraId="09FD76C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5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7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8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1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6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8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19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1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2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3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4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37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8"/>
  </w:num>
  <w:num w:numId="3">
    <w:abstractNumId w:val="23"/>
  </w:num>
  <w:num w:numId="4">
    <w:abstractNumId w:val="30"/>
  </w:num>
  <w:num w:numId="5">
    <w:abstractNumId w:val="16"/>
  </w:num>
  <w:num w:numId="6">
    <w:abstractNumId w:val="4"/>
  </w:num>
  <w:num w:numId="7">
    <w:abstractNumId w:val="10"/>
  </w:num>
  <w:num w:numId="8">
    <w:abstractNumId w:val="2"/>
  </w:num>
  <w:num w:numId="9">
    <w:abstractNumId w:val="15"/>
  </w:num>
  <w:num w:numId="10">
    <w:abstractNumId w:val="26"/>
  </w:num>
  <w:num w:numId="11">
    <w:abstractNumId w:val="9"/>
  </w:num>
  <w:num w:numId="12">
    <w:abstractNumId w:val="7"/>
  </w:num>
  <w:num w:numId="13">
    <w:abstractNumId w:val="19"/>
  </w:num>
  <w:num w:numId="14">
    <w:abstractNumId w:val="31"/>
  </w:num>
  <w:num w:numId="15">
    <w:abstractNumId w:val="18"/>
  </w:num>
  <w:num w:numId="16">
    <w:abstractNumId w:val="27"/>
  </w:num>
  <w:num w:numId="17">
    <w:abstractNumId w:val="8"/>
  </w:num>
  <w:num w:numId="18">
    <w:abstractNumId w:val="32"/>
  </w:num>
  <w:num w:numId="19">
    <w:abstractNumId w:val="5"/>
  </w:num>
  <w:num w:numId="20">
    <w:abstractNumId w:val="35"/>
  </w:num>
  <w:num w:numId="21">
    <w:abstractNumId w:val="33"/>
  </w:num>
  <w:num w:numId="22">
    <w:abstractNumId w:val="25"/>
  </w:num>
  <w:num w:numId="23">
    <w:abstractNumId w:val="29"/>
  </w:num>
  <w:num w:numId="24">
    <w:abstractNumId w:val="36"/>
  </w:num>
  <w:num w:numId="25">
    <w:abstractNumId w:val="17"/>
  </w:num>
  <w:num w:numId="26">
    <w:abstractNumId w:val="0"/>
  </w:num>
  <w:num w:numId="27">
    <w:abstractNumId w:val="21"/>
  </w:num>
  <w:num w:numId="28">
    <w:abstractNumId w:val="20"/>
  </w:num>
  <w:num w:numId="29">
    <w:abstractNumId w:val="11"/>
  </w:num>
  <w:num w:numId="30">
    <w:abstractNumId w:val="22"/>
  </w:num>
  <w:num w:numId="31">
    <w:abstractNumId w:val="28"/>
  </w:num>
  <w:num w:numId="32">
    <w:abstractNumId w:val="34"/>
  </w:num>
  <w:num w:numId="33">
    <w:abstractNumId w:val="24"/>
  </w:num>
  <w:num w:numId="34">
    <w:abstractNumId w:val="12"/>
  </w:num>
  <w:num w:numId="35">
    <w:abstractNumId w:val="13"/>
  </w:num>
  <w:num w:numId="36">
    <w:abstractNumId w:val="1"/>
  </w:num>
  <w:num w:numId="37">
    <w:abstractNumId w:val="14"/>
  </w:num>
  <w:num w:numId="38">
    <w:abstractNumId w:val="37"/>
  </w:num>
  <w:num w:numId="39">
    <w:abstractNumId w:val="3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3EAB"/>
    <w:rsid w:val="00115CCB"/>
    <w:rsid w:val="00121125"/>
    <w:rsid w:val="0012227A"/>
    <w:rsid w:val="001312BD"/>
    <w:rsid w:val="00135028"/>
    <w:rsid w:val="001401B4"/>
    <w:rsid w:val="001446EA"/>
    <w:rsid w:val="00151AD7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6D13"/>
    <w:rsid w:val="00521635"/>
    <w:rsid w:val="005238D8"/>
    <w:rsid w:val="00531337"/>
    <w:rsid w:val="00542BED"/>
    <w:rsid w:val="005569FE"/>
    <w:rsid w:val="00570FEC"/>
    <w:rsid w:val="0057511B"/>
    <w:rsid w:val="00581219"/>
    <w:rsid w:val="005A357F"/>
    <w:rsid w:val="005A4B34"/>
    <w:rsid w:val="005B2753"/>
    <w:rsid w:val="005C4929"/>
    <w:rsid w:val="005C4B52"/>
    <w:rsid w:val="005D1FDF"/>
    <w:rsid w:val="005D380E"/>
    <w:rsid w:val="005D4D92"/>
    <w:rsid w:val="005E15A3"/>
    <w:rsid w:val="005E5BD2"/>
    <w:rsid w:val="00603911"/>
    <w:rsid w:val="006336AA"/>
    <w:rsid w:val="0063413A"/>
    <w:rsid w:val="00635B56"/>
    <w:rsid w:val="00635FE0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22838"/>
    <w:rsid w:val="00A350E2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405AA"/>
    <w:rsid w:val="00C422BE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67D"/>
    <w:rsid w:val="00DB125F"/>
    <w:rsid w:val="00DB695C"/>
    <w:rsid w:val="00DC00B3"/>
    <w:rsid w:val="00DC1026"/>
    <w:rsid w:val="00DD32E4"/>
    <w:rsid w:val="00DD6FE6"/>
    <w:rsid w:val="00DD7803"/>
    <w:rsid w:val="00DE412B"/>
    <w:rsid w:val="00DF3858"/>
    <w:rsid w:val="00DF6A9C"/>
    <w:rsid w:val="00E00E8D"/>
    <w:rsid w:val="00E025ED"/>
    <w:rsid w:val="00E027C5"/>
    <w:rsid w:val="00E13127"/>
    <w:rsid w:val="00E160FF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EF1F65"/>
    <w:rsid w:val="00F01530"/>
    <w:rsid w:val="00F034CB"/>
    <w:rsid w:val="00F143C2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39AE"/>
    <w:rsid w:val="00FB755E"/>
    <w:rsid w:val="00FC55E1"/>
    <w:rsid w:val="00FD2116"/>
    <w:rsid w:val="00FD3E1A"/>
    <w:rsid w:val="00FD45D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37262-DC23-4E67-946A-1EAD00E00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2260</TotalTime>
  <Pages>44</Pages>
  <Words>8015</Words>
  <Characters>45688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HOME</cp:lastModifiedBy>
  <cp:revision>25</cp:revision>
  <cp:lastPrinted>2016-03-24T11:23:00Z</cp:lastPrinted>
  <dcterms:created xsi:type="dcterms:W3CDTF">2016-03-25T05:02:00Z</dcterms:created>
  <dcterms:modified xsi:type="dcterms:W3CDTF">2016-04-13T22:13:00Z</dcterms:modified>
</cp:coreProperties>
</file>